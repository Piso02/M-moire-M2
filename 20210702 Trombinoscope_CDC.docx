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88676C" w14:textId="77777777" w:rsidR="00D10D57" w:rsidRDefault="00D10D57" w:rsidP="00D10D57">
      <w:r w:rsidRPr="006855FA">
        <w:rPr>
          <w:b/>
          <w:bCs/>
          <w:noProof/>
          <w:sz w:val="32"/>
          <w:szCs w:val="32"/>
          <w:lang w:eastAsia="fr-FR"/>
        </w:rPr>
        <w:drawing>
          <wp:anchor distT="0" distB="7620" distL="114300" distR="114935" simplePos="0" relativeHeight="251659264" behindDoc="1" locked="0" layoutInCell="1" allowOverlap="1" wp14:anchorId="1B4120D2" wp14:editId="2C94EB16">
            <wp:simplePos x="0" y="0"/>
            <wp:positionH relativeFrom="leftMargin">
              <wp:posOffset>3143250</wp:posOffset>
            </wp:positionH>
            <wp:positionV relativeFrom="paragraph">
              <wp:posOffset>338455</wp:posOffset>
            </wp:positionV>
            <wp:extent cx="1753465" cy="2143125"/>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
                    <pic:cNvPicPr>
                      <a:picLocks noChangeAspect="1" noChangeArrowheads="1"/>
                    </pic:cNvPicPr>
                  </pic:nvPicPr>
                  <pic:blipFill>
                    <a:blip r:embed="rId8"/>
                    <a:srcRect r="2152" b="1404"/>
                    <a:stretch>
                      <a:fillRect/>
                    </a:stretch>
                  </pic:blipFill>
                  <pic:spPr bwMode="auto">
                    <a:xfrm>
                      <a:off x="0" y="0"/>
                      <a:ext cx="1753465" cy="214312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lang w:eastAsia="fr-FR"/>
        </w:rPr>
        <mc:AlternateContent>
          <mc:Choice Requires="wps">
            <w:drawing>
              <wp:anchor distT="0" distB="0" distL="114300" distR="114300" simplePos="0" relativeHeight="251662336" behindDoc="0" locked="0" layoutInCell="1" allowOverlap="1" wp14:anchorId="680B79D1" wp14:editId="1B4D2410">
                <wp:simplePos x="0" y="0"/>
                <wp:positionH relativeFrom="column">
                  <wp:posOffset>147955</wp:posOffset>
                </wp:positionH>
                <wp:positionV relativeFrom="paragraph">
                  <wp:posOffset>4719955</wp:posOffset>
                </wp:positionV>
                <wp:extent cx="5800725" cy="523875"/>
                <wp:effectExtent l="0" t="0" r="0" b="0"/>
                <wp:wrapNone/>
                <wp:docPr id="3" name="Zone de texte 3"/>
                <wp:cNvGraphicFramePr/>
                <a:graphic xmlns:a="http://schemas.openxmlformats.org/drawingml/2006/main">
                  <a:graphicData uri="http://schemas.microsoft.com/office/word/2010/wordprocessingShape">
                    <wps:wsp>
                      <wps:cNvSpPr txBox="1"/>
                      <wps:spPr>
                        <a:xfrm>
                          <a:off x="0" y="0"/>
                          <a:ext cx="5800725" cy="523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438473" w14:textId="77777777" w:rsidR="005E54E6" w:rsidRPr="00F57ED0" w:rsidRDefault="005E54E6" w:rsidP="00D10D57">
                            <w:pPr>
                              <w:jc w:val="center"/>
                              <w:rPr>
                                <w:b/>
                                <w:i/>
                                <w:sz w:val="50"/>
                                <w:szCs w:val="50"/>
                              </w:rPr>
                            </w:pPr>
                            <w:r w:rsidRPr="00F57ED0">
                              <w:rPr>
                                <w:b/>
                                <w:i/>
                                <w:sz w:val="50"/>
                                <w:szCs w:val="50"/>
                              </w:rPr>
                              <w:t>Département informatique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0B79D1" id="_x0000_t202" coordsize="21600,21600" o:spt="202" path="m,l,21600r21600,l21600,xe">
                <v:stroke joinstyle="miter"/>
                <v:path gradientshapeok="t" o:connecttype="rect"/>
              </v:shapetype>
              <v:shape id="Zone de texte 3" o:spid="_x0000_s1026" type="#_x0000_t202" style="position:absolute;margin-left:11.65pt;margin-top:371.65pt;width:456.75pt;height:41.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" filled="f" stroked="f" strokeweight=".5pt">
                <v:textbox>
                  <w:txbxContent>
                    <w:p w14:paraId="31438473" w14:textId="77777777" w:rsidR="005E54E6" w:rsidRPr="00F57ED0" w:rsidRDefault="005E54E6" w:rsidP="00D10D57">
                      <w:pPr>
                        <w:jc w:val="center"/>
                        <w:rPr>
                          <w:b/>
                          <w:i/>
                          <w:sz w:val="50"/>
                          <w:szCs w:val="50"/>
                        </w:rPr>
                      </w:pPr>
                      <w:r w:rsidRPr="00F57ED0">
                        <w:rPr>
                          <w:b/>
                          <w:i/>
                          <w:sz w:val="50"/>
                          <w:szCs w:val="50"/>
                        </w:rPr>
                        <w:t>Département informatique</w:t>
                      </w:r>
                    </w:p>
                  </w:txbxContent>
                </v:textbox>
              </v:shape>
            </w:pict>
          </mc:Fallback>
        </mc:AlternateContent>
      </w:r>
      <w:r>
        <w:rPr>
          <w:b/>
          <w:bCs/>
          <w:noProof/>
          <w:sz w:val="32"/>
          <w:szCs w:val="32"/>
          <w:lang w:eastAsia="fr-FR"/>
        </w:rPr>
        <mc:AlternateContent>
          <mc:Choice Requires="wps">
            <w:drawing>
              <wp:anchor distT="0" distB="0" distL="114300" distR="114300" simplePos="0" relativeHeight="251660288" behindDoc="0" locked="0" layoutInCell="1" allowOverlap="1" wp14:anchorId="796D4B2E" wp14:editId="70EA2DF3">
                <wp:simplePos x="0" y="0"/>
                <wp:positionH relativeFrom="margin">
                  <wp:posOffset>-148590</wp:posOffset>
                </wp:positionH>
                <wp:positionV relativeFrom="paragraph">
                  <wp:posOffset>3510280</wp:posOffset>
                </wp:positionV>
                <wp:extent cx="6267450" cy="187642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6267450" cy="1876425"/>
                        </a:xfrm>
                        <a:prstGeom prst="rect">
                          <a:avLst/>
                        </a:prstGeom>
                        <a:solidFill>
                          <a:srgbClr val="FFEFBD"/>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05D6CA2" id="Rectangle 1" o:spid="_x0000_s1026" style="position:absolute;margin-left:-11.7pt;margin-top:276.4pt;width:493.5pt;height:147.7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" fillcolor="#ffefbd" strokecolor="black [3213]" strokeweight="1pt">
                <w10:wrap anchorx="margin"/>
              </v:rect>
            </w:pict>
          </mc:Fallback>
        </mc:AlternateContent>
      </w:r>
      <w:r>
        <w:rPr>
          <w:b/>
          <w:bCs/>
          <w:noProof/>
          <w:sz w:val="32"/>
          <w:szCs w:val="32"/>
          <w:lang w:eastAsia="fr-FR"/>
        </w:rPr>
        <mc:AlternateContent>
          <mc:Choice Requires="wps">
            <w:drawing>
              <wp:anchor distT="0" distB="0" distL="114300" distR="114300" simplePos="0" relativeHeight="251661312" behindDoc="0" locked="0" layoutInCell="1" allowOverlap="1" wp14:anchorId="62F1C86C" wp14:editId="70A2CEE4">
                <wp:simplePos x="0" y="0"/>
                <wp:positionH relativeFrom="column">
                  <wp:posOffset>62230</wp:posOffset>
                </wp:positionH>
                <wp:positionV relativeFrom="paragraph">
                  <wp:posOffset>3691255</wp:posOffset>
                </wp:positionV>
                <wp:extent cx="5800725" cy="933450"/>
                <wp:effectExtent l="0" t="0" r="0" b="0"/>
                <wp:wrapNone/>
                <wp:docPr id="2" name="Zone de texte 2"/>
                <wp:cNvGraphicFramePr/>
                <a:graphic xmlns:a="http://schemas.openxmlformats.org/drawingml/2006/main">
                  <a:graphicData uri="http://schemas.microsoft.com/office/word/2010/wordprocessingShape">
                    <wps:wsp>
                      <wps:cNvSpPr txBox="1"/>
                      <wps:spPr>
                        <a:xfrm>
                          <a:off x="0" y="0"/>
                          <a:ext cx="5800725" cy="933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50DEF8" w14:textId="77777777" w:rsidR="005E54E6" w:rsidRPr="00F57ED0" w:rsidRDefault="005E54E6" w:rsidP="00D10D57">
                            <w:pPr>
                              <w:jc w:val="center"/>
                              <w:rPr>
                                <w:b/>
                                <w:color w:val="546882"/>
                                <w:sz w:val="50"/>
                                <w:szCs w:val="50"/>
                              </w:rPr>
                            </w:pPr>
                            <w:r w:rsidRPr="00F57ED0">
                              <w:rPr>
                                <w:b/>
                                <w:color w:val="546882"/>
                                <w:sz w:val="50"/>
                                <w:szCs w:val="50"/>
                              </w:rPr>
                              <w:t xml:space="preserve">Cahier d’expression des besoins pour </w:t>
                            </w:r>
                            <w:r>
                              <w:rPr>
                                <w:b/>
                                <w:color w:val="546882"/>
                                <w:sz w:val="50"/>
                                <w:szCs w:val="50"/>
                              </w:rPr>
                              <w:t>la refonte</w:t>
                            </w:r>
                            <w:r w:rsidRPr="00F57ED0">
                              <w:rPr>
                                <w:b/>
                                <w:color w:val="546882"/>
                                <w:sz w:val="50"/>
                                <w:szCs w:val="50"/>
                              </w:rPr>
                              <w:t xml:space="preserve"> de l’outil Trombinoscope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F1C86C" id="Zone de texte 2" o:spid="_x0000_s1027" type="#_x0000_t202" style="position:absolute;margin-left:4.9pt;margin-top:290.65pt;width:456.75pt;height:7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" filled="f" stroked="f" strokeweight=".5pt">
                <v:textbox>
                  <w:txbxContent>
                    <w:p w14:paraId="6C50DEF8" w14:textId="77777777" w:rsidR="005E54E6" w:rsidRPr="00F57ED0" w:rsidRDefault="005E54E6" w:rsidP="00D10D57">
                      <w:pPr>
                        <w:jc w:val="center"/>
                        <w:rPr>
                          <w:b/>
                          <w:color w:val="546882"/>
                          <w:sz w:val="50"/>
                          <w:szCs w:val="50"/>
                        </w:rPr>
                      </w:pPr>
                      <w:r w:rsidRPr="00F57ED0">
                        <w:rPr>
                          <w:b/>
                          <w:color w:val="546882"/>
                          <w:sz w:val="50"/>
                          <w:szCs w:val="50"/>
                        </w:rPr>
                        <w:t xml:space="preserve">Cahier d’expression des besoins pour </w:t>
                      </w:r>
                      <w:r>
                        <w:rPr>
                          <w:b/>
                          <w:color w:val="546882"/>
                          <w:sz w:val="50"/>
                          <w:szCs w:val="50"/>
                        </w:rPr>
                        <w:t>la refonte</w:t>
                      </w:r>
                      <w:r w:rsidRPr="00F57ED0">
                        <w:rPr>
                          <w:b/>
                          <w:color w:val="546882"/>
                          <w:sz w:val="50"/>
                          <w:szCs w:val="50"/>
                        </w:rPr>
                        <w:t xml:space="preserve"> de l’outil Trombinoscope</w:t>
                      </w:r>
                    </w:p>
                  </w:txbxContent>
                </v:textbox>
              </v:shape>
            </w:pict>
          </mc:Fallback>
        </mc:AlternateContent>
      </w:r>
      <w:r>
        <w:t xml:space="preserve">        </w:t>
      </w:r>
    </w:p>
    <w:p w14:paraId="4DF47113" w14:textId="77777777" w:rsidR="00D10D57" w:rsidRPr="00F57ED0" w:rsidRDefault="00D10D57" w:rsidP="00D10D57"/>
    <w:p w14:paraId="35A2D3C0" w14:textId="77777777" w:rsidR="00D10D57" w:rsidRPr="00F57ED0" w:rsidRDefault="00D10D57" w:rsidP="00D10D57"/>
    <w:p w14:paraId="42A22B2A" w14:textId="77777777" w:rsidR="00D10D57" w:rsidRPr="00F57ED0" w:rsidRDefault="00D10D57" w:rsidP="00D10D57"/>
    <w:p w14:paraId="625ECFDC" w14:textId="77777777" w:rsidR="00D10D57" w:rsidRPr="00F57ED0" w:rsidRDefault="00D10D57" w:rsidP="00D10D57"/>
    <w:p w14:paraId="6A591073" w14:textId="77777777" w:rsidR="00D10D57" w:rsidRPr="00F57ED0" w:rsidRDefault="00D10D57" w:rsidP="00D10D57"/>
    <w:p w14:paraId="75D8EA55" w14:textId="77777777" w:rsidR="00D10D57" w:rsidRPr="00F57ED0" w:rsidRDefault="00D10D57" w:rsidP="00D10D57"/>
    <w:p w14:paraId="1DA2C7ED" w14:textId="77777777" w:rsidR="00D10D57" w:rsidRPr="00F57ED0" w:rsidRDefault="00D10D57" w:rsidP="00D10D57"/>
    <w:p w14:paraId="08DC8B1E" w14:textId="77777777" w:rsidR="00D10D57" w:rsidRPr="00F57ED0" w:rsidRDefault="00D10D57" w:rsidP="00D10D57"/>
    <w:p w14:paraId="0FD1C456" w14:textId="77777777" w:rsidR="00D10D57" w:rsidRPr="00F57ED0" w:rsidRDefault="00D10D57" w:rsidP="00D10D57"/>
    <w:p w14:paraId="7D65C0D3" w14:textId="77777777" w:rsidR="00D10D57" w:rsidRPr="00F57ED0" w:rsidRDefault="00D10D57" w:rsidP="00D10D57"/>
    <w:p w14:paraId="43A35796" w14:textId="77777777" w:rsidR="00D10D57" w:rsidRPr="00F57ED0" w:rsidRDefault="00D10D57" w:rsidP="00D10D57"/>
    <w:p w14:paraId="6C63F5EC" w14:textId="77777777" w:rsidR="00D10D57" w:rsidRPr="00F57ED0" w:rsidRDefault="00D10D57" w:rsidP="00D10D57"/>
    <w:p w14:paraId="51DE562B" w14:textId="77777777" w:rsidR="00D10D57" w:rsidRPr="00F57ED0" w:rsidRDefault="00D10D57" w:rsidP="00D10D57"/>
    <w:p w14:paraId="599C9E24" w14:textId="77777777" w:rsidR="00D10D57" w:rsidRPr="00F57ED0" w:rsidRDefault="00D10D57" w:rsidP="00D10D57"/>
    <w:p w14:paraId="686BA1D8" w14:textId="77777777" w:rsidR="00D10D57" w:rsidRPr="00F57ED0" w:rsidRDefault="00D10D57" w:rsidP="00D10D57"/>
    <w:p w14:paraId="042CC259" w14:textId="77777777" w:rsidR="00D10D57" w:rsidRPr="00F57ED0" w:rsidRDefault="00D10D57" w:rsidP="00D10D57"/>
    <w:p w14:paraId="442892DE" w14:textId="77777777" w:rsidR="00D10D57" w:rsidRPr="00F57ED0" w:rsidRDefault="00D10D57" w:rsidP="00D10D57"/>
    <w:p w14:paraId="639733E0" w14:textId="77777777" w:rsidR="00D10D57" w:rsidRPr="00F57ED0" w:rsidRDefault="00D10D57" w:rsidP="00D10D57"/>
    <w:p w14:paraId="3AAE016D" w14:textId="77777777" w:rsidR="00D10D57" w:rsidRPr="00F57ED0" w:rsidRDefault="00D10D57" w:rsidP="00D10D57"/>
    <w:p w14:paraId="40797F66" w14:textId="77777777" w:rsidR="00D10D57" w:rsidRDefault="00D10D57" w:rsidP="00D10D57">
      <w:pPr>
        <w:tabs>
          <w:tab w:val="left" w:pos="3960"/>
        </w:tabs>
        <w:jc w:val="center"/>
        <w:rPr>
          <w:b/>
          <w:sz w:val="28"/>
        </w:rPr>
      </w:pPr>
      <w:r w:rsidRPr="00F57ED0">
        <w:rPr>
          <w:b/>
          <w:sz w:val="28"/>
        </w:rPr>
        <w:t>Version 1.0</w:t>
      </w:r>
    </w:p>
    <w:p w14:paraId="10194CDE" w14:textId="77777777" w:rsidR="00D10D57" w:rsidRDefault="00D10D57" w:rsidP="00D10D57">
      <w:pPr>
        <w:tabs>
          <w:tab w:val="left" w:pos="3960"/>
        </w:tabs>
        <w:jc w:val="center"/>
        <w:rPr>
          <w:sz w:val="32"/>
        </w:rPr>
      </w:pPr>
      <w:r>
        <w:rPr>
          <w:sz w:val="32"/>
        </w:rPr>
        <w:t>Juin</w:t>
      </w:r>
      <w:r w:rsidRPr="00F57ED0">
        <w:rPr>
          <w:sz w:val="32"/>
        </w:rPr>
        <w:t xml:space="preserve"> 2021</w:t>
      </w:r>
    </w:p>
    <w:p w14:paraId="35A687D6" w14:textId="77777777" w:rsidR="00D10D57" w:rsidRDefault="00D10D57" w:rsidP="00D10D57">
      <w:pPr>
        <w:tabs>
          <w:tab w:val="left" w:pos="3960"/>
        </w:tabs>
        <w:jc w:val="center"/>
        <w:rPr>
          <w:sz w:val="32"/>
        </w:rPr>
      </w:pPr>
    </w:p>
    <w:p w14:paraId="50B5F681" w14:textId="77777777" w:rsidR="00D10D57" w:rsidRDefault="00D10D57" w:rsidP="00D10D57">
      <w:pPr>
        <w:tabs>
          <w:tab w:val="left" w:pos="3960"/>
        </w:tabs>
        <w:jc w:val="center"/>
        <w:rPr>
          <w:sz w:val="32"/>
        </w:rPr>
      </w:pPr>
    </w:p>
    <w:p w14:paraId="6FBEA3ED" w14:textId="77777777" w:rsidR="00D10D57" w:rsidRDefault="00D10D57" w:rsidP="00D10D57">
      <w:pPr>
        <w:tabs>
          <w:tab w:val="left" w:pos="3960"/>
        </w:tabs>
        <w:jc w:val="center"/>
        <w:rPr>
          <w:sz w:val="32"/>
        </w:rPr>
      </w:pPr>
    </w:p>
    <w:p w14:paraId="7FA3BEF8" w14:textId="77777777" w:rsidR="00D10D57" w:rsidRDefault="00D10D57" w:rsidP="00D10D57">
      <w:pPr>
        <w:tabs>
          <w:tab w:val="left" w:pos="3960"/>
        </w:tabs>
        <w:jc w:val="center"/>
        <w:rPr>
          <w:sz w:val="32"/>
        </w:rPr>
      </w:pPr>
    </w:p>
    <w:p w14:paraId="47E2244F" w14:textId="77777777" w:rsidR="00D10D57" w:rsidRDefault="00D10D57" w:rsidP="00D10D57">
      <w:pPr>
        <w:tabs>
          <w:tab w:val="left" w:pos="3960"/>
        </w:tabs>
        <w:jc w:val="center"/>
        <w:rPr>
          <w:sz w:val="32"/>
        </w:rPr>
      </w:pPr>
    </w:p>
    <w:p w14:paraId="4997BA0C" w14:textId="77777777" w:rsidR="00D10D57" w:rsidRDefault="00D10D57" w:rsidP="00D10D57">
      <w:pPr>
        <w:tabs>
          <w:tab w:val="left" w:pos="3960"/>
        </w:tabs>
        <w:jc w:val="center"/>
        <w:rPr>
          <w:sz w:val="32"/>
        </w:rPr>
      </w:pPr>
    </w:p>
    <w:p w14:paraId="5CC945E9" w14:textId="77777777" w:rsidR="00D10D57" w:rsidRDefault="00D10D57" w:rsidP="00D10D57">
      <w:pPr>
        <w:tabs>
          <w:tab w:val="left" w:pos="3960"/>
        </w:tabs>
        <w:jc w:val="center"/>
        <w:rPr>
          <w:sz w:val="32"/>
        </w:rPr>
      </w:pPr>
    </w:p>
    <w:sdt>
      <w:sdtPr>
        <w:rPr>
          <w:b w:val="0"/>
          <w:color w:val="auto"/>
          <w:sz w:val="22"/>
        </w:rPr>
        <w:id w:val="-1071270571"/>
        <w:docPartObj>
          <w:docPartGallery w:val="Table of Contents"/>
          <w:docPartUnique/>
        </w:docPartObj>
      </w:sdtPr>
      <w:sdtEndPr>
        <w:rPr>
          <w:bCs/>
        </w:rPr>
      </w:sdtEndPr>
      <w:sdtContent>
        <w:p w14:paraId="308BD689" w14:textId="77777777" w:rsidR="00D10D57" w:rsidRPr="00DC1934" w:rsidRDefault="00D10D57" w:rsidP="00D10D57">
          <w:pPr>
            <w:pStyle w:val="En-ttee"/>
          </w:pPr>
          <w:r w:rsidRPr="00DC1934">
            <w:t>TABLE DES MATIERES</w:t>
          </w:r>
        </w:p>
        <w:p w14:paraId="74587C96" w14:textId="77777777" w:rsidR="005E54E6" w:rsidRDefault="00D10D57">
          <w:pPr>
            <w:pStyle w:val="TM1"/>
            <w:tabs>
              <w:tab w:val="left" w:pos="440"/>
              <w:tab w:val="right" w:leader="underscore" w:pos="9062"/>
            </w:tabs>
            <w:rPr>
              <w:ins w:id="0" w:author="Rojo" w:date="2021-07-02T14:27:00Z"/>
              <w:rFonts w:eastAsiaTheme="minorEastAsia"/>
              <w:b w:val="0"/>
              <w:bCs w:val="0"/>
              <w:i w:val="0"/>
              <w:iCs w:val="0"/>
              <w:noProof/>
              <w:sz w:val="22"/>
              <w:szCs w:val="22"/>
              <w:lang w:eastAsia="fr-FR"/>
            </w:rPr>
          </w:pPr>
          <w:r>
            <w:rPr>
              <w:b w:val="0"/>
              <w:bCs w:val="0"/>
              <w:i w:val="0"/>
              <w:iCs w:val="0"/>
            </w:rPr>
            <w:fldChar w:fldCharType="begin"/>
          </w:r>
          <w:r>
            <w:rPr>
              <w:b w:val="0"/>
              <w:bCs w:val="0"/>
              <w:i w:val="0"/>
              <w:iCs w:val="0"/>
            </w:rPr>
            <w:instrText xml:space="preserve"> TOC \o "1-4" \h \z \u </w:instrText>
          </w:r>
          <w:r>
            <w:rPr>
              <w:b w:val="0"/>
              <w:bCs w:val="0"/>
              <w:i w:val="0"/>
              <w:iCs w:val="0"/>
            </w:rPr>
            <w:fldChar w:fldCharType="separate"/>
          </w:r>
          <w:ins w:id="1" w:author="Rojo" w:date="2021-07-02T14:27:00Z">
            <w:r w:rsidR="005E54E6" w:rsidRPr="00EA1E9B">
              <w:rPr>
                <w:rStyle w:val="Lienhypertexte"/>
                <w:noProof/>
              </w:rPr>
              <w:fldChar w:fldCharType="begin"/>
            </w:r>
            <w:r w:rsidR="005E54E6" w:rsidRPr="00EA1E9B">
              <w:rPr>
                <w:rStyle w:val="Lienhypertexte"/>
                <w:noProof/>
              </w:rPr>
              <w:instrText xml:space="preserve"> </w:instrText>
            </w:r>
            <w:r w:rsidR="005E54E6">
              <w:rPr>
                <w:noProof/>
              </w:rPr>
              <w:instrText>HYPERLINK \l "_Toc76128472"</w:instrText>
            </w:r>
            <w:r w:rsidR="005E54E6" w:rsidRPr="00EA1E9B">
              <w:rPr>
                <w:rStyle w:val="Lienhypertexte"/>
                <w:noProof/>
              </w:rPr>
              <w:instrText xml:space="preserve"> </w:instrText>
            </w:r>
            <w:r w:rsidR="005E54E6" w:rsidRPr="00EA1E9B">
              <w:rPr>
                <w:rStyle w:val="Lienhypertexte"/>
                <w:noProof/>
              </w:rPr>
            </w:r>
            <w:r w:rsidR="005E54E6" w:rsidRPr="00EA1E9B">
              <w:rPr>
                <w:rStyle w:val="Lienhypertexte"/>
                <w:noProof/>
              </w:rPr>
              <w:fldChar w:fldCharType="separate"/>
            </w:r>
            <w:r w:rsidR="005E54E6" w:rsidRPr="00EA1E9B">
              <w:rPr>
                <w:rStyle w:val="Lienhypertexte"/>
                <w:noProof/>
              </w:rPr>
              <w:t>I.</w:t>
            </w:r>
            <w:r w:rsidR="005E54E6">
              <w:rPr>
                <w:rFonts w:eastAsiaTheme="minorEastAsia"/>
                <w:b w:val="0"/>
                <w:bCs w:val="0"/>
                <w:i w:val="0"/>
                <w:iCs w:val="0"/>
                <w:noProof/>
                <w:sz w:val="22"/>
                <w:szCs w:val="22"/>
                <w:lang w:eastAsia="fr-FR"/>
              </w:rPr>
              <w:tab/>
            </w:r>
            <w:r w:rsidR="005E54E6" w:rsidRPr="00EA1E9B">
              <w:rPr>
                <w:rStyle w:val="Lienhypertexte"/>
                <w:noProof/>
              </w:rPr>
              <w:t>Informations générales</w:t>
            </w:r>
            <w:r w:rsidR="005E54E6">
              <w:rPr>
                <w:noProof/>
                <w:webHidden/>
              </w:rPr>
              <w:tab/>
            </w:r>
            <w:r w:rsidR="005E54E6">
              <w:rPr>
                <w:noProof/>
                <w:webHidden/>
              </w:rPr>
              <w:fldChar w:fldCharType="begin"/>
            </w:r>
            <w:r w:rsidR="005E54E6">
              <w:rPr>
                <w:noProof/>
                <w:webHidden/>
              </w:rPr>
              <w:instrText xml:space="preserve"> PAGEREF _Toc76128472 \h </w:instrText>
            </w:r>
            <w:r w:rsidR="005E54E6">
              <w:rPr>
                <w:noProof/>
                <w:webHidden/>
              </w:rPr>
            </w:r>
          </w:ins>
          <w:r w:rsidR="005E54E6">
            <w:rPr>
              <w:noProof/>
              <w:webHidden/>
            </w:rPr>
            <w:fldChar w:fldCharType="separate"/>
          </w:r>
          <w:ins w:id="2" w:author="Rojo" w:date="2021-07-02T14:27:00Z">
            <w:r w:rsidR="005E54E6">
              <w:rPr>
                <w:noProof/>
                <w:webHidden/>
              </w:rPr>
              <w:t>7</w:t>
            </w:r>
            <w:r w:rsidR="005E54E6">
              <w:rPr>
                <w:noProof/>
                <w:webHidden/>
              </w:rPr>
              <w:fldChar w:fldCharType="end"/>
            </w:r>
            <w:r w:rsidR="005E54E6" w:rsidRPr="00EA1E9B">
              <w:rPr>
                <w:rStyle w:val="Lienhypertexte"/>
                <w:noProof/>
              </w:rPr>
              <w:fldChar w:fldCharType="end"/>
            </w:r>
          </w:ins>
        </w:p>
        <w:p w14:paraId="01B08520" w14:textId="77777777" w:rsidR="005E54E6" w:rsidRDefault="005E54E6">
          <w:pPr>
            <w:pStyle w:val="TM2"/>
            <w:tabs>
              <w:tab w:val="left" w:pos="660"/>
              <w:tab w:val="right" w:leader="underscore" w:pos="9062"/>
            </w:tabs>
            <w:rPr>
              <w:ins w:id="3" w:author="Rojo" w:date="2021-07-02T14:27:00Z"/>
              <w:rFonts w:eastAsiaTheme="minorEastAsia"/>
              <w:b w:val="0"/>
              <w:bCs w:val="0"/>
              <w:noProof/>
              <w:lang w:eastAsia="fr-FR"/>
            </w:rPr>
          </w:pPr>
          <w:ins w:id="4"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"_Toc76128473"</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1.</w:t>
            </w:r>
            <w:r>
              <w:rPr>
                <w:rFonts w:eastAsiaTheme="minorEastAsia"/>
                <w:b w:val="0"/>
                <w:bCs w:val="0"/>
                <w:noProof/>
                <w:lang w:eastAsia="fr-FR"/>
              </w:rPr>
              <w:tab/>
            </w:r>
            <w:r w:rsidRPr="00EA1E9B">
              <w:rPr>
                <w:rStyle w:val="Lienhypertexte"/>
                <w:noProof/>
              </w:rPr>
              <w:t>Contexte</w:t>
            </w:r>
            <w:r>
              <w:rPr>
                <w:noProof/>
                <w:webHidden/>
              </w:rPr>
              <w:tab/>
            </w:r>
            <w:r>
              <w:rPr>
                <w:noProof/>
                <w:webHidden/>
              </w:rPr>
              <w:fldChar w:fldCharType="begin"/>
            </w:r>
            <w:r>
              <w:rPr>
                <w:noProof/>
                <w:webHidden/>
              </w:rPr>
              <w:instrText xml:space="preserve"> PAGEREF _Toc76128473 \h </w:instrText>
            </w:r>
            <w:r>
              <w:rPr>
                <w:noProof/>
                <w:webHidden/>
              </w:rPr>
            </w:r>
          </w:ins>
          <w:r>
            <w:rPr>
              <w:noProof/>
              <w:webHidden/>
            </w:rPr>
            <w:fldChar w:fldCharType="separate"/>
          </w:r>
          <w:ins w:id="5" w:author="Rojo" w:date="2021-07-02T14:27:00Z">
            <w:r>
              <w:rPr>
                <w:noProof/>
                <w:webHidden/>
              </w:rPr>
              <w:t>7</w:t>
            </w:r>
            <w:r>
              <w:rPr>
                <w:noProof/>
                <w:webHidden/>
              </w:rPr>
              <w:fldChar w:fldCharType="end"/>
            </w:r>
            <w:r w:rsidRPr="00EA1E9B">
              <w:rPr>
                <w:rStyle w:val="Lienhypertexte"/>
                <w:noProof/>
              </w:rPr>
              <w:fldChar w:fldCharType="end"/>
            </w:r>
          </w:ins>
        </w:p>
        <w:p w14:paraId="6BEFCF33" w14:textId="77777777" w:rsidR="005E54E6" w:rsidRDefault="005E54E6">
          <w:pPr>
            <w:pStyle w:val="TM2"/>
            <w:tabs>
              <w:tab w:val="left" w:pos="660"/>
              <w:tab w:val="right" w:leader="underscore" w:pos="9062"/>
            </w:tabs>
            <w:rPr>
              <w:ins w:id="6" w:author="Rojo" w:date="2021-07-02T14:27:00Z"/>
              <w:rFonts w:eastAsiaTheme="minorEastAsia"/>
              <w:b w:val="0"/>
              <w:bCs w:val="0"/>
              <w:noProof/>
              <w:lang w:eastAsia="fr-FR"/>
            </w:rPr>
          </w:pPr>
          <w:ins w:id="7"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"_Toc76128474"</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2.</w:t>
            </w:r>
            <w:r>
              <w:rPr>
                <w:rFonts w:eastAsiaTheme="minorEastAsia"/>
                <w:b w:val="0"/>
                <w:bCs w:val="0"/>
                <w:noProof/>
                <w:lang w:eastAsia="fr-FR"/>
              </w:rPr>
              <w:tab/>
            </w:r>
            <w:r w:rsidRPr="00EA1E9B">
              <w:rPr>
                <w:rStyle w:val="Lienhypertexte"/>
                <w:noProof/>
              </w:rPr>
              <w:t>Objectif</w:t>
            </w:r>
            <w:r>
              <w:rPr>
                <w:noProof/>
                <w:webHidden/>
              </w:rPr>
              <w:tab/>
            </w:r>
            <w:r>
              <w:rPr>
                <w:noProof/>
                <w:webHidden/>
              </w:rPr>
              <w:fldChar w:fldCharType="begin"/>
            </w:r>
            <w:r>
              <w:rPr>
                <w:noProof/>
                <w:webHidden/>
              </w:rPr>
              <w:instrText xml:space="preserve"> PAGEREF _Toc76128474 \h </w:instrText>
            </w:r>
            <w:r>
              <w:rPr>
                <w:noProof/>
                <w:webHidden/>
              </w:rPr>
            </w:r>
          </w:ins>
          <w:r>
            <w:rPr>
              <w:noProof/>
              <w:webHidden/>
            </w:rPr>
            <w:fldChar w:fldCharType="separate"/>
          </w:r>
          <w:ins w:id="8" w:author="Rojo" w:date="2021-07-02T14:27:00Z">
            <w:r>
              <w:rPr>
                <w:noProof/>
                <w:webHidden/>
              </w:rPr>
              <w:t>7</w:t>
            </w:r>
            <w:r>
              <w:rPr>
                <w:noProof/>
                <w:webHidden/>
              </w:rPr>
              <w:fldChar w:fldCharType="end"/>
            </w:r>
            <w:r w:rsidRPr="00EA1E9B">
              <w:rPr>
                <w:rStyle w:val="Lienhypertexte"/>
                <w:noProof/>
              </w:rPr>
              <w:fldChar w:fldCharType="end"/>
            </w:r>
          </w:ins>
        </w:p>
        <w:p w14:paraId="69ECC8AB" w14:textId="77777777" w:rsidR="005E54E6" w:rsidRDefault="005E54E6">
          <w:pPr>
            <w:pStyle w:val="TM2"/>
            <w:tabs>
              <w:tab w:val="left" w:pos="660"/>
              <w:tab w:val="right" w:leader="underscore" w:pos="9062"/>
            </w:tabs>
            <w:rPr>
              <w:ins w:id="9" w:author="Rojo" w:date="2021-07-02T14:27:00Z"/>
              <w:rFonts w:eastAsiaTheme="minorEastAsia"/>
              <w:b w:val="0"/>
              <w:bCs w:val="0"/>
              <w:noProof/>
              <w:lang w:eastAsia="fr-FR"/>
            </w:rPr>
          </w:pPr>
          <w:ins w:id="10"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"_Toc76128475"</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3.</w:t>
            </w:r>
            <w:r>
              <w:rPr>
                <w:rFonts w:eastAsiaTheme="minorEastAsia"/>
                <w:b w:val="0"/>
                <w:bCs w:val="0"/>
                <w:noProof/>
                <w:lang w:eastAsia="fr-FR"/>
              </w:rPr>
              <w:tab/>
            </w:r>
            <w:r w:rsidRPr="00EA1E9B">
              <w:rPr>
                <w:rStyle w:val="Lienhypertexte"/>
                <w:noProof/>
              </w:rPr>
              <w:t>Objet du présent document</w:t>
            </w:r>
            <w:r>
              <w:rPr>
                <w:noProof/>
                <w:webHidden/>
              </w:rPr>
              <w:tab/>
            </w:r>
            <w:r>
              <w:rPr>
                <w:noProof/>
                <w:webHidden/>
              </w:rPr>
              <w:fldChar w:fldCharType="begin"/>
            </w:r>
            <w:r>
              <w:rPr>
                <w:noProof/>
                <w:webHidden/>
              </w:rPr>
              <w:instrText xml:space="preserve"> PAGEREF _Toc76128475 \h </w:instrText>
            </w:r>
            <w:r>
              <w:rPr>
                <w:noProof/>
                <w:webHidden/>
              </w:rPr>
            </w:r>
          </w:ins>
          <w:r>
            <w:rPr>
              <w:noProof/>
              <w:webHidden/>
            </w:rPr>
            <w:fldChar w:fldCharType="separate"/>
          </w:r>
          <w:ins w:id="11" w:author="Rojo" w:date="2021-07-02T14:27:00Z">
            <w:r>
              <w:rPr>
                <w:noProof/>
                <w:webHidden/>
              </w:rPr>
              <w:t>7</w:t>
            </w:r>
            <w:r>
              <w:rPr>
                <w:noProof/>
                <w:webHidden/>
              </w:rPr>
              <w:fldChar w:fldCharType="end"/>
            </w:r>
            <w:r w:rsidRPr="00EA1E9B">
              <w:rPr>
                <w:rStyle w:val="Lienhypertexte"/>
                <w:noProof/>
              </w:rPr>
              <w:fldChar w:fldCharType="end"/>
            </w:r>
          </w:ins>
        </w:p>
        <w:p w14:paraId="3BDB43AE" w14:textId="77777777" w:rsidR="005E54E6" w:rsidRDefault="005E54E6">
          <w:pPr>
            <w:pStyle w:val="TM1"/>
            <w:tabs>
              <w:tab w:val="left" w:pos="440"/>
              <w:tab w:val="right" w:leader="underscore" w:pos="9062"/>
            </w:tabs>
            <w:rPr>
              <w:ins w:id="12" w:author="Rojo" w:date="2021-07-02T14:27:00Z"/>
              <w:rFonts w:eastAsiaTheme="minorEastAsia"/>
              <w:b w:val="0"/>
              <w:bCs w:val="0"/>
              <w:i w:val="0"/>
              <w:iCs w:val="0"/>
              <w:noProof/>
              <w:sz w:val="22"/>
              <w:szCs w:val="22"/>
              <w:lang w:eastAsia="fr-FR"/>
            </w:rPr>
          </w:pPr>
          <w:ins w:id="13"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"_Toc76128476"</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II.</w:t>
            </w:r>
            <w:r>
              <w:rPr>
                <w:rFonts w:eastAsiaTheme="minorEastAsia"/>
                <w:b w:val="0"/>
                <w:bCs w:val="0"/>
                <w:i w:val="0"/>
                <w:iCs w:val="0"/>
                <w:noProof/>
                <w:sz w:val="22"/>
                <w:szCs w:val="22"/>
                <w:lang w:eastAsia="fr-FR"/>
              </w:rPr>
              <w:tab/>
            </w:r>
            <w:r w:rsidRPr="00EA1E9B">
              <w:rPr>
                <w:rStyle w:val="Lienhypertexte"/>
                <w:noProof/>
              </w:rPr>
              <w:t>Environnement de production</w:t>
            </w:r>
            <w:r>
              <w:rPr>
                <w:noProof/>
                <w:webHidden/>
              </w:rPr>
              <w:tab/>
            </w:r>
            <w:r>
              <w:rPr>
                <w:noProof/>
                <w:webHidden/>
              </w:rPr>
              <w:fldChar w:fldCharType="begin"/>
            </w:r>
            <w:r>
              <w:rPr>
                <w:noProof/>
                <w:webHidden/>
              </w:rPr>
              <w:instrText xml:space="preserve"> PAGEREF _Toc76128476 \h </w:instrText>
            </w:r>
            <w:r>
              <w:rPr>
                <w:noProof/>
                <w:webHidden/>
              </w:rPr>
            </w:r>
          </w:ins>
          <w:r>
            <w:rPr>
              <w:noProof/>
              <w:webHidden/>
            </w:rPr>
            <w:fldChar w:fldCharType="separate"/>
          </w:r>
          <w:ins w:id="14" w:author="Rojo" w:date="2021-07-02T14:27:00Z">
            <w:r>
              <w:rPr>
                <w:noProof/>
                <w:webHidden/>
              </w:rPr>
              <w:t>8</w:t>
            </w:r>
            <w:r>
              <w:rPr>
                <w:noProof/>
                <w:webHidden/>
              </w:rPr>
              <w:fldChar w:fldCharType="end"/>
            </w:r>
            <w:r w:rsidRPr="00EA1E9B">
              <w:rPr>
                <w:rStyle w:val="Lienhypertexte"/>
                <w:noProof/>
              </w:rPr>
              <w:fldChar w:fldCharType="end"/>
            </w:r>
          </w:ins>
        </w:p>
        <w:p w14:paraId="65C031D7" w14:textId="77777777" w:rsidR="005E54E6" w:rsidRDefault="005E54E6">
          <w:pPr>
            <w:pStyle w:val="TM2"/>
            <w:tabs>
              <w:tab w:val="left" w:pos="660"/>
              <w:tab w:val="right" w:leader="underscore" w:pos="9062"/>
            </w:tabs>
            <w:rPr>
              <w:ins w:id="15" w:author="Rojo" w:date="2021-07-02T14:27:00Z"/>
              <w:rFonts w:eastAsiaTheme="minorEastAsia"/>
              <w:b w:val="0"/>
              <w:bCs w:val="0"/>
              <w:noProof/>
              <w:lang w:eastAsia="fr-FR"/>
            </w:rPr>
          </w:pPr>
          <w:ins w:id="16"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"_Toc76128477"</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1.</w:t>
            </w:r>
            <w:r>
              <w:rPr>
                <w:rFonts w:eastAsiaTheme="minorEastAsia"/>
                <w:b w:val="0"/>
                <w:bCs w:val="0"/>
                <w:noProof/>
                <w:lang w:eastAsia="fr-FR"/>
              </w:rPr>
              <w:tab/>
            </w:r>
            <w:r w:rsidRPr="00EA1E9B">
              <w:rPr>
                <w:rStyle w:val="Lienhypertexte"/>
                <w:noProof/>
              </w:rPr>
              <w:t>Description de l’outil en place</w:t>
            </w:r>
            <w:r>
              <w:rPr>
                <w:noProof/>
                <w:webHidden/>
              </w:rPr>
              <w:tab/>
            </w:r>
            <w:r>
              <w:rPr>
                <w:noProof/>
                <w:webHidden/>
              </w:rPr>
              <w:fldChar w:fldCharType="begin"/>
            </w:r>
            <w:r>
              <w:rPr>
                <w:noProof/>
                <w:webHidden/>
              </w:rPr>
              <w:instrText xml:space="preserve"> PAGEREF _Toc76128477 \h </w:instrText>
            </w:r>
            <w:r>
              <w:rPr>
                <w:noProof/>
                <w:webHidden/>
              </w:rPr>
            </w:r>
          </w:ins>
          <w:r>
            <w:rPr>
              <w:noProof/>
              <w:webHidden/>
            </w:rPr>
            <w:fldChar w:fldCharType="separate"/>
          </w:r>
          <w:ins w:id="17" w:author="Rojo" w:date="2021-07-02T14:27:00Z">
            <w:r>
              <w:rPr>
                <w:noProof/>
                <w:webHidden/>
              </w:rPr>
              <w:t>8</w:t>
            </w:r>
            <w:r>
              <w:rPr>
                <w:noProof/>
                <w:webHidden/>
              </w:rPr>
              <w:fldChar w:fldCharType="end"/>
            </w:r>
            <w:r w:rsidRPr="00EA1E9B">
              <w:rPr>
                <w:rStyle w:val="Lienhypertexte"/>
                <w:noProof/>
              </w:rPr>
              <w:fldChar w:fldCharType="end"/>
            </w:r>
          </w:ins>
        </w:p>
        <w:p w14:paraId="1944F7D3" w14:textId="77777777" w:rsidR="005E54E6" w:rsidRDefault="005E54E6">
          <w:pPr>
            <w:pStyle w:val="TM2"/>
            <w:tabs>
              <w:tab w:val="left" w:pos="660"/>
              <w:tab w:val="right" w:leader="underscore" w:pos="9062"/>
            </w:tabs>
            <w:rPr>
              <w:ins w:id="18" w:author="Rojo" w:date="2021-07-02T14:27:00Z"/>
              <w:rFonts w:eastAsiaTheme="minorEastAsia"/>
              <w:b w:val="0"/>
              <w:bCs w:val="0"/>
              <w:noProof/>
              <w:lang w:eastAsia="fr-FR"/>
            </w:rPr>
          </w:pPr>
          <w:ins w:id="19"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"_Toc76128478"</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2.</w:t>
            </w:r>
            <w:r>
              <w:rPr>
                <w:rFonts w:eastAsiaTheme="minorEastAsia"/>
                <w:b w:val="0"/>
                <w:bCs w:val="0"/>
                <w:noProof/>
                <w:lang w:eastAsia="fr-FR"/>
              </w:rPr>
              <w:tab/>
            </w:r>
            <w:r w:rsidRPr="00EA1E9B">
              <w:rPr>
                <w:rStyle w:val="Lienhypertexte"/>
                <w:noProof/>
              </w:rPr>
              <w:t>Limites de l’outil</w:t>
            </w:r>
            <w:r>
              <w:rPr>
                <w:noProof/>
                <w:webHidden/>
              </w:rPr>
              <w:tab/>
            </w:r>
            <w:r>
              <w:rPr>
                <w:noProof/>
                <w:webHidden/>
              </w:rPr>
              <w:fldChar w:fldCharType="begin"/>
            </w:r>
            <w:r>
              <w:rPr>
                <w:noProof/>
                <w:webHidden/>
              </w:rPr>
              <w:instrText xml:space="preserve"> PAGEREF _Toc76128478 \h </w:instrText>
            </w:r>
            <w:r>
              <w:rPr>
                <w:noProof/>
                <w:webHidden/>
              </w:rPr>
            </w:r>
          </w:ins>
          <w:r>
            <w:rPr>
              <w:noProof/>
              <w:webHidden/>
            </w:rPr>
            <w:fldChar w:fldCharType="separate"/>
          </w:r>
          <w:ins w:id="20" w:author="Rojo" w:date="2021-07-02T14:27:00Z">
            <w:r>
              <w:rPr>
                <w:noProof/>
                <w:webHidden/>
              </w:rPr>
              <w:t>8</w:t>
            </w:r>
            <w:r>
              <w:rPr>
                <w:noProof/>
                <w:webHidden/>
              </w:rPr>
              <w:fldChar w:fldCharType="end"/>
            </w:r>
            <w:r w:rsidRPr="00EA1E9B">
              <w:rPr>
                <w:rStyle w:val="Lienhypertexte"/>
                <w:noProof/>
              </w:rPr>
              <w:fldChar w:fldCharType="end"/>
            </w:r>
          </w:ins>
        </w:p>
        <w:p w14:paraId="05E410A7" w14:textId="77777777" w:rsidR="005E54E6" w:rsidRDefault="005E54E6">
          <w:pPr>
            <w:pStyle w:val="TM2"/>
            <w:tabs>
              <w:tab w:val="left" w:pos="660"/>
              <w:tab w:val="right" w:leader="underscore" w:pos="9062"/>
            </w:tabs>
            <w:rPr>
              <w:ins w:id="21" w:author="Rojo" w:date="2021-07-02T14:27:00Z"/>
              <w:rFonts w:eastAsiaTheme="minorEastAsia"/>
              <w:b w:val="0"/>
              <w:bCs w:val="0"/>
              <w:noProof/>
              <w:lang w:eastAsia="fr-FR"/>
            </w:rPr>
          </w:pPr>
          <w:ins w:id="22"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"_Toc76128479"</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3.</w:t>
            </w:r>
            <w:r>
              <w:rPr>
                <w:rFonts w:eastAsiaTheme="minorEastAsia"/>
                <w:b w:val="0"/>
                <w:bCs w:val="0"/>
                <w:noProof/>
                <w:lang w:eastAsia="fr-FR"/>
              </w:rPr>
              <w:tab/>
            </w:r>
            <w:r w:rsidRPr="00EA1E9B">
              <w:rPr>
                <w:rStyle w:val="Lienhypertexte"/>
                <w:noProof/>
              </w:rPr>
              <w:t>Proposition d’amélioration</w:t>
            </w:r>
            <w:r>
              <w:rPr>
                <w:noProof/>
                <w:webHidden/>
              </w:rPr>
              <w:tab/>
            </w:r>
            <w:r>
              <w:rPr>
                <w:noProof/>
                <w:webHidden/>
              </w:rPr>
              <w:fldChar w:fldCharType="begin"/>
            </w:r>
            <w:r>
              <w:rPr>
                <w:noProof/>
                <w:webHidden/>
              </w:rPr>
              <w:instrText xml:space="preserve"> PAGEREF _Toc76128479 \h </w:instrText>
            </w:r>
            <w:r>
              <w:rPr>
                <w:noProof/>
                <w:webHidden/>
              </w:rPr>
            </w:r>
          </w:ins>
          <w:r>
            <w:rPr>
              <w:noProof/>
              <w:webHidden/>
            </w:rPr>
            <w:fldChar w:fldCharType="separate"/>
          </w:r>
          <w:ins w:id="23" w:author="Rojo" w:date="2021-07-02T14:27:00Z">
            <w:r>
              <w:rPr>
                <w:noProof/>
                <w:webHidden/>
              </w:rPr>
              <w:t>8</w:t>
            </w:r>
            <w:r>
              <w:rPr>
                <w:noProof/>
                <w:webHidden/>
              </w:rPr>
              <w:fldChar w:fldCharType="end"/>
            </w:r>
            <w:r w:rsidRPr="00EA1E9B">
              <w:rPr>
                <w:rStyle w:val="Lienhypertexte"/>
                <w:noProof/>
              </w:rPr>
              <w:fldChar w:fldCharType="end"/>
            </w:r>
          </w:ins>
        </w:p>
        <w:p w14:paraId="195F9696" w14:textId="77777777" w:rsidR="005E54E6" w:rsidRDefault="005E54E6">
          <w:pPr>
            <w:pStyle w:val="TM1"/>
            <w:tabs>
              <w:tab w:val="left" w:pos="660"/>
              <w:tab w:val="right" w:leader="underscore" w:pos="9062"/>
            </w:tabs>
            <w:rPr>
              <w:ins w:id="24" w:author="Rojo" w:date="2021-07-02T14:27:00Z"/>
              <w:rFonts w:eastAsiaTheme="minorEastAsia"/>
              <w:b w:val="0"/>
              <w:bCs w:val="0"/>
              <w:i w:val="0"/>
              <w:iCs w:val="0"/>
              <w:noProof/>
              <w:sz w:val="22"/>
              <w:szCs w:val="22"/>
              <w:lang w:eastAsia="fr-FR"/>
            </w:rPr>
          </w:pPr>
          <w:ins w:id="25"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"_Toc76128480"</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III.</w:t>
            </w:r>
            <w:r>
              <w:rPr>
                <w:rFonts w:eastAsiaTheme="minorEastAsia"/>
                <w:b w:val="0"/>
                <w:bCs w:val="0"/>
                <w:i w:val="0"/>
                <w:iCs w:val="0"/>
                <w:noProof/>
                <w:sz w:val="22"/>
                <w:szCs w:val="22"/>
                <w:lang w:eastAsia="fr-FR"/>
              </w:rPr>
              <w:tab/>
            </w:r>
            <w:r w:rsidRPr="00EA1E9B">
              <w:rPr>
                <w:rStyle w:val="Lienhypertexte"/>
                <w:noProof/>
              </w:rPr>
              <w:t>Description détaillée des besoins</w:t>
            </w:r>
            <w:r>
              <w:rPr>
                <w:noProof/>
                <w:webHidden/>
              </w:rPr>
              <w:tab/>
            </w:r>
            <w:r>
              <w:rPr>
                <w:noProof/>
                <w:webHidden/>
              </w:rPr>
              <w:fldChar w:fldCharType="begin"/>
            </w:r>
            <w:r>
              <w:rPr>
                <w:noProof/>
                <w:webHidden/>
              </w:rPr>
              <w:instrText xml:space="preserve"> PAGEREF _Toc76128480 \h </w:instrText>
            </w:r>
            <w:r>
              <w:rPr>
                <w:noProof/>
                <w:webHidden/>
              </w:rPr>
            </w:r>
          </w:ins>
          <w:r>
            <w:rPr>
              <w:noProof/>
              <w:webHidden/>
            </w:rPr>
            <w:fldChar w:fldCharType="separate"/>
          </w:r>
          <w:ins w:id="26" w:author="Rojo" w:date="2021-07-02T14:27:00Z">
            <w:r>
              <w:rPr>
                <w:noProof/>
                <w:webHidden/>
              </w:rPr>
              <w:t>8</w:t>
            </w:r>
            <w:r>
              <w:rPr>
                <w:noProof/>
                <w:webHidden/>
              </w:rPr>
              <w:fldChar w:fldCharType="end"/>
            </w:r>
            <w:r w:rsidRPr="00EA1E9B">
              <w:rPr>
                <w:rStyle w:val="Lienhypertexte"/>
                <w:noProof/>
              </w:rPr>
              <w:fldChar w:fldCharType="end"/>
            </w:r>
          </w:ins>
        </w:p>
        <w:p w14:paraId="0320A9A6" w14:textId="77777777" w:rsidR="005E54E6" w:rsidRDefault="005E54E6">
          <w:pPr>
            <w:pStyle w:val="TM2"/>
            <w:tabs>
              <w:tab w:val="left" w:pos="660"/>
              <w:tab w:val="right" w:leader="underscore" w:pos="9062"/>
            </w:tabs>
            <w:rPr>
              <w:ins w:id="27" w:author="Rojo" w:date="2021-07-02T14:27:00Z"/>
              <w:rFonts w:eastAsiaTheme="minorEastAsia"/>
              <w:b w:val="0"/>
              <w:bCs w:val="0"/>
              <w:noProof/>
              <w:lang w:eastAsia="fr-FR"/>
            </w:rPr>
          </w:pPr>
          <w:ins w:id="28"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"_Toc76128481"</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1.</w:t>
            </w:r>
            <w:r>
              <w:rPr>
                <w:rFonts w:eastAsiaTheme="minorEastAsia"/>
                <w:b w:val="0"/>
                <w:bCs w:val="0"/>
                <w:noProof/>
                <w:lang w:eastAsia="fr-FR"/>
              </w:rPr>
              <w:tab/>
            </w:r>
            <w:r w:rsidRPr="00EA1E9B">
              <w:rPr>
                <w:rStyle w:val="Lienhypertexte"/>
                <w:noProof/>
              </w:rPr>
              <w:t>Interfaces communes</w:t>
            </w:r>
            <w:r>
              <w:rPr>
                <w:noProof/>
                <w:webHidden/>
              </w:rPr>
              <w:tab/>
            </w:r>
            <w:r>
              <w:rPr>
                <w:noProof/>
                <w:webHidden/>
              </w:rPr>
              <w:fldChar w:fldCharType="begin"/>
            </w:r>
            <w:r>
              <w:rPr>
                <w:noProof/>
                <w:webHidden/>
              </w:rPr>
              <w:instrText xml:space="preserve"> PAGEREF _Toc76128481 \h </w:instrText>
            </w:r>
            <w:r>
              <w:rPr>
                <w:noProof/>
                <w:webHidden/>
              </w:rPr>
            </w:r>
          </w:ins>
          <w:r>
            <w:rPr>
              <w:noProof/>
              <w:webHidden/>
            </w:rPr>
            <w:fldChar w:fldCharType="separate"/>
          </w:r>
          <w:ins w:id="29" w:author="Rojo" w:date="2021-07-02T14:27:00Z">
            <w:r>
              <w:rPr>
                <w:noProof/>
                <w:webHidden/>
              </w:rPr>
              <w:t>9</w:t>
            </w:r>
            <w:r>
              <w:rPr>
                <w:noProof/>
                <w:webHidden/>
              </w:rPr>
              <w:fldChar w:fldCharType="end"/>
            </w:r>
            <w:r w:rsidRPr="00EA1E9B">
              <w:rPr>
                <w:rStyle w:val="Lienhypertexte"/>
                <w:noProof/>
              </w:rPr>
              <w:fldChar w:fldCharType="end"/>
            </w:r>
          </w:ins>
        </w:p>
        <w:p w14:paraId="1718FEC7" w14:textId="77777777" w:rsidR="005E54E6" w:rsidRDefault="005E54E6">
          <w:pPr>
            <w:pStyle w:val="TM3"/>
            <w:tabs>
              <w:tab w:val="left" w:pos="1100"/>
              <w:tab w:val="right" w:leader="underscore" w:pos="9062"/>
            </w:tabs>
            <w:rPr>
              <w:ins w:id="30" w:author="Rojo" w:date="2021-07-02T14:27:00Z"/>
              <w:rFonts w:eastAsiaTheme="minorEastAsia"/>
              <w:noProof/>
              <w:sz w:val="22"/>
              <w:szCs w:val="22"/>
              <w:lang w:eastAsia="fr-FR"/>
            </w:rPr>
          </w:pPr>
          <w:ins w:id="31"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"_Toc76128482"</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1.1.</w:t>
            </w:r>
            <w:r>
              <w:rPr>
                <w:rFonts w:eastAsiaTheme="minorEastAsia"/>
                <w:noProof/>
                <w:sz w:val="22"/>
                <w:szCs w:val="22"/>
                <w:lang w:eastAsia="fr-FR"/>
              </w:rPr>
              <w:tab/>
            </w:r>
            <w:r w:rsidRPr="00EA1E9B">
              <w:rPr>
                <w:rStyle w:val="Lienhypertexte"/>
                <w:noProof/>
              </w:rPr>
              <w:t>La page d’authentification</w:t>
            </w:r>
            <w:r>
              <w:rPr>
                <w:noProof/>
                <w:webHidden/>
              </w:rPr>
              <w:tab/>
            </w:r>
            <w:r>
              <w:rPr>
                <w:noProof/>
                <w:webHidden/>
              </w:rPr>
              <w:fldChar w:fldCharType="begin"/>
            </w:r>
            <w:r>
              <w:rPr>
                <w:noProof/>
                <w:webHidden/>
              </w:rPr>
              <w:instrText xml:space="preserve"> PAGEREF _Toc76128482 \h </w:instrText>
            </w:r>
            <w:r>
              <w:rPr>
                <w:noProof/>
                <w:webHidden/>
              </w:rPr>
            </w:r>
          </w:ins>
          <w:r>
            <w:rPr>
              <w:noProof/>
              <w:webHidden/>
            </w:rPr>
            <w:fldChar w:fldCharType="separate"/>
          </w:r>
          <w:ins w:id="32" w:author="Rojo" w:date="2021-07-02T14:27:00Z">
            <w:r>
              <w:rPr>
                <w:noProof/>
                <w:webHidden/>
              </w:rPr>
              <w:t>9</w:t>
            </w:r>
            <w:r>
              <w:rPr>
                <w:noProof/>
                <w:webHidden/>
              </w:rPr>
              <w:fldChar w:fldCharType="end"/>
            </w:r>
            <w:r w:rsidRPr="00EA1E9B">
              <w:rPr>
                <w:rStyle w:val="Lienhypertexte"/>
                <w:noProof/>
              </w:rPr>
              <w:fldChar w:fldCharType="end"/>
            </w:r>
          </w:ins>
        </w:p>
        <w:p w14:paraId="34F2D7FC" w14:textId="77777777" w:rsidR="005E54E6" w:rsidRDefault="005E54E6">
          <w:pPr>
            <w:pStyle w:val="TM3"/>
            <w:tabs>
              <w:tab w:val="left" w:pos="1100"/>
              <w:tab w:val="right" w:leader="underscore" w:pos="9062"/>
            </w:tabs>
            <w:rPr>
              <w:ins w:id="33" w:author="Rojo" w:date="2021-07-02T14:27:00Z"/>
              <w:rFonts w:eastAsiaTheme="minorEastAsia"/>
              <w:noProof/>
              <w:sz w:val="22"/>
              <w:szCs w:val="22"/>
              <w:lang w:eastAsia="fr-FR"/>
            </w:rPr>
          </w:pPr>
          <w:ins w:id="34"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"_Toc76128483"</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1.2.</w:t>
            </w:r>
            <w:r>
              <w:rPr>
                <w:rFonts w:eastAsiaTheme="minorEastAsia"/>
                <w:noProof/>
                <w:sz w:val="22"/>
                <w:szCs w:val="22"/>
                <w:lang w:eastAsia="fr-FR"/>
              </w:rPr>
              <w:tab/>
            </w:r>
            <w:r w:rsidRPr="00EA1E9B">
              <w:rPr>
                <w:rStyle w:val="Lienhypertexte"/>
                <w:noProof/>
              </w:rPr>
              <w:t>La page d’exploration</w:t>
            </w:r>
            <w:r>
              <w:rPr>
                <w:noProof/>
                <w:webHidden/>
              </w:rPr>
              <w:tab/>
            </w:r>
            <w:r>
              <w:rPr>
                <w:noProof/>
                <w:webHidden/>
              </w:rPr>
              <w:fldChar w:fldCharType="begin"/>
            </w:r>
            <w:r>
              <w:rPr>
                <w:noProof/>
                <w:webHidden/>
              </w:rPr>
              <w:instrText xml:space="preserve"> PAGEREF _Toc76128483 \h </w:instrText>
            </w:r>
            <w:r>
              <w:rPr>
                <w:noProof/>
                <w:webHidden/>
              </w:rPr>
            </w:r>
          </w:ins>
          <w:r>
            <w:rPr>
              <w:noProof/>
              <w:webHidden/>
            </w:rPr>
            <w:fldChar w:fldCharType="separate"/>
          </w:r>
          <w:ins w:id="35" w:author="Rojo" w:date="2021-07-02T14:27:00Z">
            <w:r>
              <w:rPr>
                <w:noProof/>
                <w:webHidden/>
              </w:rPr>
              <w:t>10</w:t>
            </w:r>
            <w:r>
              <w:rPr>
                <w:noProof/>
                <w:webHidden/>
              </w:rPr>
              <w:fldChar w:fldCharType="end"/>
            </w:r>
            <w:r w:rsidRPr="00EA1E9B">
              <w:rPr>
                <w:rStyle w:val="Lienhypertexte"/>
                <w:noProof/>
              </w:rPr>
              <w:fldChar w:fldCharType="end"/>
            </w:r>
          </w:ins>
        </w:p>
        <w:p w14:paraId="6354B829" w14:textId="77777777" w:rsidR="005E54E6" w:rsidRDefault="005E54E6">
          <w:pPr>
            <w:pStyle w:val="TM4"/>
            <w:tabs>
              <w:tab w:val="left" w:pos="1100"/>
              <w:tab w:val="right" w:leader="underscore" w:pos="9062"/>
            </w:tabs>
            <w:rPr>
              <w:ins w:id="36" w:author="Rojo" w:date="2021-07-02T14:27:00Z"/>
              <w:rFonts w:eastAsiaTheme="minorEastAsia"/>
              <w:noProof/>
              <w:sz w:val="22"/>
              <w:szCs w:val="22"/>
              <w:lang w:eastAsia="fr-FR"/>
            </w:rPr>
          </w:pPr>
          <w:ins w:id="37"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"_Toc76128484"</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i.</w:t>
            </w:r>
            <w:r>
              <w:rPr>
                <w:rFonts w:eastAsiaTheme="minorEastAsia"/>
                <w:noProof/>
                <w:sz w:val="22"/>
                <w:szCs w:val="22"/>
                <w:lang w:eastAsia="fr-FR"/>
              </w:rPr>
              <w:tab/>
            </w:r>
            <w:r w:rsidRPr="00EA1E9B">
              <w:rPr>
                <w:rStyle w:val="Lienhypertexte"/>
                <w:noProof/>
              </w:rPr>
              <w:t>Affichage des personnels d’un département</w:t>
            </w:r>
            <w:r>
              <w:rPr>
                <w:noProof/>
                <w:webHidden/>
              </w:rPr>
              <w:tab/>
            </w:r>
            <w:r>
              <w:rPr>
                <w:noProof/>
                <w:webHidden/>
              </w:rPr>
              <w:fldChar w:fldCharType="begin"/>
            </w:r>
            <w:r>
              <w:rPr>
                <w:noProof/>
                <w:webHidden/>
              </w:rPr>
              <w:instrText xml:space="preserve"> PAGEREF _Toc76128484 \h </w:instrText>
            </w:r>
            <w:r>
              <w:rPr>
                <w:noProof/>
                <w:webHidden/>
              </w:rPr>
            </w:r>
          </w:ins>
          <w:r>
            <w:rPr>
              <w:noProof/>
              <w:webHidden/>
            </w:rPr>
            <w:fldChar w:fldCharType="separate"/>
          </w:r>
          <w:ins w:id="38" w:author="Rojo" w:date="2021-07-02T14:27:00Z">
            <w:r>
              <w:rPr>
                <w:noProof/>
                <w:webHidden/>
              </w:rPr>
              <w:t>11</w:t>
            </w:r>
            <w:r>
              <w:rPr>
                <w:noProof/>
                <w:webHidden/>
              </w:rPr>
              <w:fldChar w:fldCharType="end"/>
            </w:r>
            <w:r w:rsidRPr="00EA1E9B">
              <w:rPr>
                <w:rStyle w:val="Lienhypertexte"/>
                <w:noProof/>
              </w:rPr>
              <w:fldChar w:fldCharType="end"/>
            </w:r>
          </w:ins>
        </w:p>
        <w:p w14:paraId="4429E006" w14:textId="77777777" w:rsidR="005E54E6" w:rsidRDefault="005E54E6">
          <w:pPr>
            <w:pStyle w:val="TM4"/>
            <w:tabs>
              <w:tab w:val="left" w:pos="1100"/>
              <w:tab w:val="right" w:leader="underscore" w:pos="9062"/>
            </w:tabs>
            <w:rPr>
              <w:ins w:id="39" w:author="Rojo" w:date="2021-07-02T14:27:00Z"/>
              <w:rFonts w:eastAsiaTheme="minorEastAsia"/>
              <w:noProof/>
              <w:sz w:val="22"/>
              <w:szCs w:val="22"/>
              <w:lang w:eastAsia="fr-FR"/>
            </w:rPr>
          </w:pPr>
          <w:ins w:id="40"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"_Toc76128485"</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ii.</w:t>
            </w:r>
            <w:r>
              <w:rPr>
                <w:rFonts w:eastAsiaTheme="minorEastAsia"/>
                <w:noProof/>
                <w:sz w:val="22"/>
                <w:szCs w:val="22"/>
                <w:lang w:eastAsia="fr-FR"/>
              </w:rPr>
              <w:tab/>
            </w:r>
            <w:r w:rsidRPr="00EA1E9B">
              <w:rPr>
                <w:rStyle w:val="Lienhypertexte"/>
                <w:noProof/>
              </w:rPr>
              <w:t>Affichage du profil d’un consultant/collaborateur</w:t>
            </w:r>
            <w:r>
              <w:rPr>
                <w:noProof/>
                <w:webHidden/>
              </w:rPr>
              <w:tab/>
            </w:r>
            <w:r>
              <w:rPr>
                <w:noProof/>
                <w:webHidden/>
              </w:rPr>
              <w:fldChar w:fldCharType="begin"/>
            </w:r>
            <w:r>
              <w:rPr>
                <w:noProof/>
                <w:webHidden/>
              </w:rPr>
              <w:instrText xml:space="preserve"> PAGEREF _Toc76128485 \h </w:instrText>
            </w:r>
            <w:r>
              <w:rPr>
                <w:noProof/>
                <w:webHidden/>
              </w:rPr>
            </w:r>
          </w:ins>
          <w:r>
            <w:rPr>
              <w:noProof/>
              <w:webHidden/>
            </w:rPr>
            <w:fldChar w:fldCharType="separate"/>
          </w:r>
          <w:ins w:id="41" w:author="Rojo" w:date="2021-07-02T14:27:00Z">
            <w:r>
              <w:rPr>
                <w:noProof/>
                <w:webHidden/>
              </w:rPr>
              <w:t>12</w:t>
            </w:r>
            <w:r>
              <w:rPr>
                <w:noProof/>
                <w:webHidden/>
              </w:rPr>
              <w:fldChar w:fldCharType="end"/>
            </w:r>
            <w:r w:rsidRPr="00EA1E9B">
              <w:rPr>
                <w:rStyle w:val="Lienhypertexte"/>
                <w:noProof/>
              </w:rPr>
              <w:fldChar w:fldCharType="end"/>
            </w:r>
          </w:ins>
        </w:p>
        <w:p w14:paraId="15842BEF" w14:textId="77777777" w:rsidR="005E54E6" w:rsidRDefault="005E54E6">
          <w:pPr>
            <w:pStyle w:val="TM4"/>
            <w:tabs>
              <w:tab w:val="left" w:pos="1100"/>
              <w:tab w:val="right" w:leader="underscore" w:pos="9062"/>
            </w:tabs>
            <w:rPr>
              <w:ins w:id="42" w:author="Rojo" w:date="2021-07-02T14:27:00Z"/>
              <w:rFonts w:eastAsiaTheme="minorEastAsia"/>
              <w:noProof/>
              <w:sz w:val="22"/>
              <w:szCs w:val="22"/>
              <w:lang w:eastAsia="fr-FR"/>
            </w:rPr>
          </w:pPr>
          <w:ins w:id="43"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"_Toc76128486"</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iii.</w:t>
            </w:r>
            <w:r>
              <w:rPr>
                <w:rFonts w:eastAsiaTheme="minorEastAsia"/>
                <w:noProof/>
                <w:sz w:val="22"/>
                <w:szCs w:val="22"/>
                <w:lang w:eastAsia="fr-FR"/>
              </w:rPr>
              <w:tab/>
            </w:r>
            <w:r w:rsidRPr="00EA1E9B">
              <w:rPr>
                <w:rStyle w:val="Lienhypertexte"/>
                <w:noProof/>
              </w:rPr>
              <w:t>Recherche d’un personnel</w:t>
            </w:r>
            <w:r>
              <w:rPr>
                <w:noProof/>
                <w:webHidden/>
              </w:rPr>
              <w:tab/>
            </w:r>
            <w:r>
              <w:rPr>
                <w:noProof/>
                <w:webHidden/>
              </w:rPr>
              <w:fldChar w:fldCharType="begin"/>
            </w:r>
            <w:r>
              <w:rPr>
                <w:noProof/>
                <w:webHidden/>
              </w:rPr>
              <w:instrText xml:space="preserve"> PAGEREF _Toc76128486 \h </w:instrText>
            </w:r>
            <w:r>
              <w:rPr>
                <w:noProof/>
                <w:webHidden/>
              </w:rPr>
            </w:r>
          </w:ins>
          <w:r>
            <w:rPr>
              <w:noProof/>
              <w:webHidden/>
            </w:rPr>
            <w:fldChar w:fldCharType="separate"/>
          </w:r>
          <w:ins w:id="44" w:author="Rojo" w:date="2021-07-02T14:27:00Z">
            <w:r>
              <w:rPr>
                <w:noProof/>
                <w:webHidden/>
              </w:rPr>
              <w:t>14</w:t>
            </w:r>
            <w:r>
              <w:rPr>
                <w:noProof/>
                <w:webHidden/>
              </w:rPr>
              <w:fldChar w:fldCharType="end"/>
            </w:r>
            <w:r w:rsidRPr="00EA1E9B">
              <w:rPr>
                <w:rStyle w:val="Lienhypertexte"/>
                <w:noProof/>
              </w:rPr>
              <w:fldChar w:fldCharType="end"/>
            </w:r>
          </w:ins>
        </w:p>
        <w:p w14:paraId="0A963CEE" w14:textId="77777777" w:rsidR="005E54E6" w:rsidRDefault="005E54E6">
          <w:pPr>
            <w:pStyle w:val="TM2"/>
            <w:tabs>
              <w:tab w:val="left" w:pos="660"/>
              <w:tab w:val="right" w:leader="underscore" w:pos="9062"/>
            </w:tabs>
            <w:rPr>
              <w:ins w:id="45" w:author="Rojo" w:date="2021-07-02T14:27:00Z"/>
              <w:rFonts w:eastAsiaTheme="minorEastAsia"/>
              <w:b w:val="0"/>
              <w:bCs w:val="0"/>
              <w:noProof/>
              <w:lang w:eastAsia="fr-FR"/>
            </w:rPr>
          </w:pPr>
          <w:ins w:id="46"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"_Toc76128487"</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2.</w:t>
            </w:r>
            <w:r>
              <w:rPr>
                <w:rFonts w:eastAsiaTheme="minorEastAsia"/>
                <w:b w:val="0"/>
                <w:bCs w:val="0"/>
                <w:noProof/>
                <w:lang w:eastAsia="fr-FR"/>
              </w:rPr>
              <w:tab/>
            </w:r>
            <w:r w:rsidRPr="00EA1E9B">
              <w:rPr>
                <w:rStyle w:val="Lienhypertexte"/>
                <w:noProof/>
              </w:rPr>
              <w:t>Interface administrateur RHI</w:t>
            </w:r>
            <w:r>
              <w:rPr>
                <w:noProof/>
                <w:webHidden/>
              </w:rPr>
              <w:tab/>
            </w:r>
            <w:r>
              <w:rPr>
                <w:noProof/>
                <w:webHidden/>
              </w:rPr>
              <w:fldChar w:fldCharType="begin"/>
            </w:r>
            <w:r>
              <w:rPr>
                <w:noProof/>
                <w:webHidden/>
              </w:rPr>
              <w:instrText xml:space="preserve"> PAGEREF _Toc76128487 \h </w:instrText>
            </w:r>
            <w:r>
              <w:rPr>
                <w:noProof/>
                <w:webHidden/>
              </w:rPr>
            </w:r>
          </w:ins>
          <w:r>
            <w:rPr>
              <w:noProof/>
              <w:webHidden/>
            </w:rPr>
            <w:fldChar w:fldCharType="separate"/>
          </w:r>
          <w:ins w:id="47" w:author="Rojo" w:date="2021-07-02T14:27:00Z">
            <w:r>
              <w:rPr>
                <w:noProof/>
                <w:webHidden/>
              </w:rPr>
              <w:t>14</w:t>
            </w:r>
            <w:r>
              <w:rPr>
                <w:noProof/>
                <w:webHidden/>
              </w:rPr>
              <w:fldChar w:fldCharType="end"/>
            </w:r>
            <w:r w:rsidRPr="00EA1E9B">
              <w:rPr>
                <w:rStyle w:val="Lienhypertexte"/>
                <w:noProof/>
              </w:rPr>
              <w:fldChar w:fldCharType="end"/>
            </w:r>
          </w:ins>
        </w:p>
        <w:p w14:paraId="40AC266A" w14:textId="77777777" w:rsidR="005E54E6" w:rsidRDefault="005E54E6">
          <w:pPr>
            <w:pStyle w:val="TM3"/>
            <w:tabs>
              <w:tab w:val="left" w:pos="1100"/>
              <w:tab w:val="right" w:leader="underscore" w:pos="9062"/>
            </w:tabs>
            <w:rPr>
              <w:ins w:id="48" w:author="Rojo" w:date="2021-07-02T14:27:00Z"/>
              <w:rFonts w:eastAsiaTheme="minorEastAsia"/>
              <w:noProof/>
              <w:sz w:val="22"/>
              <w:szCs w:val="22"/>
              <w:lang w:eastAsia="fr-FR"/>
            </w:rPr>
          </w:pPr>
          <w:ins w:id="49"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"_Toc76128488"</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2.1.</w:t>
            </w:r>
            <w:r>
              <w:rPr>
                <w:rFonts w:eastAsiaTheme="minorEastAsia"/>
                <w:noProof/>
                <w:sz w:val="22"/>
                <w:szCs w:val="22"/>
                <w:lang w:eastAsia="fr-FR"/>
              </w:rPr>
              <w:tab/>
            </w:r>
            <w:r w:rsidRPr="00EA1E9B">
              <w:rPr>
                <w:rStyle w:val="Lienhypertexte"/>
                <w:noProof/>
              </w:rPr>
              <w:t>Ajouter un personnel</w:t>
            </w:r>
            <w:r>
              <w:rPr>
                <w:noProof/>
                <w:webHidden/>
              </w:rPr>
              <w:tab/>
            </w:r>
            <w:r>
              <w:rPr>
                <w:noProof/>
                <w:webHidden/>
              </w:rPr>
              <w:fldChar w:fldCharType="begin"/>
            </w:r>
            <w:r>
              <w:rPr>
                <w:noProof/>
                <w:webHidden/>
              </w:rPr>
              <w:instrText xml:space="preserve"> PAGEREF _Toc76128488 \h </w:instrText>
            </w:r>
            <w:r>
              <w:rPr>
                <w:noProof/>
                <w:webHidden/>
              </w:rPr>
            </w:r>
          </w:ins>
          <w:r>
            <w:rPr>
              <w:noProof/>
              <w:webHidden/>
            </w:rPr>
            <w:fldChar w:fldCharType="separate"/>
          </w:r>
          <w:ins w:id="50" w:author="Rojo" w:date="2021-07-02T14:27:00Z">
            <w:r>
              <w:rPr>
                <w:noProof/>
                <w:webHidden/>
              </w:rPr>
              <w:t>17</w:t>
            </w:r>
            <w:r>
              <w:rPr>
                <w:noProof/>
                <w:webHidden/>
              </w:rPr>
              <w:fldChar w:fldCharType="end"/>
            </w:r>
            <w:r w:rsidRPr="00EA1E9B">
              <w:rPr>
                <w:rStyle w:val="Lienhypertexte"/>
                <w:noProof/>
              </w:rPr>
              <w:fldChar w:fldCharType="end"/>
            </w:r>
          </w:ins>
        </w:p>
        <w:p w14:paraId="274A93F1" w14:textId="77777777" w:rsidR="005E54E6" w:rsidRDefault="005E54E6">
          <w:pPr>
            <w:pStyle w:val="TM4"/>
            <w:tabs>
              <w:tab w:val="left" w:pos="1100"/>
              <w:tab w:val="right" w:leader="underscore" w:pos="9062"/>
            </w:tabs>
            <w:rPr>
              <w:ins w:id="51" w:author="Rojo" w:date="2021-07-02T14:27:00Z"/>
              <w:rFonts w:eastAsiaTheme="minorEastAsia"/>
              <w:noProof/>
              <w:sz w:val="22"/>
              <w:szCs w:val="22"/>
              <w:lang w:eastAsia="fr-FR"/>
            </w:rPr>
          </w:pPr>
          <w:ins w:id="52"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"_Toc76128489"</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i.</w:t>
            </w:r>
            <w:r>
              <w:rPr>
                <w:rFonts w:eastAsiaTheme="minorEastAsia"/>
                <w:noProof/>
                <w:sz w:val="22"/>
                <w:szCs w:val="22"/>
                <w:lang w:eastAsia="fr-FR"/>
              </w:rPr>
              <w:tab/>
            </w:r>
            <w:r w:rsidRPr="00EA1E9B">
              <w:rPr>
                <w:rStyle w:val="Lienhypertexte"/>
                <w:noProof/>
              </w:rPr>
              <w:t>Ajout de personnel « Associé »</w:t>
            </w:r>
            <w:r>
              <w:rPr>
                <w:noProof/>
                <w:webHidden/>
              </w:rPr>
              <w:tab/>
            </w:r>
            <w:r>
              <w:rPr>
                <w:noProof/>
                <w:webHidden/>
              </w:rPr>
              <w:fldChar w:fldCharType="begin"/>
            </w:r>
            <w:r>
              <w:rPr>
                <w:noProof/>
                <w:webHidden/>
              </w:rPr>
              <w:instrText xml:space="preserve"> PAGEREF _Toc76128489 \h </w:instrText>
            </w:r>
            <w:r>
              <w:rPr>
                <w:noProof/>
                <w:webHidden/>
              </w:rPr>
            </w:r>
          </w:ins>
          <w:r>
            <w:rPr>
              <w:noProof/>
              <w:webHidden/>
            </w:rPr>
            <w:fldChar w:fldCharType="separate"/>
          </w:r>
          <w:ins w:id="53" w:author="Rojo" w:date="2021-07-02T14:27:00Z">
            <w:r>
              <w:rPr>
                <w:noProof/>
                <w:webHidden/>
              </w:rPr>
              <w:t>17</w:t>
            </w:r>
            <w:r>
              <w:rPr>
                <w:noProof/>
                <w:webHidden/>
              </w:rPr>
              <w:fldChar w:fldCharType="end"/>
            </w:r>
            <w:r w:rsidRPr="00EA1E9B">
              <w:rPr>
                <w:rStyle w:val="Lienhypertexte"/>
                <w:noProof/>
              </w:rPr>
              <w:fldChar w:fldCharType="end"/>
            </w:r>
          </w:ins>
        </w:p>
        <w:p w14:paraId="731A3973" w14:textId="77777777" w:rsidR="005E54E6" w:rsidRDefault="005E54E6">
          <w:pPr>
            <w:pStyle w:val="TM4"/>
            <w:tabs>
              <w:tab w:val="left" w:pos="1100"/>
              <w:tab w:val="right" w:leader="underscore" w:pos="9062"/>
            </w:tabs>
            <w:rPr>
              <w:ins w:id="54" w:author="Rojo" w:date="2021-07-02T14:27:00Z"/>
              <w:rFonts w:eastAsiaTheme="minorEastAsia"/>
              <w:noProof/>
              <w:sz w:val="22"/>
              <w:szCs w:val="22"/>
              <w:lang w:eastAsia="fr-FR"/>
            </w:rPr>
          </w:pPr>
          <w:ins w:id="55"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"_Toc76128490"</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ii.</w:t>
            </w:r>
            <w:r>
              <w:rPr>
                <w:rFonts w:eastAsiaTheme="minorEastAsia"/>
                <w:noProof/>
                <w:sz w:val="22"/>
                <w:szCs w:val="22"/>
                <w:lang w:eastAsia="fr-FR"/>
              </w:rPr>
              <w:tab/>
            </w:r>
            <w:r w:rsidRPr="00EA1E9B">
              <w:rPr>
                <w:rStyle w:val="Lienhypertexte"/>
                <w:noProof/>
              </w:rPr>
              <w:t>Ajout de personnel « Consultant »</w:t>
            </w:r>
            <w:r>
              <w:rPr>
                <w:noProof/>
                <w:webHidden/>
              </w:rPr>
              <w:tab/>
            </w:r>
            <w:r>
              <w:rPr>
                <w:noProof/>
                <w:webHidden/>
              </w:rPr>
              <w:fldChar w:fldCharType="begin"/>
            </w:r>
            <w:r>
              <w:rPr>
                <w:noProof/>
                <w:webHidden/>
              </w:rPr>
              <w:instrText xml:space="preserve"> PAGEREF _Toc76128490 \h </w:instrText>
            </w:r>
            <w:r>
              <w:rPr>
                <w:noProof/>
                <w:webHidden/>
              </w:rPr>
            </w:r>
          </w:ins>
          <w:r>
            <w:rPr>
              <w:noProof/>
              <w:webHidden/>
            </w:rPr>
            <w:fldChar w:fldCharType="separate"/>
          </w:r>
          <w:ins w:id="56" w:author="Rojo" w:date="2021-07-02T14:27:00Z">
            <w:r>
              <w:rPr>
                <w:noProof/>
                <w:webHidden/>
              </w:rPr>
              <w:t>19</w:t>
            </w:r>
            <w:r>
              <w:rPr>
                <w:noProof/>
                <w:webHidden/>
              </w:rPr>
              <w:fldChar w:fldCharType="end"/>
            </w:r>
            <w:r w:rsidRPr="00EA1E9B">
              <w:rPr>
                <w:rStyle w:val="Lienhypertexte"/>
                <w:noProof/>
              </w:rPr>
              <w:fldChar w:fldCharType="end"/>
            </w:r>
          </w:ins>
        </w:p>
        <w:p w14:paraId="501AD3C2" w14:textId="77777777" w:rsidR="005E54E6" w:rsidRDefault="005E54E6">
          <w:pPr>
            <w:pStyle w:val="TM3"/>
            <w:tabs>
              <w:tab w:val="left" w:pos="1100"/>
              <w:tab w:val="right" w:leader="underscore" w:pos="9062"/>
            </w:tabs>
            <w:rPr>
              <w:ins w:id="57" w:author="Rojo" w:date="2021-07-02T14:27:00Z"/>
              <w:rFonts w:eastAsiaTheme="minorEastAsia"/>
              <w:noProof/>
              <w:sz w:val="22"/>
              <w:szCs w:val="22"/>
              <w:lang w:eastAsia="fr-FR"/>
            </w:rPr>
          </w:pPr>
          <w:ins w:id="58"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"_Toc76128491"</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2.2.</w:t>
            </w:r>
            <w:r>
              <w:rPr>
                <w:rFonts w:eastAsiaTheme="minorEastAsia"/>
                <w:noProof/>
                <w:sz w:val="22"/>
                <w:szCs w:val="22"/>
                <w:lang w:eastAsia="fr-FR"/>
              </w:rPr>
              <w:tab/>
            </w:r>
            <w:r w:rsidRPr="00EA1E9B">
              <w:rPr>
                <w:rStyle w:val="Lienhypertexte"/>
                <w:noProof/>
              </w:rPr>
              <w:t>Modifier le profil d’un personnel</w:t>
            </w:r>
            <w:r>
              <w:rPr>
                <w:noProof/>
                <w:webHidden/>
              </w:rPr>
              <w:tab/>
            </w:r>
            <w:r>
              <w:rPr>
                <w:noProof/>
                <w:webHidden/>
              </w:rPr>
              <w:fldChar w:fldCharType="begin"/>
            </w:r>
            <w:r>
              <w:rPr>
                <w:noProof/>
                <w:webHidden/>
              </w:rPr>
              <w:instrText xml:space="preserve"> PAGEREF _Toc76128491 \h </w:instrText>
            </w:r>
            <w:r>
              <w:rPr>
                <w:noProof/>
                <w:webHidden/>
              </w:rPr>
            </w:r>
          </w:ins>
          <w:r>
            <w:rPr>
              <w:noProof/>
              <w:webHidden/>
            </w:rPr>
            <w:fldChar w:fldCharType="separate"/>
          </w:r>
          <w:ins w:id="59" w:author="Rojo" w:date="2021-07-02T14:27:00Z">
            <w:r>
              <w:rPr>
                <w:noProof/>
                <w:webHidden/>
              </w:rPr>
              <w:t>21</w:t>
            </w:r>
            <w:r>
              <w:rPr>
                <w:noProof/>
                <w:webHidden/>
              </w:rPr>
              <w:fldChar w:fldCharType="end"/>
            </w:r>
            <w:r w:rsidRPr="00EA1E9B">
              <w:rPr>
                <w:rStyle w:val="Lienhypertexte"/>
                <w:noProof/>
              </w:rPr>
              <w:fldChar w:fldCharType="end"/>
            </w:r>
          </w:ins>
        </w:p>
        <w:p w14:paraId="303A915E" w14:textId="77777777" w:rsidR="005E54E6" w:rsidRDefault="005E54E6">
          <w:pPr>
            <w:pStyle w:val="TM4"/>
            <w:tabs>
              <w:tab w:val="left" w:pos="1100"/>
              <w:tab w:val="right" w:leader="underscore" w:pos="9062"/>
            </w:tabs>
            <w:rPr>
              <w:ins w:id="60" w:author="Rojo" w:date="2021-07-02T14:27:00Z"/>
              <w:rFonts w:eastAsiaTheme="minorEastAsia"/>
              <w:noProof/>
              <w:sz w:val="22"/>
              <w:szCs w:val="22"/>
              <w:lang w:eastAsia="fr-FR"/>
            </w:rPr>
          </w:pPr>
          <w:ins w:id="61"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"_Toc76128492"</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bCs/>
                <w:noProof/>
              </w:rPr>
              <w:t>i.</w:t>
            </w:r>
            <w:r>
              <w:rPr>
                <w:rFonts w:eastAsiaTheme="minorEastAsia"/>
                <w:noProof/>
                <w:sz w:val="22"/>
                <w:szCs w:val="22"/>
                <w:lang w:eastAsia="fr-FR"/>
              </w:rPr>
              <w:tab/>
            </w:r>
            <w:r w:rsidRPr="00EA1E9B">
              <w:rPr>
                <w:rStyle w:val="Lienhypertexte"/>
                <w:noProof/>
              </w:rPr>
              <w:t>Modification</w:t>
            </w:r>
            <w:r w:rsidRPr="00EA1E9B">
              <w:rPr>
                <w:rStyle w:val="Lienhypertexte"/>
                <w:bCs/>
                <w:noProof/>
              </w:rPr>
              <w:t xml:space="preserve"> du profil d’un « Associé »</w:t>
            </w:r>
            <w:r>
              <w:rPr>
                <w:noProof/>
                <w:webHidden/>
              </w:rPr>
              <w:tab/>
            </w:r>
            <w:r>
              <w:rPr>
                <w:noProof/>
                <w:webHidden/>
              </w:rPr>
              <w:fldChar w:fldCharType="begin"/>
            </w:r>
            <w:r>
              <w:rPr>
                <w:noProof/>
                <w:webHidden/>
              </w:rPr>
              <w:instrText xml:space="preserve"> PAGEREF _Toc76128492 \h </w:instrText>
            </w:r>
            <w:r>
              <w:rPr>
                <w:noProof/>
                <w:webHidden/>
              </w:rPr>
            </w:r>
          </w:ins>
          <w:r>
            <w:rPr>
              <w:noProof/>
              <w:webHidden/>
            </w:rPr>
            <w:fldChar w:fldCharType="separate"/>
          </w:r>
          <w:ins w:id="62" w:author="Rojo" w:date="2021-07-02T14:27:00Z">
            <w:r>
              <w:rPr>
                <w:noProof/>
                <w:webHidden/>
              </w:rPr>
              <w:t>21</w:t>
            </w:r>
            <w:r>
              <w:rPr>
                <w:noProof/>
                <w:webHidden/>
              </w:rPr>
              <w:fldChar w:fldCharType="end"/>
            </w:r>
            <w:r w:rsidRPr="00EA1E9B">
              <w:rPr>
                <w:rStyle w:val="Lienhypertexte"/>
                <w:noProof/>
              </w:rPr>
              <w:fldChar w:fldCharType="end"/>
            </w:r>
          </w:ins>
        </w:p>
        <w:p w14:paraId="51E79F76" w14:textId="77777777" w:rsidR="005E54E6" w:rsidRDefault="005E54E6">
          <w:pPr>
            <w:pStyle w:val="TM4"/>
            <w:tabs>
              <w:tab w:val="left" w:pos="1100"/>
              <w:tab w:val="right" w:leader="underscore" w:pos="9062"/>
            </w:tabs>
            <w:rPr>
              <w:ins w:id="63" w:author="Rojo" w:date="2021-07-02T14:27:00Z"/>
              <w:rFonts w:eastAsiaTheme="minorEastAsia"/>
              <w:noProof/>
              <w:sz w:val="22"/>
              <w:szCs w:val="22"/>
              <w:lang w:eastAsia="fr-FR"/>
            </w:rPr>
          </w:pPr>
          <w:ins w:id="64"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"_Toc76128493"</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bCs/>
                <w:noProof/>
              </w:rPr>
              <w:t>ii.</w:t>
            </w:r>
            <w:r>
              <w:rPr>
                <w:rFonts w:eastAsiaTheme="minorEastAsia"/>
                <w:noProof/>
                <w:sz w:val="22"/>
                <w:szCs w:val="22"/>
                <w:lang w:eastAsia="fr-FR"/>
              </w:rPr>
              <w:tab/>
            </w:r>
            <w:r w:rsidRPr="00EA1E9B">
              <w:rPr>
                <w:rStyle w:val="Lienhypertexte"/>
                <w:bCs/>
                <w:noProof/>
              </w:rPr>
              <w:t>Modification du profil d’un « Consultant »</w:t>
            </w:r>
            <w:r>
              <w:rPr>
                <w:noProof/>
                <w:webHidden/>
              </w:rPr>
              <w:tab/>
            </w:r>
            <w:r>
              <w:rPr>
                <w:noProof/>
                <w:webHidden/>
              </w:rPr>
              <w:fldChar w:fldCharType="begin"/>
            </w:r>
            <w:r>
              <w:rPr>
                <w:noProof/>
                <w:webHidden/>
              </w:rPr>
              <w:instrText xml:space="preserve"> PAGEREF _Toc76128493 \h </w:instrText>
            </w:r>
            <w:r>
              <w:rPr>
                <w:noProof/>
                <w:webHidden/>
              </w:rPr>
            </w:r>
          </w:ins>
          <w:r>
            <w:rPr>
              <w:noProof/>
              <w:webHidden/>
            </w:rPr>
            <w:fldChar w:fldCharType="separate"/>
          </w:r>
          <w:ins w:id="65" w:author="Rojo" w:date="2021-07-02T14:27:00Z">
            <w:r>
              <w:rPr>
                <w:noProof/>
                <w:webHidden/>
              </w:rPr>
              <w:t>23</w:t>
            </w:r>
            <w:r>
              <w:rPr>
                <w:noProof/>
                <w:webHidden/>
              </w:rPr>
              <w:fldChar w:fldCharType="end"/>
            </w:r>
            <w:r w:rsidRPr="00EA1E9B">
              <w:rPr>
                <w:rStyle w:val="Lienhypertexte"/>
                <w:noProof/>
              </w:rPr>
              <w:fldChar w:fldCharType="end"/>
            </w:r>
          </w:ins>
        </w:p>
        <w:p w14:paraId="3DDD4351" w14:textId="77777777" w:rsidR="005E54E6" w:rsidRDefault="005E54E6">
          <w:pPr>
            <w:pStyle w:val="TM3"/>
            <w:tabs>
              <w:tab w:val="left" w:pos="1100"/>
              <w:tab w:val="right" w:leader="underscore" w:pos="9062"/>
            </w:tabs>
            <w:rPr>
              <w:ins w:id="66" w:author="Rojo" w:date="2021-07-02T14:27:00Z"/>
              <w:rFonts w:eastAsiaTheme="minorEastAsia"/>
              <w:noProof/>
              <w:sz w:val="22"/>
              <w:szCs w:val="22"/>
              <w:lang w:eastAsia="fr-FR"/>
            </w:rPr>
          </w:pPr>
          <w:ins w:id="67"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"_Toc76128494"</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bCs/>
                <w:noProof/>
              </w:rPr>
              <w:t>2.3.</w:t>
            </w:r>
            <w:r>
              <w:rPr>
                <w:rFonts w:eastAsiaTheme="minorEastAsia"/>
                <w:noProof/>
                <w:sz w:val="22"/>
                <w:szCs w:val="22"/>
                <w:lang w:eastAsia="fr-FR"/>
              </w:rPr>
              <w:tab/>
            </w:r>
            <w:r w:rsidRPr="00EA1E9B">
              <w:rPr>
                <w:rStyle w:val="Lienhypertexte"/>
                <w:bCs/>
                <w:noProof/>
              </w:rPr>
              <w:t>Supprimer un personnel</w:t>
            </w:r>
            <w:r>
              <w:rPr>
                <w:noProof/>
                <w:webHidden/>
              </w:rPr>
              <w:tab/>
            </w:r>
            <w:r>
              <w:rPr>
                <w:noProof/>
                <w:webHidden/>
              </w:rPr>
              <w:fldChar w:fldCharType="begin"/>
            </w:r>
            <w:r>
              <w:rPr>
                <w:noProof/>
                <w:webHidden/>
              </w:rPr>
              <w:instrText xml:space="preserve"> PAGEREF _Toc76128494 \h </w:instrText>
            </w:r>
            <w:r>
              <w:rPr>
                <w:noProof/>
                <w:webHidden/>
              </w:rPr>
            </w:r>
          </w:ins>
          <w:r>
            <w:rPr>
              <w:noProof/>
              <w:webHidden/>
            </w:rPr>
            <w:fldChar w:fldCharType="separate"/>
          </w:r>
          <w:ins w:id="68" w:author="Rojo" w:date="2021-07-02T14:27:00Z">
            <w:r>
              <w:rPr>
                <w:noProof/>
                <w:webHidden/>
              </w:rPr>
              <w:t>24</w:t>
            </w:r>
            <w:r>
              <w:rPr>
                <w:noProof/>
                <w:webHidden/>
              </w:rPr>
              <w:fldChar w:fldCharType="end"/>
            </w:r>
            <w:r w:rsidRPr="00EA1E9B">
              <w:rPr>
                <w:rStyle w:val="Lienhypertexte"/>
                <w:noProof/>
              </w:rPr>
              <w:fldChar w:fldCharType="end"/>
            </w:r>
          </w:ins>
        </w:p>
        <w:p w14:paraId="6C6C3EE8" w14:textId="77777777" w:rsidR="005E54E6" w:rsidRDefault="005E54E6">
          <w:pPr>
            <w:pStyle w:val="TM3"/>
            <w:tabs>
              <w:tab w:val="left" w:pos="1100"/>
              <w:tab w:val="right" w:leader="underscore" w:pos="9062"/>
            </w:tabs>
            <w:rPr>
              <w:ins w:id="69" w:author="Rojo" w:date="2021-07-02T14:27:00Z"/>
              <w:rFonts w:eastAsiaTheme="minorEastAsia"/>
              <w:noProof/>
              <w:sz w:val="22"/>
              <w:szCs w:val="22"/>
              <w:lang w:eastAsia="fr-FR"/>
            </w:rPr>
          </w:pPr>
          <w:ins w:id="70"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"_Toc76128495"</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bCs/>
                <w:noProof/>
              </w:rPr>
              <w:t>2.4.</w:t>
            </w:r>
            <w:r>
              <w:rPr>
                <w:rFonts w:eastAsiaTheme="minorEastAsia"/>
                <w:noProof/>
                <w:sz w:val="22"/>
                <w:szCs w:val="22"/>
                <w:lang w:eastAsia="fr-FR"/>
              </w:rPr>
              <w:tab/>
            </w:r>
            <w:r w:rsidRPr="00EA1E9B">
              <w:rPr>
                <w:rStyle w:val="Lienhypertexte"/>
                <w:bCs/>
                <w:noProof/>
              </w:rPr>
              <w:t>Gérer la demande d’habilitation d’un personnel</w:t>
            </w:r>
            <w:r>
              <w:rPr>
                <w:noProof/>
                <w:webHidden/>
              </w:rPr>
              <w:tab/>
            </w:r>
            <w:r>
              <w:rPr>
                <w:noProof/>
                <w:webHidden/>
              </w:rPr>
              <w:fldChar w:fldCharType="begin"/>
            </w:r>
            <w:r>
              <w:rPr>
                <w:noProof/>
                <w:webHidden/>
              </w:rPr>
              <w:instrText xml:space="preserve"> PAGEREF _Toc76128495 \h </w:instrText>
            </w:r>
            <w:r>
              <w:rPr>
                <w:noProof/>
                <w:webHidden/>
              </w:rPr>
            </w:r>
          </w:ins>
          <w:r>
            <w:rPr>
              <w:noProof/>
              <w:webHidden/>
            </w:rPr>
            <w:fldChar w:fldCharType="separate"/>
          </w:r>
          <w:ins w:id="71" w:author="Rojo" w:date="2021-07-02T14:27:00Z">
            <w:r>
              <w:rPr>
                <w:noProof/>
                <w:webHidden/>
              </w:rPr>
              <w:t>25</w:t>
            </w:r>
            <w:r>
              <w:rPr>
                <w:noProof/>
                <w:webHidden/>
              </w:rPr>
              <w:fldChar w:fldCharType="end"/>
            </w:r>
            <w:r w:rsidRPr="00EA1E9B">
              <w:rPr>
                <w:rStyle w:val="Lienhypertexte"/>
                <w:noProof/>
              </w:rPr>
              <w:fldChar w:fldCharType="end"/>
            </w:r>
          </w:ins>
        </w:p>
        <w:p w14:paraId="0FB64B3C" w14:textId="77777777" w:rsidR="005E54E6" w:rsidRDefault="005E54E6">
          <w:pPr>
            <w:pStyle w:val="TM4"/>
            <w:tabs>
              <w:tab w:val="left" w:pos="1100"/>
              <w:tab w:val="right" w:leader="underscore" w:pos="9062"/>
            </w:tabs>
            <w:rPr>
              <w:ins w:id="72" w:author="Rojo" w:date="2021-07-02T14:27:00Z"/>
              <w:rFonts w:eastAsiaTheme="minorEastAsia"/>
              <w:noProof/>
              <w:sz w:val="22"/>
              <w:szCs w:val="22"/>
              <w:lang w:eastAsia="fr-FR"/>
            </w:rPr>
          </w:pPr>
          <w:ins w:id="73"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"_Toc76128496"</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i.</w:t>
            </w:r>
            <w:r>
              <w:rPr>
                <w:rFonts w:eastAsiaTheme="minorEastAsia"/>
                <w:noProof/>
                <w:sz w:val="22"/>
                <w:szCs w:val="22"/>
                <w:lang w:eastAsia="fr-FR"/>
              </w:rPr>
              <w:tab/>
            </w:r>
            <w:r w:rsidRPr="00EA1E9B">
              <w:rPr>
                <w:rStyle w:val="Lienhypertexte"/>
                <w:noProof/>
              </w:rPr>
              <w:t>Page d’ajout d’une nouvelle demande</w:t>
            </w:r>
            <w:r>
              <w:rPr>
                <w:noProof/>
                <w:webHidden/>
              </w:rPr>
              <w:tab/>
            </w:r>
            <w:r>
              <w:rPr>
                <w:noProof/>
                <w:webHidden/>
              </w:rPr>
              <w:fldChar w:fldCharType="begin"/>
            </w:r>
            <w:r>
              <w:rPr>
                <w:noProof/>
                <w:webHidden/>
              </w:rPr>
              <w:instrText xml:space="preserve"> PAGEREF _Toc76128496 \h </w:instrText>
            </w:r>
            <w:r>
              <w:rPr>
                <w:noProof/>
                <w:webHidden/>
              </w:rPr>
            </w:r>
          </w:ins>
          <w:r>
            <w:rPr>
              <w:noProof/>
              <w:webHidden/>
            </w:rPr>
            <w:fldChar w:fldCharType="separate"/>
          </w:r>
          <w:ins w:id="74" w:author="Rojo" w:date="2021-07-02T14:27:00Z">
            <w:r>
              <w:rPr>
                <w:noProof/>
                <w:webHidden/>
              </w:rPr>
              <w:t>27</w:t>
            </w:r>
            <w:r>
              <w:rPr>
                <w:noProof/>
                <w:webHidden/>
              </w:rPr>
              <w:fldChar w:fldCharType="end"/>
            </w:r>
            <w:r w:rsidRPr="00EA1E9B">
              <w:rPr>
                <w:rStyle w:val="Lienhypertexte"/>
                <w:noProof/>
              </w:rPr>
              <w:fldChar w:fldCharType="end"/>
            </w:r>
          </w:ins>
        </w:p>
        <w:p w14:paraId="5F710780" w14:textId="77777777" w:rsidR="005E54E6" w:rsidRDefault="005E54E6">
          <w:pPr>
            <w:pStyle w:val="TM4"/>
            <w:tabs>
              <w:tab w:val="left" w:pos="1100"/>
              <w:tab w:val="right" w:leader="underscore" w:pos="9062"/>
            </w:tabs>
            <w:rPr>
              <w:ins w:id="75" w:author="Rojo" w:date="2021-07-02T14:27:00Z"/>
              <w:rFonts w:eastAsiaTheme="minorEastAsia"/>
              <w:noProof/>
              <w:sz w:val="22"/>
              <w:szCs w:val="22"/>
              <w:lang w:eastAsia="fr-FR"/>
            </w:rPr>
          </w:pPr>
          <w:ins w:id="76"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"_Toc76128497"</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ii.</w:t>
            </w:r>
            <w:r>
              <w:rPr>
                <w:rFonts w:eastAsiaTheme="minorEastAsia"/>
                <w:noProof/>
                <w:sz w:val="22"/>
                <w:szCs w:val="22"/>
                <w:lang w:eastAsia="fr-FR"/>
              </w:rPr>
              <w:tab/>
            </w:r>
            <w:r w:rsidRPr="00EA1E9B">
              <w:rPr>
                <w:rStyle w:val="Lienhypertexte"/>
                <w:noProof/>
              </w:rPr>
              <w:t>Modifier la demande d’habilitation</w:t>
            </w:r>
            <w:r>
              <w:rPr>
                <w:noProof/>
                <w:webHidden/>
              </w:rPr>
              <w:tab/>
            </w:r>
            <w:r>
              <w:rPr>
                <w:noProof/>
                <w:webHidden/>
              </w:rPr>
              <w:fldChar w:fldCharType="begin"/>
            </w:r>
            <w:r>
              <w:rPr>
                <w:noProof/>
                <w:webHidden/>
              </w:rPr>
              <w:instrText xml:space="preserve"> PAGEREF _Toc76128497 \h </w:instrText>
            </w:r>
            <w:r>
              <w:rPr>
                <w:noProof/>
                <w:webHidden/>
              </w:rPr>
            </w:r>
          </w:ins>
          <w:r>
            <w:rPr>
              <w:noProof/>
              <w:webHidden/>
            </w:rPr>
            <w:fldChar w:fldCharType="separate"/>
          </w:r>
          <w:ins w:id="77" w:author="Rojo" w:date="2021-07-02T14:27:00Z">
            <w:r>
              <w:rPr>
                <w:noProof/>
                <w:webHidden/>
              </w:rPr>
              <w:t>30</w:t>
            </w:r>
            <w:r>
              <w:rPr>
                <w:noProof/>
                <w:webHidden/>
              </w:rPr>
              <w:fldChar w:fldCharType="end"/>
            </w:r>
            <w:r w:rsidRPr="00EA1E9B">
              <w:rPr>
                <w:rStyle w:val="Lienhypertexte"/>
                <w:noProof/>
              </w:rPr>
              <w:fldChar w:fldCharType="end"/>
            </w:r>
          </w:ins>
        </w:p>
        <w:p w14:paraId="0E399704" w14:textId="77777777" w:rsidR="005E54E6" w:rsidRDefault="005E54E6">
          <w:pPr>
            <w:pStyle w:val="TM4"/>
            <w:tabs>
              <w:tab w:val="left" w:pos="1100"/>
              <w:tab w:val="right" w:leader="underscore" w:pos="9062"/>
            </w:tabs>
            <w:rPr>
              <w:ins w:id="78" w:author="Rojo" w:date="2021-07-02T14:27:00Z"/>
              <w:rFonts w:eastAsiaTheme="minorEastAsia"/>
              <w:noProof/>
              <w:sz w:val="22"/>
              <w:szCs w:val="22"/>
              <w:lang w:eastAsia="fr-FR"/>
            </w:rPr>
          </w:pPr>
          <w:ins w:id="79"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"_Toc76128498"</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iii.</w:t>
            </w:r>
            <w:r>
              <w:rPr>
                <w:rFonts w:eastAsiaTheme="minorEastAsia"/>
                <w:noProof/>
                <w:sz w:val="22"/>
                <w:szCs w:val="22"/>
                <w:lang w:eastAsia="fr-FR"/>
              </w:rPr>
              <w:tab/>
            </w:r>
            <w:r w:rsidRPr="00EA1E9B">
              <w:rPr>
                <w:rStyle w:val="Lienhypertexte"/>
                <w:noProof/>
              </w:rPr>
              <w:t>Aperçu de la fiche de demande d’habilitation</w:t>
            </w:r>
            <w:r>
              <w:rPr>
                <w:noProof/>
                <w:webHidden/>
              </w:rPr>
              <w:tab/>
            </w:r>
            <w:r>
              <w:rPr>
                <w:noProof/>
                <w:webHidden/>
              </w:rPr>
              <w:fldChar w:fldCharType="begin"/>
            </w:r>
            <w:r>
              <w:rPr>
                <w:noProof/>
                <w:webHidden/>
              </w:rPr>
              <w:instrText xml:space="preserve"> PAGEREF _Toc76128498 \h </w:instrText>
            </w:r>
            <w:r>
              <w:rPr>
                <w:noProof/>
                <w:webHidden/>
              </w:rPr>
            </w:r>
          </w:ins>
          <w:r>
            <w:rPr>
              <w:noProof/>
              <w:webHidden/>
            </w:rPr>
            <w:fldChar w:fldCharType="separate"/>
          </w:r>
          <w:ins w:id="80" w:author="Rojo" w:date="2021-07-02T14:27:00Z">
            <w:r>
              <w:rPr>
                <w:noProof/>
                <w:webHidden/>
              </w:rPr>
              <w:t>32</w:t>
            </w:r>
            <w:r>
              <w:rPr>
                <w:noProof/>
                <w:webHidden/>
              </w:rPr>
              <w:fldChar w:fldCharType="end"/>
            </w:r>
            <w:r w:rsidRPr="00EA1E9B">
              <w:rPr>
                <w:rStyle w:val="Lienhypertexte"/>
                <w:noProof/>
              </w:rPr>
              <w:fldChar w:fldCharType="end"/>
            </w:r>
          </w:ins>
        </w:p>
        <w:p w14:paraId="52631BF1" w14:textId="77777777" w:rsidR="005E54E6" w:rsidRDefault="005E54E6">
          <w:pPr>
            <w:pStyle w:val="TM3"/>
            <w:tabs>
              <w:tab w:val="left" w:pos="1100"/>
              <w:tab w:val="right" w:leader="underscore" w:pos="9062"/>
            </w:tabs>
            <w:rPr>
              <w:ins w:id="81" w:author="Rojo" w:date="2021-07-02T14:27:00Z"/>
              <w:rFonts w:eastAsiaTheme="minorEastAsia"/>
              <w:noProof/>
              <w:sz w:val="22"/>
              <w:szCs w:val="22"/>
              <w:lang w:eastAsia="fr-FR"/>
            </w:rPr>
          </w:pPr>
          <w:ins w:id="82"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"_Toc76128499"</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2.5.</w:t>
            </w:r>
            <w:r>
              <w:rPr>
                <w:rFonts w:eastAsiaTheme="minorEastAsia"/>
                <w:noProof/>
                <w:sz w:val="22"/>
                <w:szCs w:val="22"/>
                <w:lang w:eastAsia="fr-FR"/>
              </w:rPr>
              <w:tab/>
            </w:r>
            <w:r w:rsidRPr="00EA1E9B">
              <w:rPr>
                <w:rStyle w:val="Lienhypertexte"/>
                <w:noProof/>
              </w:rPr>
              <w:t>Liste du personnel</w:t>
            </w:r>
            <w:r>
              <w:rPr>
                <w:noProof/>
                <w:webHidden/>
              </w:rPr>
              <w:tab/>
            </w:r>
            <w:r>
              <w:rPr>
                <w:noProof/>
                <w:webHidden/>
              </w:rPr>
              <w:fldChar w:fldCharType="begin"/>
            </w:r>
            <w:r>
              <w:rPr>
                <w:noProof/>
                <w:webHidden/>
              </w:rPr>
              <w:instrText xml:space="preserve"> PAGEREF _Toc76128499 \h </w:instrText>
            </w:r>
            <w:r>
              <w:rPr>
                <w:noProof/>
                <w:webHidden/>
              </w:rPr>
            </w:r>
          </w:ins>
          <w:r>
            <w:rPr>
              <w:noProof/>
              <w:webHidden/>
            </w:rPr>
            <w:fldChar w:fldCharType="separate"/>
          </w:r>
          <w:ins w:id="83" w:author="Rojo" w:date="2021-07-02T14:27:00Z">
            <w:r>
              <w:rPr>
                <w:noProof/>
                <w:webHidden/>
              </w:rPr>
              <w:t>34</w:t>
            </w:r>
            <w:r>
              <w:rPr>
                <w:noProof/>
                <w:webHidden/>
              </w:rPr>
              <w:fldChar w:fldCharType="end"/>
            </w:r>
            <w:r w:rsidRPr="00EA1E9B">
              <w:rPr>
                <w:rStyle w:val="Lienhypertexte"/>
                <w:noProof/>
              </w:rPr>
              <w:fldChar w:fldCharType="end"/>
            </w:r>
          </w:ins>
        </w:p>
        <w:p w14:paraId="3F33BBD3" w14:textId="77777777" w:rsidR="005E54E6" w:rsidRDefault="005E54E6">
          <w:pPr>
            <w:pStyle w:val="TM4"/>
            <w:tabs>
              <w:tab w:val="left" w:pos="1100"/>
              <w:tab w:val="right" w:leader="underscore" w:pos="9062"/>
            </w:tabs>
            <w:rPr>
              <w:ins w:id="84" w:author="Rojo" w:date="2021-07-02T14:27:00Z"/>
              <w:rFonts w:eastAsiaTheme="minorEastAsia"/>
              <w:noProof/>
              <w:sz w:val="22"/>
              <w:szCs w:val="22"/>
              <w:lang w:eastAsia="fr-FR"/>
            </w:rPr>
          </w:pPr>
          <w:ins w:id="85"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"_Toc76128500"</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i.</w:t>
            </w:r>
            <w:r>
              <w:rPr>
                <w:rFonts w:eastAsiaTheme="minorEastAsia"/>
                <w:noProof/>
                <w:sz w:val="22"/>
                <w:szCs w:val="22"/>
                <w:lang w:eastAsia="fr-FR"/>
              </w:rPr>
              <w:tab/>
            </w:r>
            <w:r w:rsidRPr="00EA1E9B">
              <w:rPr>
                <w:rStyle w:val="Lienhypertexte"/>
                <w:noProof/>
              </w:rPr>
              <w:t>Habilités</w:t>
            </w:r>
            <w:r>
              <w:rPr>
                <w:noProof/>
                <w:webHidden/>
              </w:rPr>
              <w:tab/>
            </w:r>
            <w:r>
              <w:rPr>
                <w:noProof/>
                <w:webHidden/>
              </w:rPr>
              <w:fldChar w:fldCharType="begin"/>
            </w:r>
            <w:r>
              <w:rPr>
                <w:noProof/>
                <w:webHidden/>
              </w:rPr>
              <w:instrText xml:space="preserve"> PAGEREF _Toc76128500 \h </w:instrText>
            </w:r>
            <w:r>
              <w:rPr>
                <w:noProof/>
                <w:webHidden/>
              </w:rPr>
            </w:r>
          </w:ins>
          <w:r>
            <w:rPr>
              <w:noProof/>
              <w:webHidden/>
            </w:rPr>
            <w:fldChar w:fldCharType="separate"/>
          </w:r>
          <w:ins w:id="86" w:author="Rojo" w:date="2021-07-02T14:27:00Z">
            <w:r>
              <w:rPr>
                <w:noProof/>
                <w:webHidden/>
              </w:rPr>
              <w:t>34</w:t>
            </w:r>
            <w:r>
              <w:rPr>
                <w:noProof/>
                <w:webHidden/>
              </w:rPr>
              <w:fldChar w:fldCharType="end"/>
            </w:r>
            <w:r w:rsidRPr="00EA1E9B">
              <w:rPr>
                <w:rStyle w:val="Lienhypertexte"/>
                <w:noProof/>
              </w:rPr>
              <w:fldChar w:fldCharType="end"/>
            </w:r>
          </w:ins>
        </w:p>
        <w:p w14:paraId="3EB96E3C" w14:textId="77777777" w:rsidR="005E54E6" w:rsidRDefault="005E54E6">
          <w:pPr>
            <w:pStyle w:val="TM4"/>
            <w:tabs>
              <w:tab w:val="left" w:pos="1100"/>
              <w:tab w:val="right" w:leader="underscore" w:pos="9062"/>
            </w:tabs>
            <w:rPr>
              <w:ins w:id="87" w:author="Rojo" w:date="2021-07-02T14:27:00Z"/>
              <w:rFonts w:eastAsiaTheme="minorEastAsia"/>
              <w:noProof/>
              <w:sz w:val="22"/>
              <w:szCs w:val="22"/>
              <w:lang w:eastAsia="fr-FR"/>
            </w:rPr>
          </w:pPr>
          <w:ins w:id="88"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"_Toc76128501"</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ii.</w:t>
            </w:r>
            <w:r>
              <w:rPr>
                <w:rFonts w:eastAsiaTheme="minorEastAsia"/>
                <w:noProof/>
                <w:sz w:val="22"/>
                <w:szCs w:val="22"/>
                <w:lang w:eastAsia="fr-FR"/>
              </w:rPr>
              <w:tab/>
            </w:r>
            <w:r w:rsidRPr="00EA1E9B">
              <w:rPr>
                <w:rStyle w:val="Lienhypertexte"/>
                <w:noProof/>
              </w:rPr>
              <w:t>A désactiver</w:t>
            </w:r>
            <w:r>
              <w:rPr>
                <w:noProof/>
                <w:webHidden/>
              </w:rPr>
              <w:tab/>
            </w:r>
            <w:r>
              <w:rPr>
                <w:noProof/>
                <w:webHidden/>
              </w:rPr>
              <w:fldChar w:fldCharType="begin"/>
            </w:r>
            <w:r>
              <w:rPr>
                <w:noProof/>
                <w:webHidden/>
              </w:rPr>
              <w:instrText xml:space="preserve"> PAGEREF _Toc76128501 \h </w:instrText>
            </w:r>
            <w:r>
              <w:rPr>
                <w:noProof/>
                <w:webHidden/>
              </w:rPr>
            </w:r>
          </w:ins>
          <w:r>
            <w:rPr>
              <w:noProof/>
              <w:webHidden/>
            </w:rPr>
            <w:fldChar w:fldCharType="separate"/>
          </w:r>
          <w:ins w:id="89" w:author="Rojo" w:date="2021-07-02T14:27:00Z">
            <w:r>
              <w:rPr>
                <w:noProof/>
                <w:webHidden/>
              </w:rPr>
              <w:t>35</w:t>
            </w:r>
            <w:r>
              <w:rPr>
                <w:noProof/>
                <w:webHidden/>
              </w:rPr>
              <w:fldChar w:fldCharType="end"/>
            </w:r>
            <w:r w:rsidRPr="00EA1E9B">
              <w:rPr>
                <w:rStyle w:val="Lienhypertexte"/>
                <w:noProof/>
              </w:rPr>
              <w:fldChar w:fldCharType="end"/>
            </w:r>
          </w:ins>
        </w:p>
        <w:p w14:paraId="6AC6D2CE" w14:textId="77777777" w:rsidR="005E54E6" w:rsidRDefault="005E54E6">
          <w:pPr>
            <w:pStyle w:val="TM4"/>
            <w:tabs>
              <w:tab w:val="left" w:pos="1100"/>
              <w:tab w:val="right" w:leader="underscore" w:pos="9062"/>
            </w:tabs>
            <w:rPr>
              <w:ins w:id="90" w:author="Rojo" w:date="2021-07-02T14:27:00Z"/>
              <w:rFonts w:eastAsiaTheme="minorEastAsia"/>
              <w:noProof/>
              <w:sz w:val="22"/>
              <w:szCs w:val="22"/>
              <w:lang w:eastAsia="fr-FR"/>
            </w:rPr>
          </w:pPr>
          <w:ins w:id="91"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"_Toc76128502"</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iii.</w:t>
            </w:r>
            <w:r>
              <w:rPr>
                <w:rFonts w:eastAsiaTheme="minorEastAsia"/>
                <w:noProof/>
                <w:sz w:val="22"/>
                <w:szCs w:val="22"/>
                <w:lang w:eastAsia="fr-FR"/>
              </w:rPr>
              <w:tab/>
            </w:r>
            <w:r w:rsidRPr="00EA1E9B">
              <w:rPr>
                <w:rStyle w:val="Lienhypertexte"/>
                <w:noProof/>
              </w:rPr>
              <w:t>Déshabilités</w:t>
            </w:r>
            <w:r>
              <w:rPr>
                <w:noProof/>
                <w:webHidden/>
              </w:rPr>
              <w:tab/>
            </w:r>
            <w:r>
              <w:rPr>
                <w:noProof/>
                <w:webHidden/>
              </w:rPr>
              <w:fldChar w:fldCharType="begin"/>
            </w:r>
            <w:r>
              <w:rPr>
                <w:noProof/>
                <w:webHidden/>
              </w:rPr>
              <w:instrText xml:space="preserve"> PAGEREF _Toc76128502 \h </w:instrText>
            </w:r>
            <w:r>
              <w:rPr>
                <w:noProof/>
                <w:webHidden/>
              </w:rPr>
            </w:r>
          </w:ins>
          <w:r>
            <w:rPr>
              <w:noProof/>
              <w:webHidden/>
            </w:rPr>
            <w:fldChar w:fldCharType="separate"/>
          </w:r>
          <w:ins w:id="92" w:author="Rojo" w:date="2021-07-02T14:27:00Z">
            <w:r>
              <w:rPr>
                <w:noProof/>
                <w:webHidden/>
              </w:rPr>
              <w:t>36</w:t>
            </w:r>
            <w:r>
              <w:rPr>
                <w:noProof/>
                <w:webHidden/>
              </w:rPr>
              <w:fldChar w:fldCharType="end"/>
            </w:r>
            <w:r w:rsidRPr="00EA1E9B">
              <w:rPr>
                <w:rStyle w:val="Lienhypertexte"/>
                <w:noProof/>
              </w:rPr>
              <w:fldChar w:fldCharType="end"/>
            </w:r>
          </w:ins>
        </w:p>
        <w:p w14:paraId="68920EF6" w14:textId="77777777" w:rsidR="005E54E6" w:rsidRDefault="005E54E6">
          <w:pPr>
            <w:pStyle w:val="TM3"/>
            <w:tabs>
              <w:tab w:val="left" w:pos="1100"/>
              <w:tab w:val="right" w:leader="underscore" w:pos="9062"/>
            </w:tabs>
            <w:rPr>
              <w:ins w:id="93" w:author="Rojo" w:date="2021-07-02T14:27:00Z"/>
              <w:rFonts w:eastAsiaTheme="minorEastAsia"/>
              <w:noProof/>
              <w:sz w:val="22"/>
              <w:szCs w:val="22"/>
              <w:lang w:eastAsia="fr-FR"/>
            </w:rPr>
          </w:pPr>
          <w:ins w:id="94"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"_Toc76128503"</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2.6.</w:t>
            </w:r>
            <w:r>
              <w:rPr>
                <w:rFonts w:eastAsiaTheme="minorEastAsia"/>
                <w:noProof/>
                <w:sz w:val="22"/>
                <w:szCs w:val="22"/>
                <w:lang w:eastAsia="fr-FR"/>
              </w:rPr>
              <w:tab/>
            </w:r>
            <w:r w:rsidRPr="00EA1E9B">
              <w:rPr>
                <w:rStyle w:val="Lienhypertexte"/>
                <w:noProof/>
              </w:rPr>
              <w:t>Restaurer les personnes archivées</w:t>
            </w:r>
            <w:r>
              <w:rPr>
                <w:noProof/>
                <w:webHidden/>
              </w:rPr>
              <w:tab/>
            </w:r>
            <w:r>
              <w:rPr>
                <w:noProof/>
                <w:webHidden/>
              </w:rPr>
              <w:fldChar w:fldCharType="begin"/>
            </w:r>
            <w:r>
              <w:rPr>
                <w:noProof/>
                <w:webHidden/>
              </w:rPr>
              <w:instrText xml:space="preserve"> PAGEREF _Toc76128503 \h </w:instrText>
            </w:r>
            <w:r>
              <w:rPr>
                <w:noProof/>
                <w:webHidden/>
              </w:rPr>
            </w:r>
          </w:ins>
          <w:r>
            <w:rPr>
              <w:noProof/>
              <w:webHidden/>
            </w:rPr>
            <w:fldChar w:fldCharType="separate"/>
          </w:r>
          <w:ins w:id="95" w:author="Rojo" w:date="2021-07-02T14:27:00Z">
            <w:r>
              <w:rPr>
                <w:noProof/>
                <w:webHidden/>
              </w:rPr>
              <w:t>38</w:t>
            </w:r>
            <w:r>
              <w:rPr>
                <w:noProof/>
                <w:webHidden/>
              </w:rPr>
              <w:fldChar w:fldCharType="end"/>
            </w:r>
            <w:r w:rsidRPr="00EA1E9B">
              <w:rPr>
                <w:rStyle w:val="Lienhypertexte"/>
                <w:noProof/>
              </w:rPr>
              <w:fldChar w:fldCharType="end"/>
            </w:r>
          </w:ins>
        </w:p>
        <w:p w14:paraId="4654E363" w14:textId="77777777" w:rsidR="005E54E6" w:rsidRDefault="005E54E6">
          <w:pPr>
            <w:pStyle w:val="TM2"/>
            <w:tabs>
              <w:tab w:val="left" w:pos="660"/>
              <w:tab w:val="right" w:leader="underscore" w:pos="9062"/>
            </w:tabs>
            <w:rPr>
              <w:ins w:id="96" w:author="Rojo" w:date="2021-07-02T14:27:00Z"/>
              <w:rFonts w:eastAsiaTheme="minorEastAsia"/>
              <w:b w:val="0"/>
              <w:bCs w:val="0"/>
              <w:noProof/>
              <w:lang w:eastAsia="fr-FR"/>
            </w:rPr>
          </w:pPr>
          <w:ins w:id="97"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"_Toc76128504"</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3.</w:t>
            </w:r>
            <w:r>
              <w:rPr>
                <w:rFonts w:eastAsiaTheme="minorEastAsia"/>
                <w:b w:val="0"/>
                <w:bCs w:val="0"/>
                <w:noProof/>
                <w:lang w:eastAsia="fr-FR"/>
              </w:rPr>
              <w:tab/>
            </w:r>
            <w:r w:rsidRPr="00EA1E9B">
              <w:rPr>
                <w:rStyle w:val="Lienhypertexte"/>
                <w:noProof/>
              </w:rPr>
              <w:t>Interface Manager</w:t>
            </w:r>
            <w:r>
              <w:rPr>
                <w:noProof/>
                <w:webHidden/>
              </w:rPr>
              <w:tab/>
            </w:r>
            <w:r>
              <w:rPr>
                <w:noProof/>
                <w:webHidden/>
              </w:rPr>
              <w:fldChar w:fldCharType="begin"/>
            </w:r>
            <w:r>
              <w:rPr>
                <w:noProof/>
                <w:webHidden/>
              </w:rPr>
              <w:instrText xml:space="preserve"> PAGEREF _Toc76128504 \h </w:instrText>
            </w:r>
            <w:r>
              <w:rPr>
                <w:noProof/>
                <w:webHidden/>
              </w:rPr>
            </w:r>
          </w:ins>
          <w:r>
            <w:rPr>
              <w:noProof/>
              <w:webHidden/>
            </w:rPr>
            <w:fldChar w:fldCharType="separate"/>
          </w:r>
          <w:ins w:id="98" w:author="Rojo" w:date="2021-07-02T14:27:00Z">
            <w:r>
              <w:rPr>
                <w:noProof/>
                <w:webHidden/>
              </w:rPr>
              <w:t>39</w:t>
            </w:r>
            <w:r>
              <w:rPr>
                <w:noProof/>
                <w:webHidden/>
              </w:rPr>
              <w:fldChar w:fldCharType="end"/>
            </w:r>
            <w:r w:rsidRPr="00EA1E9B">
              <w:rPr>
                <w:rStyle w:val="Lienhypertexte"/>
                <w:noProof/>
              </w:rPr>
              <w:fldChar w:fldCharType="end"/>
            </w:r>
          </w:ins>
        </w:p>
        <w:p w14:paraId="41A415A5" w14:textId="77777777" w:rsidR="005E54E6" w:rsidRDefault="005E54E6">
          <w:pPr>
            <w:pStyle w:val="TM3"/>
            <w:tabs>
              <w:tab w:val="left" w:pos="1100"/>
              <w:tab w:val="right" w:leader="underscore" w:pos="9062"/>
            </w:tabs>
            <w:rPr>
              <w:ins w:id="99" w:author="Rojo" w:date="2021-07-02T14:27:00Z"/>
              <w:rFonts w:eastAsiaTheme="minorEastAsia"/>
              <w:noProof/>
              <w:sz w:val="22"/>
              <w:szCs w:val="22"/>
              <w:lang w:eastAsia="fr-FR"/>
            </w:rPr>
          </w:pPr>
          <w:ins w:id="100"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"_Toc76128505"</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3.1.</w:t>
            </w:r>
            <w:r>
              <w:rPr>
                <w:rFonts w:eastAsiaTheme="minorEastAsia"/>
                <w:noProof/>
                <w:sz w:val="22"/>
                <w:szCs w:val="22"/>
                <w:lang w:eastAsia="fr-FR"/>
              </w:rPr>
              <w:tab/>
            </w:r>
            <w:r w:rsidRPr="00EA1E9B">
              <w:rPr>
                <w:rStyle w:val="Lienhypertexte"/>
                <w:noProof/>
              </w:rPr>
              <w:t>Ajout d’une nouvelle demande d’habilitation</w:t>
            </w:r>
            <w:r>
              <w:rPr>
                <w:noProof/>
                <w:webHidden/>
              </w:rPr>
              <w:tab/>
            </w:r>
            <w:r>
              <w:rPr>
                <w:noProof/>
                <w:webHidden/>
              </w:rPr>
              <w:fldChar w:fldCharType="begin"/>
            </w:r>
            <w:r>
              <w:rPr>
                <w:noProof/>
                <w:webHidden/>
              </w:rPr>
              <w:instrText xml:space="preserve"> PAGEREF _Toc76128505 \h </w:instrText>
            </w:r>
            <w:r>
              <w:rPr>
                <w:noProof/>
                <w:webHidden/>
              </w:rPr>
            </w:r>
          </w:ins>
          <w:r>
            <w:rPr>
              <w:noProof/>
              <w:webHidden/>
            </w:rPr>
            <w:fldChar w:fldCharType="separate"/>
          </w:r>
          <w:ins w:id="101" w:author="Rojo" w:date="2021-07-02T14:27:00Z">
            <w:r>
              <w:rPr>
                <w:noProof/>
                <w:webHidden/>
              </w:rPr>
              <w:t>39</w:t>
            </w:r>
            <w:r>
              <w:rPr>
                <w:noProof/>
                <w:webHidden/>
              </w:rPr>
              <w:fldChar w:fldCharType="end"/>
            </w:r>
            <w:r w:rsidRPr="00EA1E9B">
              <w:rPr>
                <w:rStyle w:val="Lienhypertexte"/>
                <w:noProof/>
              </w:rPr>
              <w:fldChar w:fldCharType="end"/>
            </w:r>
          </w:ins>
        </w:p>
        <w:p w14:paraId="4EDF3C1F" w14:textId="77777777" w:rsidR="005E54E6" w:rsidRDefault="005E54E6">
          <w:pPr>
            <w:pStyle w:val="TM3"/>
            <w:tabs>
              <w:tab w:val="left" w:pos="1100"/>
              <w:tab w:val="right" w:leader="underscore" w:pos="9062"/>
            </w:tabs>
            <w:rPr>
              <w:ins w:id="102" w:author="Rojo" w:date="2021-07-02T14:27:00Z"/>
              <w:rFonts w:eastAsiaTheme="minorEastAsia"/>
              <w:noProof/>
              <w:sz w:val="22"/>
              <w:szCs w:val="22"/>
              <w:lang w:eastAsia="fr-FR"/>
            </w:rPr>
          </w:pPr>
          <w:ins w:id="103"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"_Toc76128506"</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3.2.</w:t>
            </w:r>
            <w:r>
              <w:rPr>
                <w:rFonts w:eastAsiaTheme="minorEastAsia"/>
                <w:noProof/>
                <w:sz w:val="22"/>
                <w:szCs w:val="22"/>
                <w:lang w:eastAsia="fr-FR"/>
              </w:rPr>
              <w:tab/>
            </w:r>
            <w:r w:rsidRPr="00EA1E9B">
              <w:rPr>
                <w:rStyle w:val="Lienhypertexte"/>
                <w:noProof/>
              </w:rPr>
              <w:t>Modifier la demande</w:t>
            </w:r>
            <w:r>
              <w:rPr>
                <w:noProof/>
                <w:webHidden/>
              </w:rPr>
              <w:tab/>
            </w:r>
            <w:r>
              <w:rPr>
                <w:noProof/>
                <w:webHidden/>
              </w:rPr>
              <w:fldChar w:fldCharType="begin"/>
            </w:r>
            <w:r>
              <w:rPr>
                <w:noProof/>
                <w:webHidden/>
              </w:rPr>
              <w:instrText xml:space="preserve"> PAGEREF _Toc76128506 \h </w:instrText>
            </w:r>
            <w:r>
              <w:rPr>
                <w:noProof/>
                <w:webHidden/>
              </w:rPr>
            </w:r>
          </w:ins>
          <w:r>
            <w:rPr>
              <w:noProof/>
              <w:webHidden/>
            </w:rPr>
            <w:fldChar w:fldCharType="separate"/>
          </w:r>
          <w:ins w:id="104" w:author="Rojo" w:date="2021-07-02T14:27:00Z">
            <w:r>
              <w:rPr>
                <w:noProof/>
                <w:webHidden/>
              </w:rPr>
              <w:t>42</w:t>
            </w:r>
            <w:r>
              <w:rPr>
                <w:noProof/>
                <w:webHidden/>
              </w:rPr>
              <w:fldChar w:fldCharType="end"/>
            </w:r>
            <w:r w:rsidRPr="00EA1E9B">
              <w:rPr>
                <w:rStyle w:val="Lienhypertexte"/>
                <w:noProof/>
              </w:rPr>
              <w:fldChar w:fldCharType="end"/>
            </w:r>
          </w:ins>
        </w:p>
        <w:p w14:paraId="651261A7" w14:textId="77777777" w:rsidR="005E54E6" w:rsidRDefault="005E54E6">
          <w:pPr>
            <w:pStyle w:val="TM2"/>
            <w:tabs>
              <w:tab w:val="left" w:pos="660"/>
              <w:tab w:val="right" w:leader="underscore" w:pos="9062"/>
            </w:tabs>
            <w:rPr>
              <w:ins w:id="105" w:author="Rojo" w:date="2021-07-02T14:27:00Z"/>
              <w:rFonts w:eastAsiaTheme="minorEastAsia"/>
              <w:b w:val="0"/>
              <w:bCs w:val="0"/>
              <w:noProof/>
              <w:lang w:eastAsia="fr-FR"/>
            </w:rPr>
          </w:pPr>
          <w:ins w:id="106"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"_Toc76128507"</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4.</w:t>
            </w:r>
            <w:r>
              <w:rPr>
                <w:rFonts w:eastAsiaTheme="minorEastAsia"/>
                <w:b w:val="0"/>
                <w:bCs w:val="0"/>
                <w:noProof/>
                <w:lang w:eastAsia="fr-FR"/>
              </w:rPr>
              <w:tab/>
            </w:r>
            <w:r w:rsidRPr="00EA1E9B">
              <w:rPr>
                <w:rStyle w:val="Lienhypertexte"/>
                <w:noProof/>
              </w:rPr>
              <w:t>Interface Administrateur IT</w:t>
            </w:r>
            <w:r>
              <w:rPr>
                <w:noProof/>
                <w:webHidden/>
              </w:rPr>
              <w:tab/>
            </w:r>
            <w:r>
              <w:rPr>
                <w:noProof/>
                <w:webHidden/>
              </w:rPr>
              <w:fldChar w:fldCharType="begin"/>
            </w:r>
            <w:r>
              <w:rPr>
                <w:noProof/>
                <w:webHidden/>
              </w:rPr>
              <w:instrText xml:space="preserve"> PAGEREF _Toc76128507 \h </w:instrText>
            </w:r>
            <w:r>
              <w:rPr>
                <w:noProof/>
                <w:webHidden/>
              </w:rPr>
            </w:r>
          </w:ins>
          <w:r>
            <w:rPr>
              <w:noProof/>
              <w:webHidden/>
            </w:rPr>
            <w:fldChar w:fldCharType="separate"/>
          </w:r>
          <w:ins w:id="107" w:author="Rojo" w:date="2021-07-02T14:27:00Z">
            <w:r>
              <w:rPr>
                <w:noProof/>
                <w:webHidden/>
              </w:rPr>
              <w:t>43</w:t>
            </w:r>
            <w:r>
              <w:rPr>
                <w:noProof/>
                <w:webHidden/>
              </w:rPr>
              <w:fldChar w:fldCharType="end"/>
            </w:r>
            <w:r w:rsidRPr="00EA1E9B">
              <w:rPr>
                <w:rStyle w:val="Lienhypertexte"/>
                <w:noProof/>
              </w:rPr>
              <w:fldChar w:fldCharType="end"/>
            </w:r>
          </w:ins>
        </w:p>
        <w:p w14:paraId="0D392F32" w14:textId="77777777" w:rsidR="005E54E6" w:rsidRDefault="005E54E6">
          <w:pPr>
            <w:pStyle w:val="TM3"/>
            <w:tabs>
              <w:tab w:val="left" w:pos="1100"/>
              <w:tab w:val="right" w:leader="underscore" w:pos="9062"/>
            </w:tabs>
            <w:rPr>
              <w:ins w:id="108" w:author="Rojo" w:date="2021-07-02T14:27:00Z"/>
              <w:rFonts w:eastAsiaTheme="minorEastAsia"/>
              <w:noProof/>
              <w:sz w:val="22"/>
              <w:szCs w:val="22"/>
              <w:lang w:eastAsia="fr-FR"/>
            </w:rPr>
          </w:pPr>
          <w:ins w:id="109"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"_Toc76128508"</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4.1.</w:t>
            </w:r>
            <w:r>
              <w:rPr>
                <w:rFonts w:eastAsiaTheme="minorEastAsia"/>
                <w:noProof/>
                <w:sz w:val="22"/>
                <w:szCs w:val="22"/>
                <w:lang w:eastAsia="fr-FR"/>
              </w:rPr>
              <w:tab/>
            </w:r>
            <w:r w:rsidRPr="00EA1E9B">
              <w:rPr>
                <w:rStyle w:val="Lienhypertexte"/>
                <w:noProof/>
              </w:rPr>
              <w:t>Notifications</w:t>
            </w:r>
            <w:r>
              <w:rPr>
                <w:noProof/>
                <w:webHidden/>
              </w:rPr>
              <w:tab/>
            </w:r>
            <w:r>
              <w:rPr>
                <w:noProof/>
                <w:webHidden/>
              </w:rPr>
              <w:fldChar w:fldCharType="begin"/>
            </w:r>
            <w:r>
              <w:rPr>
                <w:noProof/>
                <w:webHidden/>
              </w:rPr>
              <w:instrText xml:space="preserve"> PAGEREF _Toc76128508 \h </w:instrText>
            </w:r>
            <w:r>
              <w:rPr>
                <w:noProof/>
                <w:webHidden/>
              </w:rPr>
            </w:r>
          </w:ins>
          <w:r>
            <w:rPr>
              <w:noProof/>
              <w:webHidden/>
            </w:rPr>
            <w:fldChar w:fldCharType="separate"/>
          </w:r>
          <w:ins w:id="110" w:author="Rojo" w:date="2021-07-02T14:27:00Z">
            <w:r>
              <w:rPr>
                <w:noProof/>
                <w:webHidden/>
              </w:rPr>
              <w:t>44</w:t>
            </w:r>
            <w:r>
              <w:rPr>
                <w:noProof/>
                <w:webHidden/>
              </w:rPr>
              <w:fldChar w:fldCharType="end"/>
            </w:r>
            <w:r w:rsidRPr="00EA1E9B">
              <w:rPr>
                <w:rStyle w:val="Lienhypertexte"/>
                <w:noProof/>
              </w:rPr>
              <w:fldChar w:fldCharType="end"/>
            </w:r>
          </w:ins>
        </w:p>
        <w:p w14:paraId="65D43760" w14:textId="77777777" w:rsidR="005E54E6" w:rsidRDefault="005E54E6">
          <w:pPr>
            <w:pStyle w:val="TM3"/>
            <w:tabs>
              <w:tab w:val="left" w:pos="1100"/>
              <w:tab w:val="right" w:leader="underscore" w:pos="9062"/>
            </w:tabs>
            <w:rPr>
              <w:ins w:id="111" w:author="Rojo" w:date="2021-07-02T14:27:00Z"/>
              <w:rFonts w:eastAsiaTheme="minorEastAsia"/>
              <w:noProof/>
              <w:sz w:val="22"/>
              <w:szCs w:val="22"/>
              <w:lang w:eastAsia="fr-FR"/>
            </w:rPr>
          </w:pPr>
          <w:ins w:id="112"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"_Toc76128509"</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4.2.</w:t>
            </w:r>
            <w:r>
              <w:rPr>
                <w:rFonts w:eastAsiaTheme="minorEastAsia"/>
                <w:noProof/>
                <w:sz w:val="22"/>
                <w:szCs w:val="22"/>
                <w:lang w:eastAsia="fr-FR"/>
              </w:rPr>
              <w:tab/>
            </w:r>
            <w:r w:rsidRPr="00EA1E9B">
              <w:rPr>
                <w:rStyle w:val="Lienhypertexte"/>
                <w:noProof/>
              </w:rPr>
              <w:t>Paramétrages</w:t>
            </w:r>
            <w:r>
              <w:rPr>
                <w:noProof/>
                <w:webHidden/>
              </w:rPr>
              <w:tab/>
            </w:r>
            <w:r>
              <w:rPr>
                <w:noProof/>
                <w:webHidden/>
              </w:rPr>
              <w:fldChar w:fldCharType="begin"/>
            </w:r>
            <w:r>
              <w:rPr>
                <w:noProof/>
                <w:webHidden/>
              </w:rPr>
              <w:instrText xml:space="preserve"> PAGEREF _Toc76128509 \h </w:instrText>
            </w:r>
            <w:r>
              <w:rPr>
                <w:noProof/>
                <w:webHidden/>
              </w:rPr>
            </w:r>
          </w:ins>
          <w:r>
            <w:rPr>
              <w:noProof/>
              <w:webHidden/>
            </w:rPr>
            <w:fldChar w:fldCharType="separate"/>
          </w:r>
          <w:ins w:id="113" w:author="Rojo" w:date="2021-07-02T14:27:00Z">
            <w:r>
              <w:rPr>
                <w:noProof/>
                <w:webHidden/>
              </w:rPr>
              <w:t>46</w:t>
            </w:r>
            <w:r>
              <w:rPr>
                <w:noProof/>
                <w:webHidden/>
              </w:rPr>
              <w:fldChar w:fldCharType="end"/>
            </w:r>
            <w:r w:rsidRPr="00EA1E9B">
              <w:rPr>
                <w:rStyle w:val="Lienhypertexte"/>
                <w:noProof/>
              </w:rPr>
              <w:fldChar w:fldCharType="end"/>
            </w:r>
          </w:ins>
        </w:p>
        <w:p w14:paraId="195D5025" w14:textId="77777777" w:rsidR="005E54E6" w:rsidRDefault="005E54E6">
          <w:pPr>
            <w:pStyle w:val="TM4"/>
            <w:tabs>
              <w:tab w:val="left" w:pos="1100"/>
              <w:tab w:val="right" w:leader="underscore" w:pos="9062"/>
            </w:tabs>
            <w:rPr>
              <w:ins w:id="114" w:author="Rojo" w:date="2021-07-02T14:27:00Z"/>
              <w:rFonts w:eastAsiaTheme="minorEastAsia"/>
              <w:noProof/>
              <w:sz w:val="22"/>
              <w:szCs w:val="22"/>
              <w:lang w:eastAsia="fr-FR"/>
            </w:rPr>
          </w:pPr>
          <w:ins w:id="115"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"_Toc76128510"</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i.</w:t>
            </w:r>
            <w:r>
              <w:rPr>
                <w:rFonts w:eastAsiaTheme="minorEastAsia"/>
                <w:noProof/>
                <w:sz w:val="22"/>
                <w:szCs w:val="22"/>
                <w:lang w:eastAsia="fr-FR"/>
              </w:rPr>
              <w:tab/>
            </w:r>
            <w:r w:rsidRPr="00EA1E9B">
              <w:rPr>
                <w:rStyle w:val="Lienhypertexte"/>
                <w:noProof/>
              </w:rPr>
              <w:t>L’onglet mail</w:t>
            </w:r>
            <w:r>
              <w:rPr>
                <w:noProof/>
                <w:webHidden/>
              </w:rPr>
              <w:tab/>
            </w:r>
            <w:r>
              <w:rPr>
                <w:noProof/>
                <w:webHidden/>
              </w:rPr>
              <w:fldChar w:fldCharType="begin"/>
            </w:r>
            <w:r>
              <w:rPr>
                <w:noProof/>
                <w:webHidden/>
              </w:rPr>
              <w:instrText xml:space="preserve"> PAGEREF _Toc76128510 \h </w:instrText>
            </w:r>
            <w:r>
              <w:rPr>
                <w:noProof/>
                <w:webHidden/>
              </w:rPr>
            </w:r>
          </w:ins>
          <w:r>
            <w:rPr>
              <w:noProof/>
              <w:webHidden/>
            </w:rPr>
            <w:fldChar w:fldCharType="separate"/>
          </w:r>
          <w:ins w:id="116" w:author="Rojo" w:date="2021-07-02T14:27:00Z">
            <w:r>
              <w:rPr>
                <w:noProof/>
                <w:webHidden/>
              </w:rPr>
              <w:t>46</w:t>
            </w:r>
            <w:r>
              <w:rPr>
                <w:noProof/>
                <w:webHidden/>
              </w:rPr>
              <w:fldChar w:fldCharType="end"/>
            </w:r>
            <w:r w:rsidRPr="00EA1E9B">
              <w:rPr>
                <w:rStyle w:val="Lienhypertexte"/>
                <w:noProof/>
              </w:rPr>
              <w:fldChar w:fldCharType="end"/>
            </w:r>
          </w:ins>
        </w:p>
        <w:p w14:paraId="2BD84EFE" w14:textId="77777777" w:rsidR="005E54E6" w:rsidRDefault="005E54E6">
          <w:pPr>
            <w:pStyle w:val="TM4"/>
            <w:tabs>
              <w:tab w:val="left" w:pos="1100"/>
              <w:tab w:val="right" w:leader="underscore" w:pos="9062"/>
            </w:tabs>
            <w:rPr>
              <w:ins w:id="117" w:author="Rojo" w:date="2021-07-02T14:27:00Z"/>
              <w:rFonts w:eastAsiaTheme="minorEastAsia"/>
              <w:noProof/>
              <w:sz w:val="22"/>
              <w:szCs w:val="22"/>
              <w:lang w:eastAsia="fr-FR"/>
            </w:rPr>
          </w:pPr>
          <w:ins w:id="118"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"_Toc76128511"</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ii.</w:t>
            </w:r>
            <w:r>
              <w:rPr>
                <w:rFonts w:eastAsiaTheme="minorEastAsia"/>
                <w:noProof/>
                <w:sz w:val="22"/>
                <w:szCs w:val="22"/>
                <w:lang w:eastAsia="fr-FR"/>
              </w:rPr>
              <w:tab/>
            </w:r>
            <w:r w:rsidRPr="00EA1E9B">
              <w:rPr>
                <w:rStyle w:val="Lienhypertexte"/>
                <w:noProof/>
              </w:rPr>
              <w:t>L’onglet LDAP</w:t>
            </w:r>
            <w:r>
              <w:rPr>
                <w:noProof/>
                <w:webHidden/>
              </w:rPr>
              <w:tab/>
            </w:r>
            <w:r>
              <w:rPr>
                <w:noProof/>
                <w:webHidden/>
              </w:rPr>
              <w:fldChar w:fldCharType="begin"/>
            </w:r>
            <w:r>
              <w:rPr>
                <w:noProof/>
                <w:webHidden/>
              </w:rPr>
              <w:instrText xml:space="preserve"> PAGEREF _Toc76128511 \h </w:instrText>
            </w:r>
            <w:r>
              <w:rPr>
                <w:noProof/>
                <w:webHidden/>
              </w:rPr>
            </w:r>
          </w:ins>
          <w:r>
            <w:rPr>
              <w:noProof/>
              <w:webHidden/>
            </w:rPr>
            <w:fldChar w:fldCharType="separate"/>
          </w:r>
          <w:ins w:id="119" w:author="Rojo" w:date="2021-07-02T14:27:00Z">
            <w:r>
              <w:rPr>
                <w:noProof/>
                <w:webHidden/>
              </w:rPr>
              <w:t>48</w:t>
            </w:r>
            <w:r>
              <w:rPr>
                <w:noProof/>
                <w:webHidden/>
              </w:rPr>
              <w:fldChar w:fldCharType="end"/>
            </w:r>
            <w:r w:rsidRPr="00EA1E9B">
              <w:rPr>
                <w:rStyle w:val="Lienhypertexte"/>
                <w:noProof/>
              </w:rPr>
              <w:fldChar w:fldCharType="end"/>
            </w:r>
          </w:ins>
        </w:p>
        <w:p w14:paraId="245B3EEA" w14:textId="77777777" w:rsidR="005E54E6" w:rsidRDefault="005E54E6">
          <w:pPr>
            <w:pStyle w:val="TM4"/>
            <w:tabs>
              <w:tab w:val="left" w:pos="1100"/>
              <w:tab w:val="right" w:leader="underscore" w:pos="9062"/>
            </w:tabs>
            <w:rPr>
              <w:ins w:id="120" w:author="Rojo" w:date="2021-07-02T14:27:00Z"/>
              <w:rFonts w:eastAsiaTheme="minorEastAsia"/>
              <w:noProof/>
              <w:sz w:val="22"/>
              <w:szCs w:val="22"/>
              <w:lang w:eastAsia="fr-FR"/>
            </w:rPr>
          </w:pPr>
          <w:ins w:id="121"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"_Toc76128512"</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iii.</w:t>
            </w:r>
            <w:r>
              <w:rPr>
                <w:rFonts w:eastAsiaTheme="minorEastAsia"/>
                <w:noProof/>
                <w:sz w:val="22"/>
                <w:szCs w:val="22"/>
                <w:lang w:eastAsia="fr-FR"/>
              </w:rPr>
              <w:tab/>
            </w:r>
            <w:r w:rsidRPr="00EA1E9B">
              <w:rPr>
                <w:rStyle w:val="Lienhypertexte"/>
                <w:noProof/>
              </w:rPr>
              <w:t>L’onglet  Groupe</w:t>
            </w:r>
            <w:r>
              <w:rPr>
                <w:noProof/>
                <w:webHidden/>
              </w:rPr>
              <w:tab/>
            </w:r>
            <w:r>
              <w:rPr>
                <w:noProof/>
                <w:webHidden/>
              </w:rPr>
              <w:fldChar w:fldCharType="begin"/>
            </w:r>
            <w:r>
              <w:rPr>
                <w:noProof/>
                <w:webHidden/>
              </w:rPr>
              <w:instrText xml:space="preserve"> PAGEREF _Toc76128512 \h </w:instrText>
            </w:r>
            <w:r>
              <w:rPr>
                <w:noProof/>
                <w:webHidden/>
              </w:rPr>
            </w:r>
          </w:ins>
          <w:r>
            <w:rPr>
              <w:noProof/>
              <w:webHidden/>
            </w:rPr>
            <w:fldChar w:fldCharType="separate"/>
          </w:r>
          <w:ins w:id="122" w:author="Rojo" w:date="2021-07-02T14:27:00Z">
            <w:r>
              <w:rPr>
                <w:noProof/>
                <w:webHidden/>
              </w:rPr>
              <w:t>49</w:t>
            </w:r>
            <w:r>
              <w:rPr>
                <w:noProof/>
                <w:webHidden/>
              </w:rPr>
              <w:fldChar w:fldCharType="end"/>
            </w:r>
            <w:r w:rsidRPr="00EA1E9B">
              <w:rPr>
                <w:rStyle w:val="Lienhypertexte"/>
                <w:noProof/>
              </w:rPr>
              <w:fldChar w:fldCharType="end"/>
            </w:r>
          </w:ins>
        </w:p>
        <w:p w14:paraId="5B896C46" w14:textId="77777777" w:rsidR="005E54E6" w:rsidRDefault="005E54E6">
          <w:pPr>
            <w:pStyle w:val="TM4"/>
            <w:tabs>
              <w:tab w:val="left" w:pos="1100"/>
              <w:tab w:val="right" w:leader="underscore" w:pos="9062"/>
            </w:tabs>
            <w:rPr>
              <w:ins w:id="123" w:author="Rojo" w:date="2021-07-02T14:27:00Z"/>
              <w:rFonts w:eastAsiaTheme="minorEastAsia"/>
              <w:noProof/>
              <w:sz w:val="22"/>
              <w:szCs w:val="22"/>
              <w:lang w:eastAsia="fr-FR"/>
            </w:rPr>
          </w:pPr>
          <w:ins w:id="124"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"_Toc76128513"</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iv.</w:t>
            </w:r>
            <w:r>
              <w:rPr>
                <w:rFonts w:eastAsiaTheme="minorEastAsia"/>
                <w:noProof/>
                <w:sz w:val="22"/>
                <w:szCs w:val="22"/>
                <w:lang w:eastAsia="fr-FR"/>
              </w:rPr>
              <w:tab/>
            </w:r>
            <w:r w:rsidRPr="00EA1E9B">
              <w:rPr>
                <w:rStyle w:val="Lienhypertexte"/>
                <w:noProof/>
              </w:rPr>
              <w:t>L’onglet Département</w:t>
            </w:r>
            <w:r>
              <w:rPr>
                <w:noProof/>
                <w:webHidden/>
              </w:rPr>
              <w:tab/>
            </w:r>
            <w:r>
              <w:rPr>
                <w:noProof/>
                <w:webHidden/>
              </w:rPr>
              <w:fldChar w:fldCharType="begin"/>
            </w:r>
            <w:r>
              <w:rPr>
                <w:noProof/>
                <w:webHidden/>
              </w:rPr>
              <w:instrText xml:space="preserve"> PAGEREF _Toc76128513 \h </w:instrText>
            </w:r>
            <w:r>
              <w:rPr>
                <w:noProof/>
                <w:webHidden/>
              </w:rPr>
            </w:r>
          </w:ins>
          <w:r>
            <w:rPr>
              <w:noProof/>
              <w:webHidden/>
            </w:rPr>
            <w:fldChar w:fldCharType="separate"/>
          </w:r>
          <w:ins w:id="125" w:author="Rojo" w:date="2021-07-02T14:27:00Z">
            <w:r>
              <w:rPr>
                <w:noProof/>
                <w:webHidden/>
              </w:rPr>
              <w:t>49</w:t>
            </w:r>
            <w:r>
              <w:rPr>
                <w:noProof/>
                <w:webHidden/>
              </w:rPr>
              <w:fldChar w:fldCharType="end"/>
            </w:r>
            <w:r w:rsidRPr="00EA1E9B">
              <w:rPr>
                <w:rStyle w:val="Lienhypertexte"/>
                <w:noProof/>
              </w:rPr>
              <w:fldChar w:fldCharType="end"/>
            </w:r>
          </w:ins>
        </w:p>
        <w:p w14:paraId="420BAE65" w14:textId="77777777" w:rsidR="005E54E6" w:rsidRDefault="005E54E6">
          <w:pPr>
            <w:pStyle w:val="TM3"/>
            <w:tabs>
              <w:tab w:val="left" w:pos="1100"/>
              <w:tab w:val="right" w:leader="underscore" w:pos="9062"/>
            </w:tabs>
            <w:rPr>
              <w:ins w:id="126" w:author="Rojo" w:date="2021-07-02T14:27:00Z"/>
              <w:rFonts w:eastAsiaTheme="minorEastAsia"/>
              <w:noProof/>
              <w:sz w:val="22"/>
              <w:szCs w:val="22"/>
              <w:lang w:eastAsia="fr-FR"/>
            </w:rPr>
          </w:pPr>
          <w:ins w:id="127"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"_Toc76128514"</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4.3.</w:t>
            </w:r>
            <w:r>
              <w:rPr>
                <w:rFonts w:eastAsiaTheme="minorEastAsia"/>
                <w:noProof/>
                <w:sz w:val="22"/>
                <w:szCs w:val="22"/>
                <w:lang w:eastAsia="fr-FR"/>
              </w:rPr>
              <w:tab/>
            </w:r>
            <w:r w:rsidRPr="00EA1E9B">
              <w:rPr>
                <w:rStyle w:val="Lienhypertexte"/>
                <w:noProof/>
              </w:rPr>
              <w:t>Historique info</w:t>
            </w:r>
            <w:r>
              <w:rPr>
                <w:noProof/>
                <w:webHidden/>
              </w:rPr>
              <w:tab/>
            </w:r>
            <w:r>
              <w:rPr>
                <w:noProof/>
                <w:webHidden/>
              </w:rPr>
              <w:fldChar w:fldCharType="begin"/>
            </w:r>
            <w:r>
              <w:rPr>
                <w:noProof/>
                <w:webHidden/>
              </w:rPr>
              <w:instrText xml:space="preserve"> PAGEREF _Toc76128514 \h </w:instrText>
            </w:r>
            <w:r>
              <w:rPr>
                <w:noProof/>
                <w:webHidden/>
              </w:rPr>
            </w:r>
          </w:ins>
          <w:r>
            <w:rPr>
              <w:noProof/>
              <w:webHidden/>
            </w:rPr>
            <w:fldChar w:fldCharType="separate"/>
          </w:r>
          <w:ins w:id="128" w:author="Rojo" w:date="2021-07-02T14:27:00Z">
            <w:r>
              <w:rPr>
                <w:noProof/>
                <w:webHidden/>
              </w:rPr>
              <w:t>53</w:t>
            </w:r>
            <w:r>
              <w:rPr>
                <w:noProof/>
                <w:webHidden/>
              </w:rPr>
              <w:fldChar w:fldCharType="end"/>
            </w:r>
            <w:r w:rsidRPr="00EA1E9B">
              <w:rPr>
                <w:rStyle w:val="Lienhypertexte"/>
                <w:noProof/>
              </w:rPr>
              <w:fldChar w:fldCharType="end"/>
            </w:r>
          </w:ins>
        </w:p>
        <w:p w14:paraId="552E20EC" w14:textId="77777777" w:rsidR="005E54E6" w:rsidRDefault="005E54E6">
          <w:pPr>
            <w:pStyle w:val="TM3"/>
            <w:tabs>
              <w:tab w:val="left" w:pos="1100"/>
              <w:tab w:val="right" w:leader="underscore" w:pos="9062"/>
            </w:tabs>
            <w:rPr>
              <w:ins w:id="129" w:author="Rojo" w:date="2021-07-02T14:27:00Z"/>
              <w:rFonts w:eastAsiaTheme="minorEastAsia"/>
              <w:noProof/>
              <w:sz w:val="22"/>
              <w:szCs w:val="22"/>
              <w:lang w:eastAsia="fr-FR"/>
            </w:rPr>
          </w:pPr>
          <w:ins w:id="130" w:author="Rojo" w:date="2021-07-02T14:27:00Z">
            <w:r w:rsidRPr="00EA1E9B">
              <w:rPr>
                <w:rStyle w:val="Lienhypertexte"/>
                <w:noProof/>
              </w:rPr>
              <w:fldChar w:fldCharType="begin"/>
            </w:r>
            <w:r w:rsidRPr="00EA1E9B">
              <w:rPr>
                <w:rStyle w:val="Lienhypertexte"/>
                <w:noProof/>
              </w:rPr>
              <w:instrText xml:space="preserve"> </w:instrText>
            </w:r>
            <w:r>
              <w:rPr>
                <w:noProof/>
              </w:rPr>
              <w:instrText>HYPERLINK \l "_Toc76128515"</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4.4.</w:t>
            </w:r>
            <w:r>
              <w:rPr>
                <w:rFonts w:eastAsiaTheme="minorEastAsia"/>
                <w:noProof/>
                <w:sz w:val="22"/>
                <w:szCs w:val="22"/>
                <w:lang w:eastAsia="fr-FR"/>
              </w:rPr>
              <w:tab/>
            </w:r>
            <w:r w:rsidRPr="00EA1E9B">
              <w:rPr>
                <w:rStyle w:val="Lienhypertexte"/>
                <w:noProof/>
              </w:rPr>
              <w:t>Liste des habilitations</w:t>
            </w:r>
            <w:r>
              <w:rPr>
                <w:noProof/>
                <w:webHidden/>
              </w:rPr>
              <w:tab/>
            </w:r>
            <w:r>
              <w:rPr>
                <w:noProof/>
                <w:webHidden/>
              </w:rPr>
              <w:fldChar w:fldCharType="begin"/>
            </w:r>
            <w:r>
              <w:rPr>
                <w:noProof/>
                <w:webHidden/>
              </w:rPr>
              <w:instrText xml:space="preserve"> PAGEREF _Toc76128515 \h </w:instrText>
            </w:r>
            <w:r>
              <w:rPr>
                <w:noProof/>
                <w:webHidden/>
              </w:rPr>
            </w:r>
          </w:ins>
          <w:r>
            <w:rPr>
              <w:noProof/>
              <w:webHidden/>
            </w:rPr>
            <w:fldChar w:fldCharType="separate"/>
          </w:r>
          <w:ins w:id="131" w:author="Rojo" w:date="2021-07-02T14:27:00Z">
            <w:r>
              <w:rPr>
                <w:noProof/>
                <w:webHidden/>
              </w:rPr>
              <w:t>55</w:t>
            </w:r>
            <w:r>
              <w:rPr>
                <w:noProof/>
                <w:webHidden/>
              </w:rPr>
              <w:fldChar w:fldCharType="end"/>
            </w:r>
            <w:r w:rsidRPr="00EA1E9B">
              <w:rPr>
                <w:rStyle w:val="Lienhypertexte"/>
                <w:noProof/>
              </w:rPr>
              <w:fldChar w:fldCharType="end"/>
            </w:r>
          </w:ins>
        </w:p>
        <w:p w14:paraId="65B1DB78" w14:textId="77777777" w:rsidR="005E54E6" w:rsidRDefault="005E54E6">
          <w:pPr>
            <w:pStyle w:val="TM3"/>
            <w:tabs>
              <w:tab w:val="left" w:pos="1100"/>
              <w:tab w:val="right" w:leader="underscore" w:pos="9062"/>
            </w:tabs>
            <w:rPr>
              <w:ins w:id="132" w:author="Rojo" w:date="2021-07-02T14:27:00Z"/>
              <w:rFonts w:eastAsiaTheme="minorEastAsia"/>
              <w:noProof/>
              <w:sz w:val="22"/>
              <w:szCs w:val="22"/>
              <w:lang w:eastAsia="fr-FR"/>
            </w:rPr>
          </w:pPr>
          <w:ins w:id="133" w:author="Rojo" w:date="2021-07-02T14:27:00Z">
            <w:r w:rsidRPr="00EA1E9B">
              <w:rPr>
                <w:rStyle w:val="Lienhypertexte"/>
                <w:noProof/>
              </w:rPr>
              <w:lastRenderedPageBreak/>
              <w:fldChar w:fldCharType="begin"/>
            </w:r>
            <w:r w:rsidRPr="00EA1E9B">
              <w:rPr>
                <w:rStyle w:val="Lienhypertexte"/>
                <w:noProof/>
              </w:rPr>
              <w:instrText xml:space="preserve"> </w:instrText>
            </w:r>
            <w:r>
              <w:rPr>
                <w:noProof/>
              </w:rPr>
              <w:instrText>HYPERLINK \l "_Toc76128516"</w:instrText>
            </w:r>
            <w:r w:rsidRPr="00EA1E9B">
              <w:rPr>
                <w:rStyle w:val="Lienhypertexte"/>
                <w:noProof/>
              </w:rPr>
              <w:instrText xml:space="preserve"> </w:instrText>
            </w:r>
            <w:r w:rsidRPr="00EA1E9B">
              <w:rPr>
                <w:rStyle w:val="Lienhypertexte"/>
                <w:noProof/>
              </w:rPr>
            </w:r>
            <w:r w:rsidRPr="00EA1E9B">
              <w:rPr>
                <w:rStyle w:val="Lienhypertexte"/>
                <w:noProof/>
              </w:rPr>
              <w:fldChar w:fldCharType="separate"/>
            </w:r>
            <w:r w:rsidRPr="00EA1E9B">
              <w:rPr>
                <w:rStyle w:val="Lienhypertexte"/>
                <w:noProof/>
              </w:rPr>
              <w:t>4.5.</w:t>
            </w:r>
            <w:r>
              <w:rPr>
                <w:rFonts w:eastAsiaTheme="minorEastAsia"/>
                <w:noProof/>
                <w:sz w:val="22"/>
                <w:szCs w:val="22"/>
                <w:lang w:eastAsia="fr-FR"/>
              </w:rPr>
              <w:tab/>
            </w:r>
            <w:r w:rsidRPr="00EA1E9B">
              <w:rPr>
                <w:rStyle w:val="Lienhypertexte"/>
                <w:noProof/>
              </w:rPr>
              <w:t>Désactiver un personnel</w:t>
            </w:r>
            <w:r>
              <w:rPr>
                <w:noProof/>
                <w:webHidden/>
              </w:rPr>
              <w:tab/>
            </w:r>
            <w:r>
              <w:rPr>
                <w:noProof/>
                <w:webHidden/>
              </w:rPr>
              <w:fldChar w:fldCharType="begin"/>
            </w:r>
            <w:r>
              <w:rPr>
                <w:noProof/>
                <w:webHidden/>
              </w:rPr>
              <w:instrText xml:space="preserve"> PAGEREF _Toc76128516 \h </w:instrText>
            </w:r>
            <w:r>
              <w:rPr>
                <w:noProof/>
                <w:webHidden/>
              </w:rPr>
            </w:r>
          </w:ins>
          <w:r>
            <w:rPr>
              <w:noProof/>
              <w:webHidden/>
            </w:rPr>
            <w:fldChar w:fldCharType="separate"/>
          </w:r>
          <w:ins w:id="134" w:author="Rojo" w:date="2021-07-02T14:27:00Z">
            <w:r>
              <w:rPr>
                <w:noProof/>
                <w:webHidden/>
              </w:rPr>
              <w:t>56</w:t>
            </w:r>
            <w:r>
              <w:rPr>
                <w:noProof/>
                <w:webHidden/>
              </w:rPr>
              <w:fldChar w:fldCharType="end"/>
            </w:r>
            <w:r w:rsidRPr="00EA1E9B">
              <w:rPr>
                <w:rStyle w:val="Lienhypertexte"/>
                <w:noProof/>
              </w:rPr>
              <w:fldChar w:fldCharType="end"/>
            </w:r>
          </w:ins>
        </w:p>
        <w:p w14:paraId="7FB205E8" w14:textId="77777777" w:rsidR="00D10D57" w:rsidDel="005E54E6" w:rsidRDefault="00D10D57" w:rsidP="00D10D57">
          <w:pPr>
            <w:pStyle w:val="TM1"/>
            <w:tabs>
              <w:tab w:val="left" w:pos="440"/>
              <w:tab w:val="right" w:leader="underscore" w:pos="9062"/>
            </w:tabs>
            <w:rPr>
              <w:del w:id="135" w:author="Rojo" w:date="2021-07-02T14:27:00Z"/>
              <w:rFonts w:eastAsiaTheme="minorEastAsia"/>
              <w:b w:val="0"/>
              <w:bCs w:val="0"/>
              <w:i w:val="0"/>
              <w:iCs w:val="0"/>
              <w:noProof/>
              <w:sz w:val="22"/>
              <w:szCs w:val="22"/>
              <w:lang w:eastAsia="fr-FR"/>
            </w:rPr>
          </w:pPr>
          <w:del w:id="136" w:author="Rojo" w:date="2021-07-02T14:27:00Z">
            <w:r w:rsidRPr="005E54E6" w:rsidDel="005E54E6">
              <w:rPr>
                <w:noProof/>
                <w:rPrChange w:id="137" w:author="Rojo" w:date="2021-07-02T14:27:00Z">
                  <w:rPr>
                    <w:rStyle w:val="Lienhypertexte"/>
                    <w:noProof/>
                  </w:rPr>
                </w:rPrChange>
              </w:rPr>
              <w:delText>I.</w:delText>
            </w:r>
            <w:r w:rsidDel="005E54E6">
              <w:rPr>
                <w:rFonts w:eastAsiaTheme="minorEastAsia"/>
                <w:b w:val="0"/>
                <w:bCs w:val="0"/>
                <w:i w:val="0"/>
                <w:iCs w:val="0"/>
                <w:noProof/>
                <w:sz w:val="22"/>
                <w:szCs w:val="22"/>
                <w:lang w:eastAsia="fr-FR"/>
              </w:rPr>
              <w:tab/>
            </w:r>
            <w:r w:rsidRPr="005E54E6" w:rsidDel="005E54E6">
              <w:rPr>
                <w:noProof/>
                <w:rPrChange w:id="138" w:author="Rojo" w:date="2021-07-02T14:27:00Z">
                  <w:rPr>
                    <w:rStyle w:val="Lienhypertexte"/>
                    <w:noProof/>
                  </w:rPr>
                </w:rPrChange>
              </w:rPr>
              <w:delText>Informations générales</w:delText>
            </w:r>
            <w:r w:rsidDel="005E54E6">
              <w:rPr>
                <w:noProof/>
                <w:webHidden/>
              </w:rPr>
              <w:tab/>
              <w:delText>6</w:delText>
            </w:r>
          </w:del>
        </w:p>
        <w:p w14:paraId="6B9981B3" w14:textId="77777777" w:rsidR="00D10D57" w:rsidDel="005E54E6" w:rsidRDefault="00D10D57" w:rsidP="00D10D57">
          <w:pPr>
            <w:pStyle w:val="TM2"/>
            <w:tabs>
              <w:tab w:val="left" w:pos="660"/>
              <w:tab w:val="right" w:leader="underscore" w:pos="9062"/>
            </w:tabs>
            <w:rPr>
              <w:del w:id="139" w:author="Rojo" w:date="2021-07-02T14:27:00Z"/>
              <w:rFonts w:eastAsiaTheme="minorEastAsia"/>
              <w:b w:val="0"/>
              <w:bCs w:val="0"/>
              <w:noProof/>
              <w:lang w:eastAsia="fr-FR"/>
            </w:rPr>
          </w:pPr>
          <w:del w:id="140" w:author="Rojo" w:date="2021-07-02T14:27:00Z">
            <w:r w:rsidRPr="005E54E6" w:rsidDel="005E54E6">
              <w:rPr>
                <w:noProof/>
                <w:rPrChange w:id="141" w:author="Rojo" w:date="2021-07-02T14:27:00Z">
                  <w:rPr>
                    <w:rStyle w:val="Lienhypertexte"/>
                    <w:noProof/>
                  </w:rPr>
                </w:rPrChange>
              </w:rPr>
              <w:delText>1.</w:delText>
            </w:r>
            <w:r w:rsidDel="005E54E6">
              <w:rPr>
                <w:rFonts w:eastAsiaTheme="minorEastAsia"/>
                <w:b w:val="0"/>
                <w:bCs w:val="0"/>
                <w:noProof/>
                <w:lang w:eastAsia="fr-FR"/>
              </w:rPr>
              <w:tab/>
            </w:r>
            <w:r w:rsidRPr="005E54E6" w:rsidDel="005E54E6">
              <w:rPr>
                <w:noProof/>
                <w:rPrChange w:id="142" w:author="Rojo" w:date="2021-07-02T14:27:00Z">
                  <w:rPr>
                    <w:rStyle w:val="Lienhypertexte"/>
                    <w:noProof/>
                  </w:rPr>
                </w:rPrChange>
              </w:rPr>
              <w:delText>Contexte</w:delText>
            </w:r>
            <w:r w:rsidDel="005E54E6">
              <w:rPr>
                <w:noProof/>
                <w:webHidden/>
              </w:rPr>
              <w:tab/>
              <w:delText>6</w:delText>
            </w:r>
          </w:del>
        </w:p>
        <w:p w14:paraId="7B11A9EF" w14:textId="77777777" w:rsidR="00D10D57" w:rsidDel="005E54E6" w:rsidRDefault="00D10D57" w:rsidP="00D10D57">
          <w:pPr>
            <w:pStyle w:val="TM2"/>
            <w:tabs>
              <w:tab w:val="left" w:pos="660"/>
              <w:tab w:val="right" w:leader="underscore" w:pos="9062"/>
            </w:tabs>
            <w:rPr>
              <w:del w:id="143" w:author="Rojo" w:date="2021-07-02T14:27:00Z"/>
              <w:rFonts w:eastAsiaTheme="minorEastAsia"/>
              <w:b w:val="0"/>
              <w:bCs w:val="0"/>
              <w:noProof/>
              <w:lang w:eastAsia="fr-FR"/>
            </w:rPr>
          </w:pPr>
          <w:del w:id="144" w:author="Rojo" w:date="2021-07-02T14:27:00Z">
            <w:r w:rsidRPr="005E54E6" w:rsidDel="005E54E6">
              <w:rPr>
                <w:noProof/>
                <w:rPrChange w:id="145" w:author="Rojo" w:date="2021-07-02T14:27:00Z">
                  <w:rPr>
                    <w:rStyle w:val="Lienhypertexte"/>
                    <w:noProof/>
                  </w:rPr>
                </w:rPrChange>
              </w:rPr>
              <w:delText>2.</w:delText>
            </w:r>
            <w:r w:rsidDel="005E54E6">
              <w:rPr>
                <w:rFonts w:eastAsiaTheme="minorEastAsia"/>
                <w:b w:val="0"/>
                <w:bCs w:val="0"/>
                <w:noProof/>
                <w:lang w:eastAsia="fr-FR"/>
              </w:rPr>
              <w:tab/>
            </w:r>
            <w:r w:rsidRPr="005E54E6" w:rsidDel="005E54E6">
              <w:rPr>
                <w:noProof/>
                <w:rPrChange w:id="146" w:author="Rojo" w:date="2021-07-02T14:27:00Z">
                  <w:rPr>
                    <w:rStyle w:val="Lienhypertexte"/>
                    <w:noProof/>
                  </w:rPr>
                </w:rPrChange>
              </w:rPr>
              <w:delText>Objectif</w:delText>
            </w:r>
            <w:r w:rsidDel="005E54E6">
              <w:rPr>
                <w:noProof/>
                <w:webHidden/>
              </w:rPr>
              <w:tab/>
              <w:delText>6</w:delText>
            </w:r>
          </w:del>
        </w:p>
        <w:p w14:paraId="6FB1240B" w14:textId="77777777" w:rsidR="00D10D57" w:rsidDel="005E54E6" w:rsidRDefault="00D10D57" w:rsidP="00D10D57">
          <w:pPr>
            <w:pStyle w:val="TM2"/>
            <w:tabs>
              <w:tab w:val="left" w:pos="660"/>
              <w:tab w:val="right" w:leader="underscore" w:pos="9062"/>
            </w:tabs>
            <w:rPr>
              <w:del w:id="147" w:author="Rojo" w:date="2021-07-02T14:27:00Z"/>
              <w:rFonts w:eastAsiaTheme="minorEastAsia"/>
              <w:b w:val="0"/>
              <w:bCs w:val="0"/>
              <w:noProof/>
              <w:lang w:eastAsia="fr-FR"/>
            </w:rPr>
          </w:pPr>
          <w:del w:id="148" w:author="Rojo" w:date="2021-07-02T14:27:00Z">
            <w:r w:rsidRPr="005E54E6" w:rsidDel="005E54E6">
              <w:rPr>
                <w:noProof/>
                <w:rPrChange w:id="149" w:author="Rojo" w:date="2021-07-02T14:27:00Z">
                  <w:rPr>
                    <w:rStyle w:val="Lienhypertexte"/>
                    <w:noProof/>
                  </w:rPr>
                </w:rPrChange>
              </w:rPr>
              <w:delText>3.</w:delText>
            </w:r>
            <w:r w:rsidDel="005E54E6">
              <w:rPr>
                <w:rFonts w:eastAsiaTheme="minorEastAsia"/>
                <w:b w:val="0"/>
                <w:bCs w:val="0"/>
                <w:noProof/>
                <w:lang w:eastAsia="fr-FR"/>
              </w:rPr>
              <w:tab/>
            </w:r>
            <w:r w:rsidRPr="005E54E6" w:rsidDel="005E54E6">
              <w:rPr>
                <w:noProof/>
                <w:rPrChange w:id="150" w:author="Rojo" w:date="2021-07-02T14:27:00Z">
                  <w:rPr>
                    <w:rStyle w:val="Lienhypertexte"/>
                    <w:noProof/>
                  </w:rPr>
                </w:rPrChange>
              </w:rPr>
              <w:delText>Objet du présent document</w:delText>
            </w:r>
            <w:r w:rsidDel="005E54E6">
              <w:rPr>
                <w:noProof/>
                <w:webHidden/>
              </w:rPr>
              <w:tab/>
              <w:delText>6</w:delText>
            </w:r>
          </w:del>
        </w:p>
        <w:p w14:paraId="79C09B53" w14:textId="77777777" w:rsidR="00D10D57" w:rsidDel="005E54E6" w:rsidRDefault="00D10D57" w:rsidP="00D10D57">
          <w:pPr>
            <w:pStyle w:val="TM1"/>
            <w:tabs>
              <w:tab w:val="left" w:pos="440"/>
              <w:tab w:val="right" w:leader="underscore" w:pos="9062"/>
            </w:tabs>
            <w:rPr>
              <w:del w:id="151" w:author="Rojo" w:date="2021-07-02T14:27:00Z"/>
              <w:rFonts w:eastAsiaTheme="minorEastAsia"/>
              <w:b w:val="0"/>
              <w:bCs w:val="0"/>
              <w:i w:val="0"/>
              <w:iCs w:val="0"/>
              <w:noProof/>
              <w:sz w:val="22"/>
              <w:szCs w:val="22"/>
              <w:lang w:eastAsia="fr-FR"/>
            </w:rPr>
          </w:pPr>
          <w:del w:id="152" w:author="Rojo" w:date="2021-07-02T14:27:00Z">
            <w:r w:rsidRPr="005E54E6" w:rsidDel="005E54E6">
              <w:rPr>
                <w:noProof/>
                <w:rPrChange w:id="153" w:author="Rojo" w:date="2021-07-02T14:27:00Z">
                  <w:rPr>
                    <w:rStyle w:val="Lienhypertexte"/>
                    <w:noProof/>
                  </w:rPr>
                </w:rPrChange>
              </w:rPr>
              <w:delText>II.</w:delText>
            </w:r>
            <w:r w:rsidDel="005E54E6">
              <w:rPr>
                <w:rFonts w:eastAsiaTheme="minorEastAsia"/>
                <w:b w:val="0"/>
                <w:bCs w:val="0"/>
                <w:i w:val="0"/>
                <w:iCs w:val="0"/>
                <w:noProof/>
                <w:sz w:val="22"/>
                <w:szCs w:val="22"/>
                <w:lang w:eastAsia="fr-FR"/>
              </w:rPr>
              <w:tab/>
            </w:r>
            <w:r w:rsidRPr="005E54E6" w:rsidDel="005E54E6">
              <w:rPr>
                <w:noProof/>
                <w:rPrChange w:id="154" w:author="Rojo" w:date="2021-07-02T14:27:00Z">
                  <w:rPr>
                    <w:rStyle w:val="Lienhypertexte"/>
                    <w:noProof/>
                  </w:rPr>
                </w:rPrChange>
              </w:rPr>
              <w:delText>Environnement de production</w:delText>
            </w:r>
            <w:r w:rsidDel="005E54E6">
              <w:rPr>
                <w:noProof/>
                <w:webHidden/>
              </w:rPr>
              <w:tab/>
              <w:delText>7</w:delText>
            </w:r>
          </w:del>
        </w:p>
        <w:p w14:paraId="6D13BD8E" w14:textId="77777777" w:rsidR="00D10D57" w:rsidDel="005E54E6" w:rsidRDefault="00D10D57" w:rsidP="00D10D57">
          <w:pPr>
            <w:pStyle w:val="TM2"/>
            <w:tabs>
              <w:tab w:val="left" w:pos="660"/>
              <w:tab w:val="right" w:leader="underscore" w:pos="9062"/>
            </w:tabs>
            <w:rPr>
              <w:del w:id="155" w:author="Rojo" w:date="2021-07-02T14:27:00Z"/>
              <w:rFonts w:eastAsiaTheme="minorEastAsia"/>
              <w:b w:val="0"/>
              <w:bCs w:val="0"/>
              <w:noProof/>
              <w:lang w:eastAsia="fr-FR"/>
            </w:rPr>
          </w:pPr>
          <w:del w:id="156" w:author="Rojo" w:date="2021-07-02T14:27:00Z">
            <w:r w:rsidRPr="005E54E6" w:rsidDel="005E54E6">
              <w:rPr>
                <w:noProof/>
                <w:rPrChange w:id="157" w:author="Rojo" w:date="2021-07-02T14:27:00Z">
                  <w:rPr>
                    <w:rStyle w:val="Lienhypertexte"/>
                    <w:noProof/>
                  </w:rPr>
                </w:rPrChange>
              </w:rPr>
              <w:delText>1.</w:delText>
            </w:r>
            <w:r w:rsidDel="005E54E6">
              <w:rPr>
                <w:rFonts w:eastAsiaTheme="minorEastAsia"/>
                <w:b w:val="0"/>
                <w:bCs w:val="0"/>
                <w:noProof/>
                <w:lang w:eastAsia="fr-FR"/>
              </w:rPr>
              <w:tab/>
            </w:r>
            <w:r w:rsidRPr="005E54E6" w:rsidDel="005E54E6">
              <w:rPr>
                <w:noProof/>
                <w:rPrChange w:id="158" w:author="Rojo" w:date="2021-07-02T14:27:00Z">
                  <w:rPr>
                    <w:rStyle w:val="Lienhypertexte"/>
                    <w:noProof/>
                  </w:rPr>
                </w:rPrChange>
              </w:rPr>
              <w:delText>Description de l’outil en place</w:delText>
            </w:r>
            <w:r w:rsidDel="005E54E6">
              <w:rPr>
                <w:noProof/>
                <w:webHidden/>
              </w:rPr>
              <w:tab/>
              <w:delText>7</w:delText>
            </w:r>
          </w:del>
        </w:p>
        <w:p w14:paraId="295BDAE9" w14:textId="77777777" w:rsidR="00D10D57" w:rsidDel="005E54E6" w:rsidRDefault="00D10D57" w:rsidP="00D10D57">
          <w:pPr>
            <w:pStyle w:val="TM2"/>
            <w:tabs>
              <w:tab w:val="left" w:pos="660"/>
              <w:tab w:val="right" w:leader="underscore" w:pos="9062"/>
            </w:tabs>
            <w:rPr>
              <w:del w:id="159" w:author="Rojo" w:date="2021-07-02T14:27:00Z"/>
              <w:rFonts w:eastAsiaTheme="minorEastAsia"/>
              <w:b w:val="0"/>
              <w:bCs w:val="0"/>
              <w:noProof/>
              <w:lang w:eastAsia="fr-FR"/>
            </w:rPr>
          </w:pPr>
          <w:del w:id="160" w:author="Rojo" w:date="2021-07-02T14:27:00Z">
            <w:r w:rsidRPr="005E54E6" w:rsidDel="005E54E6">
              <w:rPr>
                <w:noProof/>
                <w:rPrChange w:id="161" w:author="Rojo" w:date="2021-07-02T14:27:00Z">
                  <w:rPr>
                    <w:rStyle w:val="Lienhypertexte"/>
                    <w:noProof/>
                  </w:rPr>
                </w:rPrChange>
              </w:rPr>
              <w:delText>2.</w:delText>
            </w:r>
            <w:r w:rsidDel="005E54E6">
              <w:rPr>
                <w:rFonts w:eastAsiaTheme="minorEastAsia"/>
                <w:b w:val="0"/>
                <w:bCs w:val="0"/>
                <w:noProof/>
                <w:lang w:eastAsia="fr-FR"/>
              </w:rPr>
              <w:tab/>
            </w:r>
            <w:r w:rsidRPr="005E54E6" w:rsidDel="005E54E6">
              <w:rPr>
                <w:noProof/>
                <w:rPrChange w:id="162" w:author="Rojo" w:date="2021-07-02T14:27:00Z">
                  <w:rPr>
                    <w:rStyle w:val="Lienhypertexte"/>
                    <w:noProof/>
                  </w:rPr>
                </w:rPrChange>
              </w:rPr>
              <w:delText>Limites de l’outil</w:delText>
            </w:r>
            <w:r w:rsidDel="005E54E6">
              <w:rPr>
                <w:noProof/>
                <w:webHidden/>
              </w:rPr>
              <w:tab/>
              <w:delText>7</w:delText>
            </w:r>
          </w:del>
        </w:p>
        <w:p w14:paraId="43E9ECE5" w14:textId="77777777" w:rsidR="00D10D57" w:rsidDel="005E54E6" w:rsidRDefault="00D10D57" w:rsidP="00D10D57">
          <w:pPr>
            <w:pStyle w:val="TM2"/>
            <w:tabs>
              <w:tab w:val="left" w:pos="660"/>
              <w:tab w:val="right" w:leader="underscore" w:pos="9062"/>
            </w:tabs>
            <w:rPr>
              <w:del w:id="163" w:author="Rojo" w:date="2021-07-02T14:27:00Z"/>
              <w:rFonts w:eastAsiaTheme="minorEastAsia"/>
              <w:b w:val="0"/>
              <w:bCs w:val="0"/>
              <w:noProof/>
              <w:lang w:eastAsia="fr-FR"/>
            </w:rPr>
          </w:pPr>
          <w:del w:id="164" w:author="Rojo" w:date="2021-07-02T14:27:00Z">
            <w:r w:rsidRPr="005E54E6" w:rsidDel="005E54E6">
              <w:rPr>
                <w:noProof/>
                <w:rPrChange w:id="165" w:author="Rojo" w:date="2021-07-02T14:27:00Z">
                  <w:rPr>
                    <w:rStyle w:val="Lienhypertexte"/>
                    <w:noProof/>
                  </w:rPr>
                </w:rPrChange>
              </w:rPr>
              <w:delText>3.</w:delText>
            </w:r>
            <w:r w:rsidDel="005E54E6">
              <w:rPr>
                <w:rFonts w:eastAsiaTheme="minorEastAsia"/>
                <w:b w:val="0"/>
                <w:bCs w:val="0"/>
                <w:noProof/>
                <w:lang w:eastAsia="fr-FR"/>
              </w:rPr>
              <w:tab/>
            </w:r>
            <w:r w:rsidRPr="005E54E6" w:rsidDel="005E54E6">
              <w:rPr>
                <w:noProof/>
                <w:rPrChange w:id="166" w:author="Rojo" w:date="2021-07-02T14:27:00Z">
                  <w:rPr>
                    <w:rStyle w:val="Lienhypertexte"/>
                    <w:noProof/>
                  </w:rPr>
                </w:rPrChange>
              </w:rPr>
              <w:delText>Proposition d’amélioration</w:delText>
            </w:r>
            <w:r w:rsidDel="005E54E6">
              <w:rPr>
                <w:noProof/>
                <w:webHidden/>
              </w:rPr>
              <w:tab/>
              <w:delText>7</w:delText>
            </w:r>
          </w:del>
        </w:p>
        <w:p w14:paraId="0031D547" w14:textId="77777777" w:rsidR="00D10D57" w:rsidDel="005E54E6" w:rsidRDefault="00D10D57" w:rsidP="00D10D57">
          <w:pPr>
            <w:pStyle w:val="TM1"/>
            <w:tabs>
              <w:tab w:val="left" w:pos="660"/>
              <w:tab w:val="right" w:leader="underscore" w:pos="9062"/>
            </w:tabs>
            <w:rPr>
              <w:del w:id="167" w:author="Rojo" w:date="2021-07-02T14:27:00Z"/>
              <w:rFonts w:eastAsiaTheme="minorEastAsia"/>
              <w:b w:val="0"/>
              <w:bCs w:val="0"/>
              <w:i w:val="0"/>
              <w:iCs w:val="0"/>
              <w:noProof/>
              <w:sz w:val="22"/>
              <w:szCs w:val="22"/>
              <w:lang w:eastAsia="fr-FR"/>
            </w:rPr>
          </w:pPr>
          <w:del w:id="168" w:author="Rojo" w:date="2021-07-02T14:27:00Z">
            <w:r w:rsidRPr="005E54E6" w:rsidDel="005E54E6">
              <w:rPr>
                <w:noProof/>
                <w:rPrChange w:id="169" w:author="Rojo" w:date="2021-07-02T14:27:00Z">
                  <w:rPr>
                    <w:rStyle w:val="Lienhypertexte"/>
                    <w:noProof/>
                  </w:rPr>
                </w:rPrChange>
              </w:rPr>
              <w:delText>III.</w:delText>
            </w:r>
            <w:r w:rsidDel="005E54E6">
              <w:rPr>
                <w:rFonts w:eastAsiaTheme="minorEastAsia"/>
                <w:b w:val="0"/>
                <w:bCs w:val="0"/>
                <w:i w:val="0"/>
                <w:iCs w:val="0"/>
                <w:noProof/>
                <w:sz w:val="22"/>
                <w:szCs w:val="22"/>
                <w:lang w:eastAsia="fr-FR"/>
              </w:rPr>
              <w:tab/>
            </w:r>
            <w:r w:rsidRPr="005E54E6" w:rsidDel="005E54E6">
              <w:rPr>
                <w:noProof/>
                <w:rPrChange w:id="170" w:author="Rojo" w:date="2021-07-02T14:27:00Z">
                  <w:rPr>
                    <w:rStyle w:val="Lienhypertexte"/>
                    <w:noProof/>
                  </w:rPr>
                </w:rPrChange>
              </w:rPr>
              <w:delText>Description détaillée des besoins</w:delText>
            </w:r>
            <w:r w:rsidDel="005E54E6">
              <w:rPr>
                <w:noProof/>
                <w:webHidden/>
              </w:rPr>
              <w:tab/>
              <w:delText>7</w:delText>
            </w:r>
          </w:del>
        </w:p>
        <w:p w14:paraId="12CFAE3B" w14:textId="77777777" w:rsidR="00D10D57" w:rsidDel="005E54E6" w:rsidRDefault="00D10D57" w:rsidP="00D10D57">
          <w:pPr>
            <w:pStyle w:val="TM2"/>
            <w:tabs>
              <w:tab w:val="left" w:pos="660"/>
              <w:tab w:val="right" w:leader="underscore" w:pos="9062"/>
            </w:tabs>
            <w:rPr>
              <w:del w:id="171" w:author="Rojo" w:date="2021-07-02T14:27:00Z"/>
              <w:rFonts w:eastAsiaTheme="minorEastAsia"/>
              <w:b w:val="0"/>
              <w:bCs w:val="0"/>
              <w:noProof/>
              <w:lang w:eastAsia="fr-FR"/>
            </w:rPr>
          </w:pPr>
          <w:del w:id="172" w:author="Rojo" w:date="2021-07-02T14:27:00Z">
            <w:r w:rsidRPr="005E54E6" w:rsidDel="005E54E6">
              <w:rPr>
                <w:noProof/>
                <w:rPrChange w:id="173" w:author="Rojo" w:date="2021-07-02T14:27:00Z">
                  <w:rPr>
                    <w:rStyle w:val="Lienhypertexte"/>
                    <w:noProof/>
                  </w:rPr>
                </w:rPrChange>
              </w:rPr>
              <w:delText>1.</w:delText>
            </w:r>
            <w:r w:rsidDel="005E54E6">
              <w:rPr>
                <w:rFonts w:eastAsiaTheme="minorEastAsia"/>
                <w:b w:val="0"/>
                <w:bCs w:val="0"/>
                <w:noProof/>
                <w:lang w:eastAsia="fr-FR"/>
              </w:rPr>
              <w:tab/>
            </w:r>
            <w:r w:rsidRPr="005E54E6" w:rsidDel="005E54E6">
              <w:rPr>
                <w:noProof/>
                <w:rPrChange w:id="174" w:author="Rojo" w:date="2021-07-02T14:27:00Z">
                  <w:rPr>
                    <w:rStyle w:val="Lienhypertexte"/>
                    <w:noProof/>
                  </w:rPr>
                </w:rPrChange>
              </w:rPr>
              <w:delText>Interfaces communes</w:delText>
            </w:r>
            <w:r w:rsidDel="005E54E6">
              <w:rPr>
                <w:noProof/>
                <w:webHidden/>
              </w:rPr>
              <w:tab/>
              <w:delText>8</w:delText>
            </w:r>
          </w:del>
        </w:p>
        <w:p w14:paraId="445BD212" w14:textId="77777777" w:rsidR="00D10D57" w:rsidDel="005E54E6" w:rsidRDefault="00D10D57" w:rsidP="00D10D57">
          <w:pPr>
            <w:pStyle w:val="TM3"/>
            <w:tabs>
              <w:tab w:val="left" w:pos="1100"/>
              <w:tab w:val="right" w:leader="underscore" w:pos="9062"/>
            </w:tabs>
            <w:rPr>
              <w:del w:id="175" w:author="Rojo" w:date="2021-07-02T14:27:00Z"/>
              <w:rFonts w:eastAsiaTheme="minorEastAsia"/>
              <w:noProof/>
              <w:sz w:val="22"/>
              <w:szCs w:val="22"/>
              <w:lang w:eastAsia="fr-FR"/>
            </w:rPr>
          </w:pPr>
          <w:del w:id="176" w:author="Rojo" w:date="2021-07-02T14:27:00Z">
            <w:r w:rsidRPr="005E54E6" w:rsidDel="005E54E6">
              <w:rPr>
                <w:noProof/>
                <w:rPrChange w:id="177" w:author="Rojo" w:date="2021-07-02T14:27:00Z">
                  <w:rPr>
                    <w:rStyle w:val="Lienhypertexte"/>
                    <w:noProof/>
                  </w:rPr>
                </w:rPrChange>
              </w:rPr>
              <w:delText>1.1.</w:delText>
            </w:r>
            <w:r w:rsidDel="005E54E6">
              <w:rPr>
                <w:rFonts w:eastAsiaTheme="minorEastAsia"/>
                <w:noProof/>
                <w:sz w:val="22"/>
                <w:szCs w:val="22"/>
                <w:lang w:eastAsia="fr-FR"/>
              </w:rPr>
              <w:tab/>
            </w:r>
            <w:r w:rsidRPr="005E54E6" w:rsidDel="005E54E6">
              <w:rPr>
                <w:noProof/>
                <w:rPrChange w:id="178" w:author="Rojo" w:date="2021-07-02T14:27:00Z">
                  <w:rPr>
                    <w:rStyle w:val="Lienhypertexte"/>
                    <w:noProof/>
                  </w:rPr>
                </w:rPrChange>
              </w:rPr>
              <w:delText>La page d’authentification</w:delText>
            </w:r>
            <w:r w:rsidDel="005E54E6">
              <w:rPr>
                <w:noProof/>
                <w:webHidden/>
              </w:rPr>
              <w:tab/>
              <w:delText>8</w:delText>
            </w:r>
          </w:del>
        </w:p>
        <w:p w14:paraId="1196CD12" w14:textId="77777777" w:rsidR="00D10D57" w:rsidDel="005E54E6" w:rsidRDefault="00D10D57" w:rsidP="00D10D57">
          <w:pPr>
            <w:pStyle w:val="TM3"/>
            <w:tabs>
              <w:tab w:val="left" w:pos="1100"/>
              <w:tab w:val="right" w:leader="underscore" w:pos="9062"/>
            </w:tabs>
            <w:rPr>
              <w:del w:id="179" w:author="Rojo" w:date="2021-07-02T14:27:00Z"/>
              <w:rFonts w:eastAsiaTheme="minorEastAsia"/>
              <w:noProof/>
              <w:sz w:val="22"/>
              <w:szCs w:val="22"/>
              <w:lang w:eastAsia="fr-FR"/>
            </w:rPr>
          </w:pPr>
          <w:del w:id="180" w:author="Rojo" w:date="2021-07-02T14:27:00Z">
            <w:r w:rsidRPr="005E54E6" w:rsidDel="005E54E6">
              <w:rPr>
                <w:noProof/>
                <w:rPrChange w:id="181" w:author="Rojo" w:date="2021-07-02T14:27:00Z">
                  <w:rPr>
                    <w:rStyle w:val="Lienhypertexte"/>
                    <w:noProof/>
                  </w:rPr>
                </w:rPrChange>
              </w:rPr>
              <w:delText>1.2.</w:delText>
            </w:r>
            <w:r w:rsidDel="005E54E6">
              <w:rPr>
                <w:rFonts w:eastAsiaTheme="minorEastAsia"/>
                <w:noProof/>
                <w:sz w:val="22"/>
                <w:szCs w:val="22"/>
                <w:lang w:eastAsia="fr-FR"/>
              </w:rPr>
              <w:tab/>
            </w:r>
            <w:r w:rsidRPr="005E54E6" w:rsidDel="005E54E6">
              <w:rPr>
                <w:noProof/>
                <w:rPrChange w:id="182" w:author="Rojo" w:date="2021-07-02T14:27:00Z">
                  <w:rPr>
                    <w:rStyle w:val="Lienhypertexte"/>
                    <w:noProof/>
                  </w:rPr>
                </w:rPrChange>
              </w:rPr>
              <w:delText>La page d’exploration</w:delText>
            </w:r>
            <w:r w:rsidDel="005E54E6">
              <w:rPr>
                <w:noProof/>
                <w:webHidden/>
              </w:rPr>
              <w:tab/>
              <w:delText>9</w:delText>
            </w:r>
          </w:del>
        </w:p>
        <w:p w14:paraId="6145F0FF" w14:textId="77777777" w:rsidR="00D10D57" w:rsidDel="005E54E6" w:rsidRDefault="00D10D57" w:rsidP="00D10D57">
          <w:pPr>
            <w:pStyle w:val="TM4"/>
            <w:tabs>
              <w:tab w:val="left" w:pos="1100"/>
              <w:tab w:val="right" w:leader="underscore" w:pos="9062"/>
            </w:tabs>
            <w:rPr>
              <w:del w:id="183" w:author="Rojo" w:date="2021-07-02T14:27:00Z"/>
              <w:rFonts w:eastAsiaTheme="minorEastAsia"/>
              <w:noProof/>
              <w:sz w:val="22"/>
              <w:szCs w:val="22"/>
              <w:lang w:eastAsia="fr-FR"/>
            </w:rPr>
          </w:pPr>
          <w:del w:id="184" w:author="Rojo" w:date="2021-07-02T14:27:00Z">
            <w:r w:rsidRPr="005E54E6" w:rsidDel="005E54E6">
              <w:rPr>
                <w:noProof/>
                <w:rPrChange w:id="185" w:author="Rojo" w:date="2021-07-02T14:27:00Z">
                  <w:rPr>
                    <w:rStyle w:val="Lienhypertexte"/>
                    <w:noProof/>
                  </w:rPr>
                </w:rPrChange>
              </w:rPr>
              <w:delText>i.</w:delText>
            </w:r>
            <w:r w:rsidDel="005E54E6">
              <w:rPr>
                <w:rFonts w:eastAsiaTheme="minorEastAsia"/>
                <w:noProof/>
                <w:sz w:val="22"/>
                <w:szCs w:val="22"/>
                <w:lang w:eastAsia="fr-FR"/>
              </w:rPr>
              <w:tab/>
            </w:r>
            <w:r w:rsidRPr="005E54E6" w:rsidDel="005E54E6">
              <w:rPr>
                <w:noProof/>
                <w:rPrChange w:id="186" w:author="Rojo" w:date="2021-07-02T14:27:00Z">
                  <w:rPr>
                    <w:rStyle w:val="Lienhypertexte"/>
                    <w:noProof/>
                  </w:rPr>
                </w:rPrChange>
              </w:rPr>
              <w:delText>Affichage des personnels d’un département</w:delText>
            </w:r>
            <w:r w:rsidDel="005E54E6">
              <w:rPr>
                <w:noProof/>
                <w:webHidden/>
              </w:rPr>
              <w:tab/>
              <w:delText>10</w:delText>
            </w:r>
          </w:del>
        </w:p>
        <w:p w14:paraId="533B4F16" w14:textId="77777777" w:rsidR="00D10D57" w:rsidDel="005E54E6" w:rsidRDefault="00D10D57" w:rsidP="00D10D57">
          <w:pPr>
            <w:pStyle w:val="TM4"/>
            <w:tabs>
              <w:tab w:val="left" w:pos="1100"/>
              <w:tab w:val="right" w:leader="underscore" w:pos="9062"/>
            </w:tabs>
            <w:rPr>
              <w:del w:id="187" w:author="Rojo" w:date="2021-07-02T14:27:00Z"/>
              <w:rFonts w:eastAsiaTheme="minorEastAsia"/>
              <w:noProof/>
              <w:sz w:val="22"/>
              <w:szCs w:val="22"/>
              <w:lang w:eastAsia="fr-FR"/>
            </w:rPr>
          </w:pPr>
          <w:del w:id="188" w:author="Rojo" w:date="2021-07-02T14:27:00Z">
            <w:r w:rsidRPr="005E54E6" w:rsidDel="005E54E6">
              <w:rPr>
                <w:noProof/>
                <w:rPrChange w:id="189" w:author="Rojo" w:date="2021-07-02T14:27:00Z">
                  <w:rPr>
                    <w:rStyle w:val="Lienhypertexte"/>
                    <w:noProof/>
                  </w:rPr>
                </w:rPrChange>
              </w:rPr>
              <w:delText>ii.</w:delText>
            </w:r>
            <w:r w:rsidDel="005E54E6">
              <w:rPr>
                <w:rFonts w:eastAsiaTheme="minorEastAsia"/>
                <w:noProof/>
                <w:sz w:val="22"/>
                <w:szCs w:val="22"/>
                <w:lang w:eastAsia="fr-FR"/>
              </w:rPr>
              <w:tab/>
            </w:r>
            <w:r w:rsidRPr="005E54E6" w:rsidDel="005E54E6">
              <w:rPr>
                <w:noProof/>
                <w:rPrChange w:id="190" w:author="Rojo" w:date="2021-07-02T14:27:00Z">
                  <w:rPr>
                    <w:rStyle w:val="Lienhypertexte"/>
                    <w:noProof/>
                  </w:rPr>
                </w:rPrChange>
              </w:rPr>
              <w:delText>Affichage du profil d’un consultant/collaborateur</w:delText>
            </w:r>
            <w:r w:rsidDel="005E54E6">
              <w:rPr>
                <w:noProof/>
                <w:webHidden/>
              </w:rPr>
              <w:tab/>
              <w:delText>11</w:delText>
            </w:r>
          </w:del>
        </w:p>
        <w:p w14:paraId="2555E0C7" w14:textId="77777777" w:rsidR="00D10D57" w:rsidDel="005E54E6" w:rsidRDefault="00D10D57" w:rsidP="00D10D57">
          <w:pPr>
            <w:pStyle w:val="TM4"/>
            <w:tabs>
              <w:tab w:val="left" w:pos="1100"/>
              <w:tab w:val="right" w:leader="underscore" w:pos="9062"/>
            </w:tabs>
            <w:rPr>
              <w:del w:id="191" w:author="Rojo" w:date="2021-07-02T14:27:00Z"/>
              <w:rFonts w:eastAsiaTheme="minorEastAsia"/>
              <w:noProof/>
              <w:sz w:val="22"/>
              <w:szCs w:val="22"/>
              <w:lang w:eastAsia="fr-FR"/>
            </w:rPr>
          </w:pPr>
          <w:del w:id="192" w:author="Rojo" w:date="2021-07-02T14:27:00Z">
            <w:r w:rsidRPr="005E54E6" w:rsidDel="005E54E6">
              <w:rPr>
                <w:noProof/>
                <w:rPrChange w:id="193" w:author="Rojo" w:date="2021-07-02T14:27:00Z">
                  <w:rPr>
                    <w:rStyle w:val="Lienhypertexte"/>
                    <w:noProof/>
                  </w:rPr>
                </w:rPrChange>
              </w:rPr>
              <w:delText>iii.</w:delText>
            </w:r>
            <w:r w:rsidDel="005E54E6">
              <w:rPr>
                <w:rFonts w:eastAsiaTheme="minorEastAsia"/>
                <w:noProof/>
                <w:sz w:val="22"/>
                <w:szCs w:val="22"/>
                <w:lang w:eastAsia="fr-FR"/>
              </w:rPr>
              <w:tab/>
            </w:r>
            <w:r w:rsidRPr="005E54E6" w:rsidDel="005E54E6">
              <w:rPr>
                <w:noProof/>
                <w:rPrChange w:id="194" w:author="Rojo" w:date="2021-07-02T14:27:00Z">
                  <w:rPr>
                    <w:rStyle w:val="Lienhypertexte"/>
                    <w:noProof/>
                  </w:rPr>
                </w:rPrChange>
              </w:rPr>
              <w:delText>Recherche d’un personnel</w:delText>
            </w:r>
            <w:r w:rsidDel="005E54E6">
              <w:rPr>
                <w:noProof/>
                <w:webHidden/>
              </w:rPr>
              <w:tab/>
              <w:delText>12</w:delText>
            </w:r>
          </w:del>
        </w:p>
        <w:p w14:paraId="6A9CE757" w14:textId="77777777" w:rsidR="00D10D57" w:rsidDel="005E54E6" w:rsidRDefault="00D10D57" w:rsidP="00D10D57">
          <w:pPr>
            <w:pStyle w:val="TM2"/>
            <w:tabs>
              <w:tab w:val="left" w:pos="660"/>
              <w:tab w:val="right" w:leader="underscore" w:pos="9062"/>
            </w:tabs>
            <w:rPr>
              <w:del w:id="195" w:author="Rojo" w:date="2021-07-02T14:27:00Z"/>
              <w:rFonts w:eastAsiaTheme="minorEastAsia"/>
              <w:b w:val="0"/>
              <w:bCs w:val="0"/>
              <w:noProof/>
              <w:lang w:eastAsia="fr-FR"/>
            </w:rPr>
          </w:pPr>
          <w:del w:id="196" w:author="Rojo" w:date="2021-07-02T14:27:00Z">
            <w:r w:rsidRPr="005E54E6" w:rsidDel="005E54E6">
              <w:rPr>
                <w:noProof/>
                <w:rPrChange w:id="197" w:author="Rojo" w:date="2021-07-02T14:27:00Z">
                  <w:rPr>
                    <w:rStyle w:val="Lienhypertexte"/>
                    <w:noProof/>
                  </w:rPr>
                </w:rPrChange>
              </w:rPr>
              <w:delText>2.</w:delText>
            </w:r>
            <w:r w:rsidDel="005E54E6">
              <w:rPr>
                <w:rFonts w:eastAsiaTheme="minorEastAsia"/>
                <w:b w:val="0"/>
                <w:bCs w:val="0"/>
                <w:noProof/>
                <w:lang w:eastAsia="fr-FR"/>
              </w:rPr>
              <w:tab/>
            </w:r>
            <w:r w:rsidRPr="005E54E6" w:rsidDel="005E54E6">
              <w:rPr>
                <w:noProof/>
                <w:rPrChange w:id="198" w:author="Rojo" w:date="2021-07-02T14:27:00Z">
                  <w:rPr>
                    <w:rStyle w:val="Lienhypertexte"/>
                    <w:noProof/>
                  </w:rPr>
                </w:rPrChange>
              </w:rPr>
              <w:delText>Interface administrateur RHI</w:delText>
            </w:r>
            <w:r w:rsidDel="005E54E6">
              <w:rPr>
                <w:noProof/>
                <w:webHidden/>
              </w:rPr>
              <w:tab/>
              <w:delText>13</w:delText>
            </w:r>
          </w:del>
        </w:p>
        <w:p w14:paraId="2063E586" w14:textId="77777777" w:rsidR="00D10D57" w:rsidDel="005E54E6" w:rsidRDefault="00D10D57" w:rsidP="00D10D57">
          <w:pPr>
            <w:pStyle w:val="TM3"/>
            <w:tabs>
              <w:tab w:val="left" w:pos="1100"/>
              <w:tab w:val="right" w:leader="underscore" w:pos="9062"/>
            </w:tabs>
            <w:rPr>
              <w:del w:id="199" w:author="Rojo" w:date="2021-07-02T14:27:00Z"/>
              <w:rFonts w:eastAsiaTheme="minorEastAsia"/>
              <w:noProof/>
              <w:sz w:val="22"/>
              <w:szCs w:val="22"/>
              <w:lang w:eastAsia="fr-FR"/>
            </w:rPr>
          </w:pPr>
          <w:del w:id="200" w:author="Rojo" w:date="2021-07-02T14:27:00Z">
            <w:r w:rsidRPr="005E54E6" w:rsidDel="005E54E6">
              <w:rPr>
                <w:noProof/>
                <w:rPrChange w:id="201" w:author="Rojo" w:date="2021-07-02T14:27:00Z">
                  <w:rPr>
                    <w:rStyle w:val="Lienhypertexte"/>
                    <w:noProof/>
                  </w:rPr>
                </w:rPrChange>
              </w:rPr>
              <w:delText>2.1.</w:delText>
            </w:r>
            <w:r w:rsidDel="005E54E6">
              <w:rPr>
                <w:rFonts w:eastAsiaTheme="minorEastAsia"/>
                <w:noProof/>
                <w:sz w:val="22"/>
                <w:szCs w:val="22"/>
                <w:lang w:eastAsia="fr-FR"/>
              </w:rPr>
              <w:tab/>
            </w:r>
            <w:r w:rsidRPr="005E54E6" w:rsidDel="005E54E6">
              <w:rPr>
                <w:noProof/>
                <w:rPrChange w:id="202" w:author="Rojo" w:date="2021-07-02T14:27:00Z">
                  <w:rPr>
                    <w:rStyle w:val="Lienhypertexte"/>
                    <w:noProof/>
                  </w:rPr>
                </w:rPrChange>
              </w:rPr>
              <w:delText>Ajouter un personnel</w:delText>
            </w:r>
            <w:r w:rsidDel="005E54E6">
              <w:rPr>
                <w:noProof/>
                <w:webHidden/>
              </w:rPr>
              <w:tab/>
              <w:delText>15</w:delText>
            </w:r>
          </w:del>
        </w:p>
        <w:p w14:paraId="33691541" w14:textId="77777777" w:rsidR="00D10D57" w:rsidDel="005E54E6" w:rsidRDefault="00D10D57" w:rsidP="00D10D57">
          <w:pPr>
            <w:pStyle w:val="TM4"/>
            <w:tabs>
              <w:tab w:val="left" w:pos="1100"/>
              <w:tab w:val="right" w:leader="underscore" w:pos="9062"/>
            </w:tabs>
            <w:rPr>
              <w:del w:id="203" w:author="Rojo" w:date="2021-07-02T14:27:00Z"/>
              <w:rFonts w:eastAsiaTheme="minorEastAsia"/>
              <w:noProof/>
              <w:sz w:val="22"/>
              <w:szCs w:val="22"/>
              <w:lang w:eastAsia="fr-FR"/>
            </w:rPr>
          </w:pPr>
          <w:del w:id="204" w:author="Rojo" w:date="2021-07-02T14:27:00Z">
            <w:r w:rsidRPr="005E54E6" w:rsidDel="005E54E6">
              <w:rPr>
                <w:noProof/>
                <w:rPrChange w:id="205" w:author="Rojo" w:date="2021-07-02T14:27:00Z">
                  <w:rPr>
                    <w:rStyle w:val="Lienhypertexte"/>
                    <w:noProof/>
                  </w:rPr>
                </w:rPrChange>
              </w:rPr>
              <w:delText>i.</w:delText>
            </w:r>
            <w:r w:rsidDel="005E54E6">
              <w:rPr>
                <w:rFonts w:eastAsiaTheme="minorEastAsia"/>
                <w:noProof/>
                <w:sz w:val="22"/>
                <w:szCs w:val="22"/>
                <w:lang w:eastAsia="fr-FR"/>
              </w:rPr>
              <w:tab/>
            </w:r>
            <w:r w:rsidRPr="005E54E6" w:rsidDel="005E54E6">
              <w:rPr>
                <w:noProof/>
                <w:rPrChange w:id="206" w:author="Rojo" w:date="2021-07-02T14:27:00Z">
                  <w:rPr>
                    <w:rStyle w:val="Lienhypertexte"/>
                    <w:noProof/>
                  </w:rPr>
                </w:rPrChange>
              </w:rPr>
              <w:delText>Ajout de personnel « Associé »</w:delText>
            </w:r>
            <w:r w:rsidDel="005E54E6">
              <w:rPr>
                <w:noProof/>
                <w:webHidden/>
              </w:rPr>
              <w:tab/>
              <w:delText>16</w:delText>
            </w:r>
          </w:del>
        </w:p>
        <w:p w14:paraId="616134B4" w14:textId="77777777" w:rsidR="00D10D57" w:rsidDel="005E54E6" w:rsidRDefault="00D10D57" w:rsidP="00D10D57">
          <w:pPr>
            <w:pStyle w:val="TM4"/>
            <w:tabs>
              <w:tab w:val="left" w:pos="1100"/>
              <w:tab w:val="right" w:leader="underscore" w:pos="9062"/>
            </w:tabs>
            <w:rPr>
              <w:del w:id="207" w:author="Rojo" w:date="2021-07-02T14:27:00Z"/>
              <w:rFonts w:eastAsiaTheme="minorEastAsia"/>
              <w:noProof/>
              <w:sz w:val="22"/>
              <w:szCs w:val="22"/>
              <w:lang w:eastAsia="fr-FR"/>
            </w:rPr>
          </w:pPr>
          <w:del w:id="208" w:author="Rojo" w:date="2021-07-02T14:27:00Z">
            <w:r w:rsidRPr="005E54E6" w:rsidDel="005E54E6">
              <w:rPr>
                <w:noProof/>
                <w:rPrChange w:id="209" w:author="Rojo" w:date="2021-07-02T14:27:00Z">
                  <w:rPr>
                    <w:rStyle w:val="Lienhypertexte"/>
                    <w:noProof/>
                  </w:rPr>
                </w:rPrChange>
              </w:rPr>
              <w:delText>ii.</w:delText>
            </w:r>
            <w:r w:rsidDel="005E54E6">
              <w:rPr>
                <w:rFonts w:eastAsiaTheme="minorEastAsia"/>
                <w:noProof/>
                <w:sz w:val="22"/>
                <w:szCs w:val="22"/>
                <w:lang w:eastAsia="fr-FR"/>
              </w:rPr>
              <w:tab/>
            </w:r>
            <w:r w:rsidRPr="005E54E6" w:rsidDel="005E54E6">
              <w:rPr>
                <w:noProof/>
                <w:rPrChange w:id="210" w:author="Rojo" w:date="2021-07-02T14:27:00Z">
                  <w:rPr>
                    <w:rStyle w:val="Lienhypertexte"/>
                    <w:noProof/>
                  </w:rPr>
                </w:rPrChange>
              </w:rPr>
              <w:delText>Ajout de personnel « Consultant »</w:delText>
            </w:r>
            <w:r w:rsidDel="005E54E6">
              <w:rPr>
                <w:noProof/>
                <w:webHidden/>
              </w:rPr>
              <w:tab/>
              <w:delText>18</w:delText>
            </w:r>
          </w:del>
        </w:p>
        <w:p w14:paraId="692FD247" w14:textId="77777777" w:rsidR="00D10D57" w:rsidDel="005E54E6" w:rsidRDefault="00D10D57" w:rsidP="00D10D57">
          <w:pPr>
            <w:pStyle w:val="TM3"/>
            <w:tabs>
              <w:tab w:val="left" w:pos="1100"/>
              <w:tab w:val="right" w:leader="underscore" w:pos="9062"/>
            </w:tabs>
            <w:rPr>
              <w:del w:id="211" w:author="Rojo" w:date="2021-07-02T14:27:00Z"/>
              <w:rFonts w:eastAsiaTheme="minorEastAsia"/>
              <w:noProof/>
              <w:sz w:val="22"/>
              <w:szCs w:val="22"/>
              <w:lang w:eastAsia="fr-FR"/>
            </w:rPr>
          </w:pPr>
          <w:del w:id="212" w:author="Rojo" w:date="2021-07-02T14:27:00Z">
            <w:r w:rsidRPr="005E54E6" w:rsidDel="005E54E6">
              <w:rPr>
                <w:noProof/>
                <w:rPrChange w:id="213" w:author="Rojo" w:date="2021-07-02T14:27:00Z">
                  <w:rPr>
                    <w:rStyle w:val="Lienhypertexte"/>
                    <w:noProof/>
                  </w:rPr>
                </w:rPrChange>
              </w:rPr>
              <w:delText>2.2.</w:delText>
            </w:r>
            <w:r w:rsidDel="005E54E6">
              <w:rPr>
                <w:rFonts w:eastAsiaTheme="minorEastAsia"/>
                <w:noProof/>
                <w:sz w:val="22"/>
                <w:szCs w:val="22"/>
                <w:lang w:eastAsia="fr-FR"/>
              </w:rPr>
              <w:tab/>
            </w:r>
            <w:r w:rsidRPr="005E54E6" w:rsidDel="005E54E6">
              <w:rPr>
                <w:noProof/>
                <w:rPrChange w:id="214" w:author="Rojo" w:date="2021-07-02T14:27:00Z">
                  <w:rPr>
                    <w:rStyle w:val="Lienhypertexte"/>
                    <w:noProof/>
                  </w:rPr>
                </w:rPrChange>
              </w:rPr>
              <w:delText>Modifier le profil d’un personnel</w:delText>
            </w:r>
            <w:r w:rsidDel="005E54E6">
              <w:rPr>
                <w:noProof/>
                <w:webHidden/>
              </w:rPr>
              <w:tab/>
              <w:delText>20</w:delText>
            </w:r>
          </w:del>
        </w:p>
        <w:p w14:paraId="6AA2D56B" w14:textId="77777777" w:rsidR="00D10D57" w:rsidDel="005E54E6" w:rsidRDefault="00D10D57" w:rsidP="00D10D57">
          <w:pPr>
            <w:pStyle w:val="TM4"/>
            <w:tabs>
              <w:tab w:val="left" w:pos="1100"/>
              <w:tab w:val="right" w:leader="underscore" w:pos="9062"/>
            </w:tabs>
            <w:rPr>
              <w:del w:id="215" w:author="Rojo" w:date="2021-07-02T14:27:00Z"/>
              <w:rFonts w:eastAsiaTheme="minorEastAsia"/>
              <w:noProof/>
              <w:sz w:val="22"/>
              <w:szCs w:val="22"/>
              <w:lang w:eastAsia="fr-FR"/>
            </w:rPr>
          </w:pPr>
          <w:del w:id="216" w:author="Rojo" w:date="2021-07-02T14:27:00Z">
            <w:r w:rsidRPr="005E54E6" w:rsidDel="005E54E6">
              <w:rPr>
                <w:bCs/>
                <w:noProof/>
                <w:rPrChange w:id="217" w:author="Rojo" w:date="2021-07-02T14:27:00Z">
                  <w:rPr>
                    <w:rStyle w:val="Lienhypertexte"/>
                    <w:bCs/>
                    <w:noProof/>
                  </w:rPr>
                </w:rPrChange>
              </w:rPr>
              <w:delText>i.</w:delText>
            </w:r>
            <w:r w:rsidDel="005E54E6">
              <w:rPr>
                <w:rFonts w:eastAsiaTheme="minorEastAsia"/>
                <w:noProof/>
                <w:sz w:val="22"/>
                <w:szCs w:val="22"/>
                <w:lang w:eastAsia="fr-FR"/>
              </w:rPr>
              <w:tab/>
            </w:r>
            <w:r w:rsidRPr="005E54E6" w:rsidDel="005E54E6">
              <w:rPr>
                <w:noProof/>
                <w:rPrChange w:id="218" w:author="Rojo" w:date="2021-07-02T14:27:00Z">
                  <w:rPr>
                    <w:rStyle w:val="Lienhypertexte"/>
                    <w:noProof/>
                  </w:rPr>
                </w:rPrChange>
              </w:rPr>
              <w:delText>Modification</w:delText>
            </w:r>
            <w:r w:rsidRPr="005E54E6" w:rsidDel="005E54E6">
              <w:rPr>
                <w:bCs/>
                <w:noProof/>
                <w:rPrChange w:id="219" w:author="Rojo" w:date="2021-07-02T14:27:00Z">
                  <w:rPr>
                    <w:rStyle w:val="Lienhypertexte"/>
                    <w:bCs/>
                    <w:noProof/>
                  </w:rPr>
                </w:rPrChange>
              </w:rPr>
              <w:delText xml:space="preserve"> du profil d’un « Associé »</w:delText>
            </w:r>
            <w:r w:rsidDel="005E54E6">
              <w:rPr>
                <w:noProof/>
                <w:webHidden/>
              </w:rPr>
              <w:tab/>
              <w:delText>20</w:delText>
            </w:r>
          </w:del>
        </w:p>
        <w:p w14:paraId="03E24BBB" w14:textId="77777777" w:rsidR="00D10D57" w:rsidDel="005E54E6" w:rsidRDefault="00D10D57" w:rsidP="00D10D57">
          <w:pPr>
            <w:pStyle w:val="TM4"/>
            <w:tabs>
              <w:tab w:val="left" w:pos="1100"/>
              <w:tab w:val="right" w:leader="underscore" w:pos="9062"/>
            </w:tabs>
            <w:rPr>
              <w:del w:id="220" w:author="Rojo" w:date="2021-07-02T14:27:00Z"/>
              <w:rFonts w:eastAsiaTheme="minorEastAsia"/>
              <w:noProof/>
              <w:sz w:val="22"/>
              <w:szCs w:val="22"/>
              <w:lang w:eastAsia="fr-FR"/>
            </w:rPr>
          </w:pPr>
          <w:del w:id="221" w:author="Rojo" w:date="2021-07-02T14:27:00Z">
            <w:r w:rsidRPr="005E54E6" w:rsidDel="005E54E6">
              <w:rPr>
                <w:bCs/>
                <w:noProof/>
                <w:rPrChange w:id="222" w:author="Rojo" w:date="2021-07-02T14:27:00Z">
                  <w:rPr>
                    <w:rStyle w:val="Lienhypertexte"/>
                    <w:bCs/>
                    <w:noProof/>
                  </w:rPr>
                </w:rPrChange>
              </w:rPr>
              <w:delText>ii.</w:delText>
            </w:r>
            <w:r w:rsidDel="005E54E6">
              <w:rPr>
                <w:rFonts w:eastAsiaTheme="minorEastAsia"/>
                <w:noProof/>
                <w:sz w:val="22"/>
                <w:szCs w:val="22"/>
                <w:lang w:eastAsia="fr-FR"/>
              </w:rPr>
              <w:tab/>
            </w:r>
            <w:r w:rsidRPr="005E54E6" w:rsidDel="005E54E6">
              <w:rPr>
                <w:bCs/>
                <w:noProof/>
                <w:rPrChange w:id="223" w:author="Rojo" w:date="2021-07-02T14:27:00Z">
                  <w:rPr>
                    <w:rStyle w:val="Lienhypertexte"/>
                    <w:bCs/>
                    <w:noProof/>
                  </w:rPr>
                </w:rPrChange>
              </w:rPr>
              <w:delText>Modification du profil d’un « Consultant »</w:delText>
            </w:r>
            <w:r w:rsidDel="005E54E6">
              <w:rPr>
                <w:noProof/>
                <w:webHidden/>
              </w:rPr>
              <w:tab/>
              <w:delText>22</w:delText>
            </w:r>
          </w:del>
        </w:p>
        <w:p w14:paraId="1B8000F4" w14:textId="77777777" w:rsidR="00D10D57" w:rsidDel="005E54E6" w:rsidRDefault="00D10D57" w:rsidP="00D10D57">
          <w:pPr>
            <w:pStyle w:val="TM3"/>
            <w:tabs>
              <w:tab w:val="left" w:pos="1100"/>
              <w:tab w:val="right" w:leader="underscore" w:pos="9062"/>
            </w:tabs>
            <w:rPr>
              <w:del w:id="224" w:author="Rojo" w:date="2021-07-02T14:27:00Z"/>
              <w:rFonts w:eastAsiaTheme="minorEastAsia"/>
              <w:noProof/>
              <w:sz w:val="22"/>
              <w:szCs w:val="22"/>
              <w:lang w:eastAsia="fr-FR"/>
            </w:rPr>
          </w:pPr>
          <w:del w:id="225" w:author="Rojo" w:date="2021-07-02T14:27:00Z">
            <w:r w:rsidRPr="005E54E6" w:rsidDel="005E54E6">
              <w:rPr>
                <w:bCs/>
                <w:noProof/>
                <w:rPrChange w:id="226" w:author="Rojo" w:date="2021-07-02T14:27:00Z">
                  <w:rPr>
                    <w:rStyle w:val="Lienhypertexte"/>
                    <w:bCs/>
                    <w:noProof/>
                  </w:rPr>
                </w:rPrChange>
              </w:rPr>
              <w:delText>2.3.</w:delText>
            </w:r>
            <w:r w:rsidDel="005E54E6">
              <w:rPr>
                <w:rFonts w:eastAsiaTheme="minorEastAsia"/>
                <w:noProof/>
                <w:sz w:val="22"/>
                <w:szCs w:val="22"/>
                <w:lang w:eastAsia="fr-FR"/>
              </w:rPr>
              <w:tab/>
            </w:r>
            <w:r w:rsidRPr="005E54E6" w:rsidDel="005E54E6">
              <w:rPr>
                <w:bCs/>
                <w:noProof/>
                <w:rPrChange w:id="227" w:author="Rojo" w:date="2021-07-02T14:27:00Z">
                  <w:rPr>
                    <w:rStyle w:val="Lienhypertexte"/>
                    <w:bCs/>
                    <w:noProof/>
                  </w:rPr>
                </w:rPrChange>
              </w:rPr>
              <w:delText>Supprimer un personnel</w:delText>
            </w:r>
            <w:r w:rsidDel="005E54E6">
              <w:rPr>
                <w:noProof/>
                <w:webHidden/>
              </w:rPr>
              <w:tab/>
              <w:delText>23</w:delText>
            </w:r>
          </w:del>
        </w:p>
        <w:p w14:paraId="18B15713" w14:textId="77777777" w:rsidR="00D10D57" w:rsidDel="005E54E6" w:rsidRDefault="00D10D57" w:rsidP="00D10D57">
          <w:pPr>
            <w:pStyle w:val="TM3"/>
            <w:tabs>
              <w:tab w:val="left" w:pos="1100"/>
              <w:tab w:val="right" w:leader="underscore" w:pos="9062"/>
            </w:tabs>
            <w:rPr>
              <w:del w:id="228" w:author="Rojo" w:date="2021-07-02T14:27:00Z"/>
              <w:rFonts w:eastAsiaTheme="minorEastAsia"/>
              <w:noProof/>
              <w:sz w:val="22"/>
              <w:szCs w:val="22"/>
              <w:lang w:eastAsia="fr-FR"/>
            </w:rPr>
          </w:pPr>
          <w:del w:id="229" w:author="Rojo" w:date="2021-07-02T14:27:00Z">
            <w:r w:rsidRPr="005E54E6" w:rsidDel="005E54E6">
              <w:rPr>
                <w:bCs/>
                <w:noProof/>
                <w:rPrChange w:id="230" w:author="Rojo" w:date="2021-07-02T14:27:00Z">
                  <w:rPr>
                    <w:rStyle w:val="Lienhypertexte"/>
                    <w:bCs/>
                    <w:noProof/>
                  </w:rPr>
                </w:rPrChange>
              </w:rPr>
              <w:delText>2.4.</w:delText>
            </w:r>
            <w:r w:rsidDel="005E54E6">
              <w:rPr>
                <w:rFonts w:eastAsiaTheme="minorEastAsia"/>
                <w:noProof/>
                <w:sz w:val="22"/>
                <w:szCs w:val="22"/>
                <w:lang w:eastAsia="fr-FR"/>
              </w:rPr>
              <w:tab/>
            </w:r>
            <w:r w:rsidRPr="005E54E6" w:rsidDel="005E54E6">
              <w:rPr>
                <w:bCs/>
                <w:noProof/>
                <w:rPrChange w:id="231" w:author="Rojo" w:date="2021-07-02T14:27:00Z">
                  <w:rPr>
                    <w:rStyle w:val="Lienhypertexte"/>
                    <w:bCs/>
                    <w:noProof/>
                  </w:rPr>
                </w:rPrChange>
              </w:rPr>
              <w:delText>Gérer la demande d’habilitation d’un personnel</w:delText>
            </w:r>
            <w:r w:rsidDel="005E54E6">
              <w:rPr>
                <w:noProof/>
                <w:webHidden/>
              </w:rPr>
              <w:tab/>
              <w:delText>24</w:delText>
            </w:r>
          </w:del>
        </w:p>
        <w:p w14:paraId="666643D9" w14:textId="77777777" w:rsidR="00D10D57" w:rsidDel="005E54E6" w:rsidRDefault="00D10D57" w:rsidP="00D10D57">
          <w:pPr>
            <w:pStyle w:val="TM4"/>
            <w:tabs>
              <w:tab w:val="left" w:pos="1100"/>
              <w:tab w:val="right" w:leader="underscore" w:pos="9062"/>
            </w:tabs>
            <w:rPr>
              <w:del w:id="232" w:author="Rojo" w:date="2021-07-02T14:27:00Z"/>
              <w:rFonts w:eastAsiaTheme="minorEastAsia"/>
              <w:noProof/>
              <w:sz w:val="22"/>
              <w:szCs w:val="22"/>
              <w:lang w:eastAsia="fr-FR"/>
            </w:rPr>
          </w:pPr>
          <w:del w:id="233" w:author="Rojo" w:date="2021-07-02T14:27:00Z">
            <w:r w:rsidRPr="005E54E6" w:rsidDel="005E54E6">
              <w:rPr>
                <w:noProof/>
                <w:rPrChange w:id="234" w:author="Rojo" w:date="2021-07-02T14:27:00Z">
                  <w:rPr>
                    <w:rStyle w:val="Lienhypertexte"/>
                    <w:noProof/>
                  </w:rPr>
                </w:rPrChange>
              </w:rPr>
              <w:delText>i.</w:delText>
            </w:r>
            <w:r w:rsidDel="005E54E6">
              <w:rPr>
                <w:rFonts w:eastAsiaTheme="minorEastAsia"/>
                <w:noProof/>
                <w:sz w:val="22"/>
                <w:szCs w:val="22"/>
                <w:lang w:eastAsia="fr-FR"/>
              </w:rPr>
              <w:tab/>
            </w:r>
            <w:r w:rsidRPr="005E54E6" w:rsidDel="005E54E6">
              <w:rPr>
                <w:noProof/>
                <w:rPrChange w:id="235" w:author="Rojo" w:date="2021-07-02T14:27:00Z">
                  <w:rPr>
                    <w:rStyle w:val="Lienhypertexte"/>
                    <w:noProof/>
                  </w:rPr>
                </w:rPrChange>
              </w:rPr>
              <w:delText>Page d’ajout d’une nouvelle demande</w:delText>
            </w:r>
            <w:r w:rsidDel="005E54E6">
              <w:rPr>
                <w:noProof/>
                <w:webHidden/>
              </w:rPr>
              <w:tab/>
              <w:delText>25</w:delText>
            </w:r>
          </w:del>
        </w:p>
        <w:p w14:paraId="7C45D4C3" w14:textId="77777777" w:rsidR="00D10D57" w:rsidDel="005E54E6" w:rsidRDefault="00D10D57" w:rsidP="00D10D57">
          <w:pPr>
            <w:pStyle w:val="TM4"/>
            <w:tabs>
              <w:tab w:val="left" w:pos="1100"/>
              <w:tab w:val="right" w:leader="underscore" w:pos="9062"/>
            </w:tabs>
            <w:rPr>
              <w:del w:id="236" w:author="Rojo" w:date="2021-07-02T14:27:00Z"/>
              <w:rFonts w:eastAsiaTheme="minorEastAsia"/>
              <w:noProof/>
              <w:sz w:val="22"/>
              <w:szCs w:val="22"/>
              <w:lang w:eastAsia="fr-FR"/>
            </w:rPr>
          </w:pPr>
          <w:del w:id="237" w:author="Rojo" w:date="2021-07-02T14:27:00Z">
            <w:r w:rsidRPr="005E54E6" w:rsidDel="005E54E6">
              <w:rPr>
                <w:noProof/>
                <w:rPrChange w:id="238" w:author="Rojo" w:date="2021-07-02T14:27:00Z">
                  <w:rPr>
                    <w:rStyle w:val="Lienhypertexte"/>
                    <w:noProof/>
                  </w:rPr>
                </w:rPrChange>
              </w:rPr>
              <w:delText>ii.</w:delText>
            </w:r>
            <w:r w:rsidDel="005E54E6">
              <w:rPr>
                <w:rFonts w:eastAsiaTheme="minorEastAsia"/>
                <w:noProof/>
                <w:sz w:val="22"/>
                <w:szCs w:val="22"/>
                <w:lang w:eastAsia="fr-FR"/>
              </w:rPr>
              <w:tab/>
            </w:r>
            <w:r w:rsidRPr="005E54E6" w:rsidDel="005E54E6">
              <w:rPr>
                <w:noProof/>
                <w:rPrChange w:id="239" w:author="Rojo" w:date="2021-07-02T14:27:00Z">
                  <w:rPr>
                    <w:rStyle w:val="Lienhypertexte"/>
                    <w:noProof/>
                  </w:rPr>
                </w:rPrChange>
              </w:rPr>
              <w:delText>Modifier la demande d’habilitation</w:delText>
            </w:r>
            <w:r w:rsidDel="005E54E6">
              <w:rPr>
                <w:noProof/>
                <w:webHidden/>
              </w:rPr>
              <w:tab/>
              <w:delText>29</w:delText>
            </w:r>
          </w:del>
        </w:p>
        <w:p w14:paraId="1E00437D" w14:textId="77777777" w:rsidR="00D10D57" w:rsidDel="005E54E6" w:rsidRDefault="00D10D57" w:rsidP="00D10D57">
          <w:pPr>
            <w:pStyle w:val="TM4"/>
            <w:tabs>
              <w:tab w:val="left" w:pos="1100"/>
              <w:tab w:val="right" w:leader="underscore" w:pos="9062"/>
            </w:tabs>
            <w:rPr>
              <w:del w:id="240" w:author="Rojo" w:date="2021-07-02T14:27:00Z"/>
              <w:rFonts w:eastAsiaTheme="minorEastAsia"/>
              <w:noProof/>
              <w:sz w:val="22"/>
              <w:szCs w:val="22"/>
              <w:lang w:eastAsia="fr-FR"/>
            </w:rPr>
          </w:pPr>
          <w:del w:id="241" w:author="Rojo" w:date="2021-07-02T14:27:00Z">
            <w:r w:rsidRPr="005E54E6" w:rsidDel="005E54E6">
              <w:rPr>
                <w:noProof/>
                <w:rPrChange w:id="242" w:author="Rojo" w:date="2021-07-02T14:27:00Z">
                  <w:rPr>
                    <w:rStyle w:val="Lienhypertexte"/>
                    <w:noProof/>
                  </w:rPr>
                </w:rPrChange>
              </w:rPr>
              <w:delText>iii.</w:delText>
            </w:r>
            <w:r w:rsidDel="005E54E6">
              <w:rPr>
                <w:rFonts w:eastAsiaTheme="minorEastAsia"/>
                <w:noProof/>
                <w:sz w:val="22"/>
                <w:szCs w:val="22"/>
                <w:lang w:eastAsia="fr-FR"/>
              </w:rPr>
              <w:tab/>
            </w:r>
            <w:r w:rsidRPr="005E54E6" w:rsidDel="005E54E6">
              <w:rPr>
                <w:noProof/>
                <w:rPrChange w:id="243" w:author="Rojo" w:date="2021-07-02T14:27:00Z">
                  <w:rPr>
                    <w:rStyle w:val="Lienhypertexte"/>
                    <w:noProof/>
                  </w:rPr>
                </w:rPrChange>
              </w:rPr>
              <w:delText>Aperçu de la fiche de demande d’habilitation</w:delText>
            </w:r>
            <w:r w:rsidDel="005E54E6">
              <w:rPr>
                <w:noProof/>
                <w:webHidden/>
              </w:rPr>
              <w:tab/>
              <w:delText>31</w:delText>
            </w:r>
          </w:del>
        </w:p>
        <w:p w14:paraId="0B29D5A0" w14:textId="77777777" w:rsidR="00D10D57" w:rsidDel="005E54E6" w:rsidRDefault="00D10D57" w:rsidP="00D10D57">
          <w:pPr>
            <w:pStyle w:val="TM3"/>
            <w:tabs>
              <w:tab w:val="left" w:pos="1100"/>
              <w:tab w:val="right" w:leader="underscore" w:pos="9062"/>
            </w:tabs>
            <w:rPr>
              <w:del w:id="244" w:author="Rojo" w:date="2021-07-02T14:27:00Z"/>
              <w:rFonts w:eastAsiaTheme="minorEastAsia"/>
              <w:noProof/>
              <w:sz w:val="22"/>
              <w:szCs w:val="22"/>
              <w:lang w:eastAsia="fr-FR"/>
            </w:rPr>
          </w:pPr>
          <w:del w:id="245" w:author="Rojo" w:date="2021-07-02T14:27:00Z">
            <w:r w:rsidRPr="005E54E6" w:rsidDel="005E54E6">
              <w:rPr>
                <w:noProof/>
                <w:rPrChange w:id="246" w:author="Rojo" w:date="2021-07-02T14:27:00Z">
                  <w:rPr>
                    <w:rStyle w:val="Lienhypertexte"/>
                    <w:noProof/>
                  </w:rPr>
                </w:rPrChange>
              </w:rPr>
              <w:delText>2.5.</w:delText>
            </w:r>
            <w:r w:rsidDel="005E54E6">
              <w:rPr>
                <w:rFonts w:eastAsiaTheme="minorEastAsia"/>
                <w:noProof/>
                <w:sz w:val="22"/>
                <w:szCs w:val="22"/>
                <w:lang w:eastAsia="fr-FR"/>
              </w:rPr>
              <w:tab/>
            </w:r>
            <w:r w:rsidRPr="005E54E6" w:rsidDel="005E54E6">
              <w:rPr>
                <w:noProof/>
                <w:rPrChange w:id="247" w:author="Rojo" w:date="2021-07-02T14:27:00Z">
                  <w:rPr>
                    <w:rStyle w:val="Lienhypertexte"/>
                    <w:noProof/>
                  </w:rPr>
                </w:rPrChange>
              </w:rPr>
              <w:delText>Liste du personnel</w:delText>
            </w:r>
            <w:r w:rsidDel="005E54E6">
              <w:rPr>
                <w:noProof/>
                <w:webHidden/>
              </w:rPr>
              <w:tab/>
              <w:delText>33</w:delText>
            </w:r>
          </w:del>
        </w:p>
        <w:p w14:paraId="5EF50BFA" w14:textId="77777777" w:rsidR="00D10D57" w:rsidDel="005E54E6" w:rsidRDefault="00D10D57" w:rsidP="00D10D57">
          <w:pPr>
            <w:pStyle w:val="TM4"/>
            <w:tabs>
              <w:tab w:val="left" w:pos="1100"/>
              <w:tab w:val="right" w:leader="underscore" w:pos="9062"/>
            </w:tabs>
            <w:rPr>
              <w:del w:id="248" w:author="Rojo" w:date="2021-07-02T14:27:00Z"/>
              <w:rFonts w:eastAsiaTheme="minorEastAsia"/>
              <w:noProof/>
              <w:sz w:val="22"/>
              <w:szCs w:val="22"/>
              <w:lang w:eastAsia="fr-FR"/>
            </w:rPr>
          </w:pPr>
          <w:del w:id="249" w:author="Rojo" w:date="2021-07-02T14:27:00Z">
            <w:r w:rsidRPr="005E54E6" w:rsidDel="005E54E6">
              <w:rPr>
                <w:noProof/>
                <w:rPrChange w:id="250" w:author="Rojo" w:date="2021-07-02T14:27:00Z">
                  <w:rPr>
                    <w:rStyle w:val="Lienhypertexte"/>
                    <w:noProof/>
                  </w:rPr>
                </w:rPrChange>
              </w:rPr>
              <w:delText>i.</w:delText>
            </w:r>
            <w:r w:rsidDel="005E54E6">
              <w:rPr>
                <w:rFonts w:eastAsiaTheme="minorEastAsia"/>
                <w:noProof/>
                <w:sz w:val="22"/>
                <w:szCs w:val="22"/>
                <w:lang w:eastAsia="fr-FR"/>
              </w:rPr>
              <w:tab/>
            </w:r>
            <w:r w:rsidRPr="005E54E6" w:rsidDel="005E54E6">
              <w:rPr>
                <w:noProof/>
                <w:rPrChange w:id="251" w:author="Rojo" w:date="2021-07-02T14:27:00Z">
                  <w:rPr>
                    <w:rStyle w:val="Lienhypertexte"/>
                    <w:noProof/>
                  </w:rPr>
                </w:rPrChange>
              </w:rPr>
              <w:delText>Habilités</w:delText>
            </w:r>
            <w:r w:rsidDel="005E54E6">
              <w:rPr>
                <w:noProof/>
                <w:webHidden/>
              </w:rPr>
              <w:tab/>
              <w:delText>33</w:delText>
            </w:r>
          </w:del>
        </w:p>
        <w:p w14:paraId="79D96024" w14:textId="77777777" w:rsidR="00D10D57" w:rsidDel="005E54E6" w:rsidRDefault="00D10D57" w:rsidP="00D10D57">
          <w:pPr>
            <w:pStyle w:val="TM4"/>
            <w:tabs>
              <w:tab w:val="left" w:pos="1100"/>
              <w:tab w:val="right" w:leader="underscore" w:pos="9062"/>
            </w:tabs>
            <w:rPr>
              <w:del w:id="252" w:author="Rojo" w:date="2021-07-02T14:27:00Z"/>
              <w:rFonts w:eastAsiaTheme="minorEastAsia"/>
              <w:noProof/>
              <w:sz w:val="22"/>
              <w:szCs w:val="22"/>
              <w:lang w:eastAsia="fr-FR"/>
            </w:rPr>
          </w:pPr>
          <w:del w:id="253" w:author="Rojo" w:date="2021-07-02T14:27:00Z">
            <w:r w:rsidRPr="005E54E6" w:rsidDel="005E54E6">
              <w:rPr>
                <w:noProof/>
                <w:rPrChange w:id="254" w:author="Rojo" w:date="2021-07-02T14:27:00Z">
                  <w:rPr>
                    <w:rStyle w:val="Lienhypertexte"/>
                    <w:noProof/>
                  </w:rPr>
                </w:rPrChange>
              </w:rPr>
              <w:delText>ii.</w:delText>
            </w:r>
            <w:r w:rsidDel="005E54E6">
              <w:rPr>
                <w:rFonts w:eastAsiaTheme="minorEastAsia"/>
                <w:noProof/>
                <w:sz w:val="22"/>
                <w:szCs w:val="22"/>
                <w:lang w:eastAsia="fr-FR"/>
              </w:rPr>
              <w:tab/>
            </w:r>
            <w:r w:rsidRPr="005E54E6" w:rsidDel="005E54E6">
              <w:rPr>
                <w:noProof/>
                <w:rPrChange w:id="255" w:author="Rojo" w:date="2021-07-02T14:27:00Z">
                  <w:rPr>
                    <w:rStyle w:val="Lienhypertexte"/>
                    <w:noProof/>
                  </w:rPr>
                </w:rPrChange>
              </w:rPr>
              <w:delText>A désactiver</w:delText>
            </w:r>
            <w:r w:rsidDel="005E54E6">
              <w:rPr>
                <w:noProof/>
                <w:webHidden/>
              </w:rPr>
              <w:tab/>
              <w:delText>34</w:delText>
            </w:r>
          </w:del>
        </w:p>
        <w:p w14:paraId="234A3B9E" w14:textId="77777777" w:rsidR="00D10D57" w:rsidDel="005E54E6" w:rsidRDefault="00D10D57" w:rsidP="00D10D57">
          <w:pPr>
            <w:pStyle w:val="TM4"/>
            <w:tabs>
              <w:tab w:val="left" w:pos="1100"/>
              <w:tab w:val="right" w:leader="underscore" w:pos="9062"/>
            </w:tabs>
            <w:rPr>
              <w:del w:id="256" w:author="Rojo" w:date="2021-07-02T14:27:00Z"/>
              <w:rFonts w:eastAsiaTheme="minorEastAsia"/>
              <w:noProof/>
              <w:sz w:val="22"/>
              <w:szCs w:val="22"/>
              <w:lang w:eastAsia="fr-FR"/>
            </w:rPr>
          </w:pPr>
          <w:del w:id="257" w:author="Rojo" w:date="2021-07-02T14:27:00Z">
            <w:r w:rsidRPr="005E54E6" w:rsidDel="005E54E6">
              <w:rPr>
                <w:noProof/>
                <w:rPrChange w:id="258" w:author="Rojo" w:date="2021-07-02T14:27:00Z">
                  <w:rPr>
                    <w:rStyle w:val="Lienhypertexte"/>
                    <w:noProof/>
                  </w:rPr>
                </w:rPrChange>
              </w:rPr>
              <w:delText>iii.</w:delText>
            </w:r>
            <w:r w:rsidDel="005E54E6">
              <w:rPr>
                <w:rFonts w:eastAsiaTheme="minorEastAsia"/>
                <w:noProof/>
                <w:sz w:val="22"/>
                <w:szCs w:val="22"/>
                <w:lang w:eastAsia="fr-FR"/>
              </w:rPr>
              <w:tab/>
            </w:r>
            <w:r w:rsidRPr="005E54E6" w:rsidDel="005E54E6">
              <w:rPr>
                <w:noProof/>
                <w:rPrChange w:id="259" w:author="Rojo" w:date="2021-07-02T14:27:00Z">
                  <w:rPr>
                    <w:rStyle w:val="Lienhypertexte"/>
                    <w:noProof/>
                  </w:rPr>
                </w:rPrChange>
              </w:rPr>
              <w:delText>Déshabilités</w:delText>
            </w:r>
            <w:r w:rsidDel="005E54E6">
              <w:rPr>
                <w:noProof/>
                <w:webHidden/>
              </w:rPr>
              <w:tab/>
              <w:delText>35</w:delText>
            </w:r>
          </w:del>
        </w:p>
        <w:p w14:paraId="71DDDDA9" w14:textId="77777777" w:rsidR="00D10D57" w:rsidDel="005E54E6" w:rsidRDefault="00D10D57" w:rsidP="00D10D57">
          <w:pPr>
            <w:pStyle w:val="TM3"/>
            <w:tabs>
              <w:tab w:val="left" w:pos="1100"/>
              <w:tab w:val="right" w:leader="underscore" w:pos="9062"/>
            </w:tabs>
            <w:rPr>
              <w:del w:id="260" w:author="Rojo" w:date="2021-07-02T14:27:00Z"/>
              <w:rFonts w:eastAsiaTheme="minorEastAsia"/>
              <w:noProof/>
              <w:sz w:val="22"/>
              <w:szCs w:val="22"/>
              <w:lang w:eastAsia="fr-FR"/>
            </w:rPr>
          </w:pPr>
          <w:del w:id="261" w:author="Rojo" w:date="2021-07-02T14:27:00Z">
            <w:r w:rsidRPr="005E54E6" w:rsidDel="005E54E6">
              <w:rPr>
                <w:noProof/>
                <w:rPrChange w:id="262" w:author="Rojo" w:date="2021-07-02T14:27:00Z">
                  <w:rPr>
                    <w:rStyle w:val="Lienhypertexte"/>
                    <w:noProof/>
                  </w:rPr>
                </w:rPrChange>
              </w:rPr>
              <w:delText>2.6.</w:delText>
            </w:r>
            <w:r w:rsidDel="005E54E6">
              <w:rPr>
                <w:rFonts w:eastAsiaTheme="minorEastAsia"/>
                <w:noProof/>
                <w:sz w:val="22"/>
                <w:szCs w:val="22"/>
                <w:lang w:eastAsia="fr-FR"/>
              </w:rPr>
              <w:tab/>
            </w:r>
            <w:r w:rsidRPr="005E54E6" w:rsidDel="005E54E6">
              <w:rPr>
                <w:noProof/>
                <w:rPrChange w:id="263" w:author="Rojo" w:date="2021-07-02T14:27:00Z">
                  <w:rPr>
                    <w:rStyle w:val="Lienhypertexte"/>
                    <w:noProof/>
                  </w:rPr>
                </w:rPrChange>
              </w:rPr>
              <w:delText>Restaurer les personnes archivées</w:delText>
            </w:r>
            <w:r w:rsidDel="005E54E6">
              <w:rPr>
                <w:noProof/>
                <w:webHidden/>
              </w:rPr>
              <w:tab/>
              <w:delText>37</w:delText>
            </w:r>
          </w:del>
        </w:p>
        <w:p w14:paraId="678D7E40" w14:textId="77777777" w:rsidR="00D10D57" w:rsidDel="005E54E6" w:rsidRDefault="00D10D57" w:rsidP="00D10D57">
          <w:pPr>
            <w:pStyle w:val="TM2"/>
            <w:tabs>
              <w:tab w:val="left" w:pos="660"/>
              <w:tab w:val="right" w:leader="underscore" w:pos="9062"/>
            </w:tabs>
            <w:rPr>
              <w:del w:id="264" w:author="Rojo" w:date="2021-07-02T14:27:00Z"/>
              <w:rFonts w:eastAsiaTheme="minorEastAsia"/>
              <w:b w:val="0"/>
              <w:bCs w:val="0"/>
              <w:noProof/>
              <w:lang w:eastAsia="fr-FR"/>
            </w:rPr>
          </w:pPr>
          <w:del w:id="265" w:author="Rojo" w:date="2021-07-02T14:27:00Z">
            <w:r w:rsidRPr="005E54E6" w:rsidDel="005E54E6">
              <w:rPr>
                <w:noProof/>
                <w:rPrChange w:id="266" w:author="Rojo" w:date="2021-07-02T14:27:00Z">
                  <w:rPr>
                    <w:rStyle w:val="Lienhypertexte"/>
                    <w:noProof/>
                  </w:rPr>
                </w:rPrChange>
              </w:rPr>
              <w:delText>3.</w:delText>
            </w:r>
            <w:r w:rsidDel="005E54E6">
              <w:rPr>
                <w:rFonts w:eastAsiaTheme="minorEastAsia"/>
                <w:b w:val="0"/>
                <w:bCs w:val="0"/>
                <w:noProof/>
                <w:lang w:eastAsia="fr-FR"/>
              </w:rPr>
              <w:tab/>
            </w:r>
            <w:r w:rsidRPr="005E54E6" w:rsidDel="005E54E6">
              <w:rPr>
                <w:noProof/>
                <w:rPrChange w:id="267" w:author="Rojo" w:date="2021-07-02T14:27:00Z">
                  <w:rPr>
                    <w:rStyle w:val="Lienhypertexte"/>
                    <w:noProof/>
                  </w:rPr>
                </w:rPrChange>
              </w:rPr>
              <w:delText>Interface Manager</w:delText>
            </w:r>
            <w:r w:rsidDel="005E54E6">
              <w:rPr>
                <w:noProof/>
                <w:webHidden/>
              </w:rPr>
              <w:tab/>
              <w:delText>38</w:delText>
            </w:r>
          </w:del>
        </w:p>
        <w:p w14:paraId="3A313FC8" w14:textId="77777777" w:rsidR="00D10D57" w:rsidDel="005E54E6" w:rsidRDefault="00D10D57" w:rsidP="00D10D57">
          <w:pPr>
            <w:pStyle w:val="TM3"/>
            <w:tabs>
              <w:tab w:val="left" w:pos="1100"/>
              <w:tab w:val="right" w:leader="underscore" w:pos="9062"/>
            </w:tabs>
            <w:rPr>
              <w:del w:id="268" w:author="Rojo" w:date="2021-07-02T14:27:00Z"/>
              <w:rFonts w:eastAsiaTheme="minorEastAsia"/>
              <w:noProof/>
              <w:sz w:val="22"/>
              <w:szCs w:val="22"/>
              <w:lang w:eastAsia="fr-FR"/>
            </w:rPr>
          </w:pPr>
          <w:del w:id="269" w:author="Rojo" w:date="2021-07-02T14:27:00Z">
            <w:r w:rsidRPr="005E54E6" w:rsidDel="005E54E6">
              <w:rPr>
                <w:noProof/>
                <w:rPrChange w:id="270" w:author="Rojo" w:date="2021-07-02T14:27:00Z">
                  <w:rPr>
                    <w:rStyle w:val="Lienhypertexte"/>
                    <w:noProof/>
                  </w:rPr>
                </w:rPrChange>
              </w:rPr>
              <w:delText>3.1.</w:delText>
            </w:r>
            <w:r w:rsidDel="005E54E6">
              <w:rPr>
                <w:rFonts w:eastAsiaTheme="minorEastAsia"/>
                <w:noProof/>
                <w:sz w:val="22"/>
                <w:szCs w:val="22"/>
                <w:lang w:eastAsia="fr-FR"/>
              </w:rPr>
              <w:tab/>
            </w:r>
            <w:r w:rsidRPr="005E54E6" w:rsidDel="005E54E6">
              <w:rPr>
                <w:noProof/>
                <w:rPrChange w:id="271" w:author="Rojo" w:date="2021-07-02T14:27:00Z">
                  <w:rPr>
                    <w:rStyle w:val="Lienhypertexte"/>
                    <w:noProof/>
                  </w:rPr>
                </w:rPrChange>
              </w:rPr>
              <w:delText>Ajout d’une nouvelle demande d’habilitation</w:delText>
            </w:r>
            <w:r w:rsidDel="005E54E6">
              <w:rPr>
                <w:noProof/>
                <w:webHidden/>
              </w:rPr>
              <w:tab/>
              <w:delText>38</w:delText>
            </w:r>
          </w:del>
        </w:p>
        <w:p w14:paraId="0E68B007" w14:textId="77777777" w:rsidR="00D10D57" w:rsidDel="005E54E6" w:rsidRDefault="00D10D57" w:rsidP="00D10D57">
          <w:pPr>
            <w:pStyle w:val="TM3"/>
            <w:tabs>
              <w:tab w:val="left" w:pos="1100"/>
              <w:tab w:val="right" w:leader="underscore" w:pos="9062"/>
            </w:tabs>
            <w:rPr>
              <w:del w:id="272" w:author="Rojo" w:date="2021-07-02T14:27:00Z"/>
              <w:rFonts w:eastAsiaTheme="minorEastAsia"/>
              <w:noProof/>
              <w:sz w:val="22"/>
              <w:szCs w:val="22"/>
              <w:lang w:eastAsia="fr-FR"/>
            </w:rPr>
          </w:pPr>
          <w:del w:id="273" w:author="Rojo" w:date="2021-07-02T14:27:00Z">
            <w:r w:rsidRPr="005E54E6" w:rsidDel="005E54E6">
              <w:rPr>
                <w:noProof/>
                <w:rPrChange w:id="274" w:author="Rojo" w:date="2021-07-02T14:27:00Z">
                  <w:rPr>
                    <w:rStyle w:val="Lienhypertexte"/>
                    <w:noProof/>
                  </w:rPr>
                </w:rPrChange>
              </w:rPr>
              <w:delText>3.2.</w:delText>
            </w:r>
            <w:r w:rsidDel="005E54E6">
              <w:rPr>
                <w:rFonts w:eastAsiaTheme="minorEastAsia"/>
                <w:noProof/>
                <w:sz w:val="22"/>
                <w:szCs w:val="22"/>
                <w:lang w:eastAsia="fr-FR"/>
              </w:rPr>
              <w:tab/>
            </w:r>
            <w:r w:rsidRPr="005E54E6" w:rsidDel="005E54E6">
              <w:rPr>
                <w:noProof/>
                <w:rPrChange w:id="275" w:author="Rojo" w:date="2021-07-02T14:27:00Z">
                  <w:rPr>
                    <w:rStyle w:val="Lienhypertexte"/>
                    <w:noProof/>
                  </w:rPr>
                </w:rPrChange>
              </w:rPr>
              <w:delText>Modifier la demande</w:delText>
            </w:r>
            <w:r w:rsidDel="005E54E6">
              <w:rPr>
                <w:noProof/>
                <w:webHidden/>
              </w:rPr>
              <w:tab/>
              <w:delText>41</w:delText>
            </w:r>
          </w:del>
        </w:p>
        <w:p w14:paraId="6135C43F" w14:textId="77777777" w:rsidR="00D10D57" w:rsidDel="005E54E6" w:rsidRDefault="00D10D57" w:rsidP="00D10D57">
          <w:pPr>
            <w:pStyle w:val="TM2"/>
            <w:tabs>
              <w:tab w:val="left" w:pos="660"/>
              <w:tab w:val="right" w:leader="underscore" w:pos="9062"/>
            </w:tabs>
            <w:rPr>
              <w:del w:id="276" w:author="Rojo" w:date="2021-07-02T14:27:00Z"/>
              <w:rFonts w:eastAsiaTheme="minorEastAsia"/>
              <w:b w:val="0"/>
              <w:bCs w:val="0"/>
              <w:noProof/>
              <w:lang w:eastAsia="fr-FR"/>
            </w:rPr>
          </w:pPr>
          <w:del w:id="277" w:author="Rojo" w:date="2021-07-02T14:27:00Z">
            <w:r w:rsidRPr="005E54E6" w:rsidDel="005E54E6">
              <w:rPr>
                <w:noProof/>
                <w:rPrChange w:id="278" w:author="Rojo" w:date="2021-07-02T14:27:00Z">
                  <w:rPr>
                    <w:rStyle w:val="Lienhypertexte"/>
                    <w:noProof/>
                  </w:rPr>
                </w:rPrChange>
              </w:rPr>
              <w:delText>4.</w:delText>
            </w:r>
            <w:r w:rsidDel="005E54E6">
              <w:rPr>
                <w:rFonts w:eastAsiaTheme="minorEastAsia"/>
                <w:b w:val="0"/>
                <w:bCs w:val="0"/>
                <w:noProof/>
                <w:lang w:eastAsia="fr-FR"/>
              </w:rPr>
              <w:tab/>
            </w:r>
            <w:r w:rsidRPr="005E54E6" w:rsidDel="005E54E6">
              <w:rPr>
                <w:noProof/>
                <w:rPrChange w:id="279" w:author="Rojo" w:date="2021-07-02T14:27:00Z">
                  <w:rPr>
                    <w:rStyle w:val="Lienhypertexte"/>
                    <w:noProof/>
                  </w:rPr>
                </w:rPrChange>
              </w:rPr>
              <w:delText>Interface Administrateur IT</w:delText>
            </w:r>
            <w:r w:rsidDel="005E54E6">
              <w:rPr>
                <w:noProof/>
                <w:webHidden/>
              </w:rPr>
              <w:tab/>
              <w:delText>42</w:delText>
            </w:r>
          </w:del>
        </w:p>
        <w:p w14:paraId="66B69E91" w14:textId="77777777" w:rsidR="00D10D57" w:rsidDel="005E54E6" w:rsidRDefault="00D10D57" w:rsidP="00D10D57">
          <w:pPr>
            <w:pStyle w:val="TM3"/>
            <w:tabs>
              <w:tab w:val="left" w:pos="1100"/>
              <w:tab w:val="right" w:leader="underscore" w:pos="9062"/>
            </w:tabs>
            <w:rPr>
              <w:del w:id="280" w:author="Rojo" w:date="2021-07-02T14:27:00Z"/>
              <w:rFonts w:eastAsiaTheme="minorEastAsia"/>
              <w:noProof/>
              <w:sz w:val="22"/>
              <w:szCs w:val="22"/>
              <w:lang w:eastAsia="fr-FR"/>
            </w:rPr>
          </w:pPr>
          <w:del w:id="281" w:author="Rojo" w:date="2021-07-02T14:27:00Z">
            <w:r w:rsidRPr="005E54E6" w:rsidDel="005E54E6">
              <w:rPr>
                <w:noProof/>
                <w:rPrChange w:id="282" w:author="Rojo" w:date="2021-07-02T14:27:00Z">
                  <w:rPr>
                    <w:rStyle w:val="Lienhypertexte"/>
                    <w:noProof/>
                  </w:rPr>
                </w:rPrChange>
              </w:rPr>
              <w:delText>4.1.</w:delText>
            </w:r>
            <w:r w:rsidDel="005E54E6">
              <w:rPr>
                <w:rFonts w:eastAsiaTheme="minorEastAsia"/>
                <w:noProof/>
                <w:sz w:val="22"/>
                <w:szCs w:val="22"/>
                <w:lang w:eastAsia="fr-FR"/>
              </w:rPr>
              <w:tab/>
            </w:r>
            <w:r w:rsidRPr="005E54E6" w:rsidDel="005E54E6">
              <w:rPr>
                <w:noProof/>
                <w:rPrChange w:id="283" w:author="Rojo" w:date="2021-07-02T14:27:00Z">
                  <w:rPr>
                    <w:rStyle w:val="Lienhypertexte"/>
                    <w:noProof/>
                  </w:rPr>
                </w:rPrChange>
              </w:rPr>
              <w:delText>Notifications</w:delText>
            </w:r>
            <w:r w:rsidDel="005E54E6">
              <w:rPr>
                <w:noProof/>
                <w:webHidden/>
              </w:rPr>
              <w:tab/>
              <w:delText>43</w:delText>
            </w:r>
          </w:del>
        </w:p>
        <w:p w14:paraId="06EE2048" w14:textId="77777777" w:rsidR="00D10D57" w:rsidDel="005E54E6" w:rsidRDefault="00D10D57" w:rsidP="00D10D57">
          <w:pPr>
            <w:pStyle w:val="TM3"/>
            <w:tabs>
              <w:tab w:val="left" w:pos="1100"/>
              <w:tab w:val="right" w:leader="underscore" w:pos="9062"/>
            </w:tabs>
            <w:rPr>
              <w:del w:id="284" w:author="Rojo" w:date="2021-07-02T14:27:00Z"/>
              <w:rFonts w:eastAsiaTheme="minorEastAsia"/>
              <w:noProof/>
              <w:sz w:val="22"/>
              <w:szCs w:val="22"/>
              <w:lang w:eastAsia="fr-FR"/>
            </w:rPr>
          </w:pPr>
          <w:del w:id="285" w:author="Rojo" w:date="2021-07-02T14:27:00Z">
            <w:r w:rsidRPr="005E54E6" w:rsidDel="005E54E6">
              <w:rPr>
                <w:noProof/>
                <w:rPrChange w:id="286" w:author="Rojo" w:date="2021-07-02T14:27:00Z">
                  <w:rPr>
                    <w:rStyle w:val="Lienhypertexte"/>
                    <w:noProof/>
                  </w:rPr>
                </w:rPrChange>
              </w:rPr>
              <w:delText>4.2.</w:delText>
            </w:r>
            <w:r w:rsidDel="005E54E6">
              <w:rPr>
                <w:rFonts w:eastAsiaTheme="minorEastAsia"/>
                <w:noProof/>
                <w:sz w:val="22"/>
                <w:szCs w:val="22"/>
                <w:lang w:eastAsia="fr-FR"/>
              </w:rPr>
              <w:tab/>
            </w:r>
            <w:r w:rsidRPr="005E54E6" w:rsidDel="005E54E6">
              <w:rPr>
                <w:noProof/>
                <w:rPrChange w:id="287" w:author="Rojo" w:date="2021-07-02T14:27:00Z">
                  <w:rPr>
                    <w:rStyle w:val="Lienhypertexte"/>
                    <w:noProof/>
                  </w:rPr>
                </w:rPrChange>
              </w:rPr>
              <w:delText>Paramétrages</w:delText>
            </w:r>
            <w:r w:rsidDel="005E54E6">
              <w:rPr>
                <w:noProof/>
                <w:webHidden/>
              </w:rPr>
              <w:tab/>
              <w:delText>45</w:delText>
            </w:r>
          </w:del>
        </w:p>
        <w:p w14:paraId="78592A71" w14:textId="77777777" w:rsidR="00D10D57" w:rsidDel="005E54E6" w:rsidRDefault="00D10D57" w:rsidP="00D10D57">
          <w:pPr>
            <w:pStyle w:val="TM3"/>
            <w:tabs>
              <w:tab w:val="left" w:pos="1100"/>
              <w:tab w:val="right" w:leader="underscore" w:pos="9062"/>
            </w:tabs>
            <w:rPr>
              <w:del w:id="288" w:author="Rojo" w:date="2021-07-02T14:27:00Z"/>
              <w:rFonts w:eastAsiaTheme="minorEastAsia"/>
              <w:noProof/>
              <w:sz w:val="22"/>
              <w:szCs w:val="22"/>
              <w:lang w:eastAsia="fr-FR"/>
            </w:rPr>
          </w:pPr>
          <w:del w:id="289" w:author="Rojo" w:date="2021-07-02T14:27:00Z">
            <w:r w:rsidRPr="005E54E6" w:rsidDel="005E54E6">
              <w:rPr>
                <w:noProof/>
                <w:rPrChange w:id="290" w:author="Rojo" w:date="2021-07-02T14:27:00Z">
                  <w:rPr>
                    <w:rStyle w:val="Lienhypertexte"/>
                    <w:noProof/>
                  </w:rPr>
                </w:rPrChange>
              </w:rPr>
              <w:delText>4.3.</w:delText>
            </w:r>
            <w:r w:rsidDel="005E54E6">
              <w:rPr>
                <w:rFonts w:eastAsiaTheme="minorEastAsia"/>
                <w:noProof/>
                <w:sz w:val="22"/>
                <w:szCs w:val="22"/>
                <w:lang w:eastAsia="fr-FR"/>
              </w:rPr>
              <w:tab/>
            </w:r>
            <w:r w:rsidRPr="005E54E6" w:rsidDel="005E54E6">
              <w:rPr>
                <w:noProof/>
                <w:rPrChange w:id="291" w:author="Rojo" w:date="2021-07-02T14:27:00Z">
                  <w:rPr>
                    <w:rStyle w:val="Lienhypertexte"/>
                    <w:noProof/>
                  </w:rPr>
                </w:rPrChange>
              </w:rPr>
              <w:delText>Historique info</w:delText>
            </w:r>
            <w:r w:rsidDel="005E54E6">
              <w:rPr>
                <w:noProof/>
                <w:webHidden/>
              </w:rPr>
              <w:tab/>
              <w:delText>45</w:delText>
            </w:r>
          </w:del>
        </w:p>
        <w:p w14:paraId="0FBE2B69" w14:textId="77777777" w:rsidR="00D10D57" w:rsidDel="005E54E6" w:rsidRDefault="00D10D57" w:rsidP="00D10D57">
          <w:pPr>
            <w:pStyle w:val="TM3"/>
            <w:tabs>
              <w:tab w:val="left" w:pos="1100"/>
              <w:tab w:val="right" w:leader="underscore" w:pos="9062"/>
            </w:tabs>
            <w:rPr>
              <w:del w:id="292" w:author="Rojo" w:date="2021-07-02T14:27:00Z"/>
              <w:rFonts w:eastAsiaTheme="minorEastAsia"/>
              <w:noProof/>
              <w:sz w:val="22"/>
              <w:szCs w:val="22"/>
              <w:lang w:eastAsia="fr-FR"/>
            </w:rPr>
          </w:pPr>
          <w:del w:id="293" w:author="Rojo" w:date="2021-07-02T14:27:00Z">
            <w:r w:rsidRPr="005E54E6" w:rsidDel="005E54E6">
              <w:rPr>
                <w:noProof/>
                <w:rPrChange w:id="294" w:author="Rojo" w:date="2021-07-02T14:27:00Z">
                  <w:rPr>
                    <w:rStyle w:val="Lienhypertexte"/>
                    <w:noProof/>
                  </w:rPr>
                </w:rPrChange>
              </w:rPr>
              <w:delText>4.4.</w:delText>
            </w:r>
            <w:r w:rsidDel="005E54E6">
              <w:rPr>
                <w:rFonts w:eastAsiaTheme="minorEastAsia"/>
                <w:noProof/>
                <w:sz w:val="22"/>
                <w:szCs w:val="22"/>
                <w:lang w:eastAsia="fr-FR"/>
              </w:rPr>
              <w:tab/>
            </w:r>
            <w:r w:rsidRPr="005E54E6" w:rsidDel="005E54E6">
              <w:rPr>
                <w:noProof/>
                <w:rPrChange w:id="295" w:author="Rojo" w:date="2021-07-02T14:27:00Z">
                  <w:rPr>
                    <w:rStyle w:val="Lienhypertexte"/>
                    <w:noProof/>
                  </w:rPr>
                </w:rPrChange>
              </w:rPr>
              <w:delText>Liste des habilitations</w:delText>
            </w:r>
            <w:r w:rsidDel="005E54E6">
              <w:rPr>
                <w:noProof/>
                <w:webHidden/>
              </w:rPr>
              <w:tab/>
              <w:delText>46</w:delText>
            </w:r>
          </w:del>
        </w:p>
        <w:p w14:paraId="0D942673" w14:textId="77777777" w:rsidR="00D10D57" w:rsidDel="005E54E6" w:rsidRDefault="00D10D57" w:rsidP="00D10D57">
          <w:pPr>
            <w:pStyle w:val="TM3"/>
            <w:tabs>
              <w:tab w:val="left" w:pos="1100"/>
              <w:tab w:val="right" w:leader="underscore" w:pos="9062"/>
            </w:tabs>
            <w:rPr>
              <w:del w:id="296" w:author="Rojo" w:date="2021-07-02T14:27:00Z"/>
              <w:rFonts w:eastAsiaTheme="minorEastAsia"/>
              <w:noProof/>
              <w:sz w:val="22"/>
              <w:szCs w:val="22"/>
              <w:lang w:eastAsia="fr-FR"/>
            </w:rPr>
          </w:pPr>
          <w:del w:id="297" w:author="Rojo" w:date="2021-07-02T14:27:00Z">
            <w:r w:rsidRPr="005E54E6" w:rsidDel="005E54E6">
              <w:rPr>
                <w:noProof/>
                <w:rPrChange w:id="298" w:author="Rojo" w:date="2021-07-02T14:27:00Z">
                  <w:rPr>
                    <w:rStyle w:val="Lienhypertexte"/>
                    <w:noProof/>
                  </w:rPr>
                </w:rPrChange>
              </w:rPr>
              <w:delText>4.5.</w:delText>
            </w:r>
            <w:r w:rsidDel="005E54E6">
              <w:rPr>
                <w:rFonts w:eastAsiaTheme="minorEastAsia"/>
                <w:noProof/>
                <w:sz w:val="22"/>
                <w:szCs w:val="22"/>
                <w:lang w:eastAsia="fr-FR"/>
              </w:rPr>
              <w:tab/>
            </w:r>
            <w:r w:rsidRPr="005E54E6" w:rsidDel="005E54E6">
              <w:rPr>
                <w:noProof/>
                <w:rPrChange w:id="299" w:author="Rojo" w:date="2021-07-02T14:27:00Z">
                  <w:rPr>
                    <w:rStyle w:val="Lienhypertexte"/>
                    <w:noProof/>
                  </w:rPr>
                </w:rPrChange>
              </w:rPr>
              <w:delText>Désactiver un personnel</w:delText>
            </w:r>
            <w:r w:rsidDel="005E54E6">
              <w:rPr>
                <w:noProof/>
                <w:webHidden/>
              </w:rPr>
              <w:tab/>
              <w:delText>47</w:delText>
            </w:r>
          </w:del>
        </w:p>
        <w:p w14:paraId="0793D250" w14:textId="77777777" w:rsidR="00D10D57" w:rsidRDefault="00D10D57" w:rsidP="00D10D57">
          <w:r>
            <w:rPr>
              <w:b/>
              <w:bCs/>
              <w:i/>
              <w:iCs/>
              <w:sz w:val="24"/>
              <w:szCs w:val="24"/>
            </w:rPr>
            <w:fldChar w:fldCharType="end"/>
          </w:r>
        </w:p>
      </w:sdtContent>
    </w:sdt>
    <w:p w14:paraId="4CF7F3F2" w14:textId="77777777" w:rsidR="00D10D57" w:rsidRDefault="00D10D57" w:rsidP="00D10D57">
      <w:r>
        <w:br w:type="page"/>
      </w:r>
    </w:p>
    <w:p w14:paraId="5F565D2F" w14:textId="77777777" w:rsidR="00D10D57" w:rsidRPr="00DC1934" w:rsidRDefault="00D10D57" w:rsidP="00D10D57">
      <w:pPr>
        <w:pStyle w:val="En-ttee"/>
      </w:pPr>
      <w:r w:rsidRPr="00DC1934">
        <w:lastRenderedPageBreak/>
        <w:t>LISTE DES FIGURES</w:t>
      </w:r>
    </w:p>
    <w:p w14:paraId="0F41BEDA" w14:textId="77777777" w:rsidR="00D10D57" w:rsidRDefault="00D10D57" w:rsidP="00D10D57">
      <w:pPr>
        <w:pStyle w:val="En-ttee"/>
      </w:pPr>
    </w:p>
    <w:p w14:paraId="572B5E66" w14:textId="77777777" w:rsidR="005E54E6" w:rsidRDefault="005E54E6">
      <w:pPr>
        <w:pStyle w:val="Tabledesillustrations"/>
        <w:tabs>
          <w:tab w:val="right" w:leader="dot" w:pos="9062"/>
        </w:tabs>
        <w:rPr>
          <w:ins w:id="300" w:author="Rojo" w:date="2021-07-02T14:28:00Z"/>
          <w:rFonts w:eastAsiaTheme="minorEastAsia"/>
          <w:i w:val="0"/>
          <w:iCs w:val="0"/>
          <w:noProof/>
          <w:sz w:val="22"/>
          <w:szCs w:val="22"/>
          <w:lang w:eastAsia="fr-FR"/>
        </w:rPr>
      </w:pPr>
      <w:ins w:id="301" w:author="Rojo" w:date="2021-07-02T14:28:00Z">
        <w:r>
          <w:fldChar w:fldCharType="begin"/>
        </w:r>
        <w:r>
          <w:instrText xml:space="preserve"> TOC \h \z \c "Figure" </w:instrText>
        </w:r>
      </w:ins>
      <w:r>
        <w:fldChar w:fldCharType="separate"/>
      </w:r>
      <w:ins w:id="302"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"_Toc76128517"</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1: Ecran d'authentification</w:t>
        </w:r>
        <w:r>
          <w:rPr>
            <w:noProof/>
            <w:webHidden/>
          </w:rPr>
          <w:tab/>
        </w:r>
        <w:r>
          <w:rPr>
            <w:noProof/>
            <w:webHidden/>
          </w:rPr>
          <w:fldChar w:fldCharType="begin"/>
        </w:r>
        <w:r>
          <w:rPr>
            <w:noProof/>
            <w:webHidden/>
          </w:rPr>
          <w:instrText xml:space="preserve"> PAGEREF _Toc76128517 \h </w:instrText>
        </w:r>
        <w:r>
          <w:rPr>
            <w:noProof/>
            <w:webHidden/>
          </w:rPr>
        </w:r>
      </w:ins>
      <w:r>
        <w:rPr>
          <w:noProof/>
          <w:webHidden/>
        </w:rPr>
        <w:fldChar w:fldCharType="separate"/>
      </w:r>
      <w:ins w:id="303" w:author="Rojo" w:date="2021-07-02T14:28:00Z">
        <w:r>
          <w:rPr>
            <w:noProof/>
            <w:webHidden/>
          </w:rPr>
          <w:t>9</w:t>
        </w:r>
        <w:r>
          <w:rPr>
            <w:noProof/>
            <w:webHidden/>
          </w:rPr>
          <w:fldChar w:fldCharType="end"/>
        </w:r>
        <w:r w:rsidRPr="00160A5F">
          <w:rPr>
            <w:rStyle w:val="Lienhypertexte"/>
            <w:noProof/>
          </w:rPr>
          <w:fldChar w:fldCharType="end"/>
        </w:r>
      </w:ins>
    </w:p>
    <w:p w14:paraId="35D14C1E" w14:textId="77777777" w:rsidR="005E54E6" w:rsidRDefault="005E54E6">
      <w:pPr>
        <w:pStyle w:val="Tabledesillustrations"/>
        <w:tabs>
          <w:tab w:val="right" w:leader="dot" w:pos="9062"/>
        </w:tabs>
        <w:rPr>
          <w:ins w:id="304" w:author="Rojo" w:date="2021-07-02T14:28:00Z"/>
          <w:rFonts w:eastAsiaTheme="minorEastAsia"/>
          <w:i w:val="0"/>
          <w:iCs w:val="0"/>
          <w:noProof/>
          <w:sz w:val="22"/>
          <w:szCs w:val="22"/>
          <w:lang w:eastAsia="fr-FR"/>
        </w:rPr>
      </w:pPr>
      <w:ins w:id="305"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"_Toc76128518"</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2: Page d'accueil (première page de la page d’exploration de Trombinoscope)</w:t>
        </w:r>
        <w:r>
          <w:rPr>
            <w:noProof/>
            <w:webHidden/>
          </w:rPr>
          <w:tab/>
        </w:r>
        <w:r>
          <w:rPr>
            <w:noProof/>
            <w:webHidden/>
          </w:rPr>
          <w:fldChar w:fldCharType="begin"/>
        </w:r>
        <w:r>
          <w:rPr>
            <w:noProof/>
            <w:webHidden/>
          </w:rPr>
          <w:instrText xml:space="preserve"> PAGEREF _Toc76128518 \h </w:instrText>
        </w:r>
        <w:r>
          <w:rPr>
            <w:noProof/>
            <w:webHidden/>
          </w:rPr>
        </w:r>
      </w:ins>
      <w:r>
        <w:rPr>
          <w:noProof/>
          <w:webHidden/>
        </w:rPr>
        <w:fldChar w:fldCharType="separate"/>
      </w:r>
      <w:ins w:id="306" w:author="Rojo" w:date="2021-07-02T14:28:00Z">
        <w:r>
          <w:rPr>
            <w:noProof/>
            <w:webHidden/>
          </w:rPr>
          <w:t>10</w:t>
        </w:r>
        <w:r>
          <w:rPr>
            <w:noProof/>
            <w:webHidden/>
          </w:rPr>
          <w:fldChar w:fldCharType="end"/>
        </w:r>
        <w:r w:rsidRPr="00160A5F">
          <w:rPr>
            <w:rStyle w:val="Lienhypertexte"/>
            <w:noProof/>
          </w:rPr>
          <w:fldChar w:fldCharType="end"/>
        </w:r>
      </w:ins>
    </w:p>
    <w:p w14:paraId="3961E54E" w14:textId="77777777" w:rsidR="005E54E6" w:rsidRDefault="005E54E6">
      <w:pPr>
        <w:pStyle w:val="Tabledesillustrations"/>
        <w:tabs>
          <w:tab w:val="right" w:leader="dot" w:pos="9062"/>
        </w:tabs>
        <w:rPr>
          <w:ins w:id="307" w:author="Rojo" w:date="2021-07-02T14:28:00Z"/>
          <w:rFonts w:eastAsiaTheme="minorEastAsia"/>
          <w:i w:val="0"/>
          <w:iCs w:val="0"/>
          <w:noProof/>
          <w:sz w:val="22"/>
          <w:szCs w:val="22"/>
          <w:lang w:eastAsia="fr-FR"/>
        </w:rPr>
      </w:pPr>
      <w:ins w:id="308"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"_Toc76128519"</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3: Affichage de chaque département</w:t>
        </w:r>
        <w:r>
          <w:rPr>
            <w:noProof/>
            <w:webHidden/>
          </w:rPr>
          <w:tab/>
        </w:r>
        <w:r>
          <w:rPr>
            <w:noProof/>
            <w:webHidden/>
          </w:rPr>
          <w:fldChar w:fldCharType="begin"/>
        </w:r>
        <w:r>
          <w:rPr>
            <w:noProof/>
            <w:webHidden/>
          </w:rPr>
          <w:instrText xml:space="preserve"> PAGEREF _Toc76128519 \h </w:instrText>
        </w:r>
        <w:r>
          <w:rPr>
            <w:noProof/>
            <w:webHidden/>
          </w:rPr>
        </w:r>
      </w:ins>
      <w:r>
        <w:rPr>
          <w:noProof/>
          <w:webHidden/>
        </w:rPr>
        <w:fldChar w:fldCharType="separate"/>
      </w:r>
      <w:ins w:id="309" w:author="Rojo" w:date="2021-07-02T14:28:00Z">
        <w:r>
          <w:rPr>
            <w:noProof/>
            <w:webHidden/>
          </w:rPr>
          <w:t>12</w:t>
        </w:r>
        <w:r>
          <w:rPr>
            <w:noProof/>
            <w:webHidden/>
          </w:rPr>
          <w:fldChar w:fldCharType="end"/>
        </w:r>
        <w:r w:rsidRPr="00160A5F">
          <w:rPr>
            <w:rStyle w:val="Lienhypertexte"/>
            <w:noProof/>
          </w:rPr>
          <w:fldChar w:fldCharType="end"/>
        </w:r>
      </w:ins>
    </w:p>
    <w:p w14:paraId="7BA6A2F8" w14:textId="77777777" w:rsidR="005E54E6" w:rsidRDefault="005E54E6">
      <w:pPr>
        <w:pStyle w:val="Tabledesillustrations"/>
        <w:tabs>
          <w:tab w:val="right" w:leader="dot" w:pos="9062"/>
        </w:tabs>
        <w:rPr>
          <w:ins w:id="310" w:author="Rojo" w:date="2021-07-02T14:28:00Z"/>
          <w:rFonts w:eastAsiaTheme="minorEastAsia"/>
          <w:i w:val="0"/>
          <w:iCs w:val="0"/>
          <w:noProof/>
          <w:sz w:val="22"/>
          <w:szCs w:val="22"/>
          <w:lang w:eastAsia="fr-FR"/>
        </w:rPr>
      </w:pPr>
      <w:ins w:id="311"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"_Toc76128520"</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4: Présentation du profil d'un associé</w:t>
        </w:r>
        <w:r>
          <w:rPr>
            <w:noProof/>
            <w:webHidden/>
          </w:rPr>
          <w:tab/>
        </w:r>
        <w:r>
          <w:rPr>
            <w:noProof/>
            <w:webHidden/>
          </w:rPr>
          <w:fldChar w:fldCharType="begin"/>
        </w:r>
        <w:r>
          <w:rPr>
            <w:noProof/>
            <w:webHidden/>
          </w:rPr>
          <w:instrText xml:space="preserve"> PAGEREF _Toc76128520 \h </w:instrText>
        </w:r>
        <w:r>
          <w:rPr>
            <w:noProof/>
            <w:webHidden/>
          </w:rPr>
        </w:r>
      </w:ins>
      <w:r>
        <w:rPr>
          <w:noProof/>
          <w:webHidden/>
        </w:rPr>
        <w:fldChar w:fldCharType="separate"/>
      </w:r>
      <w:ins w:id="312" w:author="Rojo" w:date="2021-07-02T14:28:00Z">
        <w:r>
          <w:rPr>
            <w:noProof/>
            <w:webHidden/>
          </w:rPr>
          <w:t>13</w:t>
        </w:r>
        <w:r>
          <w:rPr>
            <w:noProof/>
            <w:webHidden/>
          </w:rPr>
          <w:fldChar w:fldCharType="end"/>
        </w:r>
        <w:r w:rsidRPr="00160A5F">
          <w:rPr>
            <w:rStyle w:val="Lienhypertexte"/>
            <w:noProof/>
          </w:rPr>
          <w:fldChar w:fldCharType="end"/>
        </w:r>
      </w:ins>
    </w:p>
    <w:p w14:paraId="42C708CB" w14:textId="77777777" w:rsidR="005E54E6" w:rsidRDefault="005E54E6">
      <w:pPr>
        <w:pStyle w:val="Tabledesillustrations"/>
        <w:tabs>
          <w:tab w:val="right" w:leader="dot" w:pos="9062"/>
        </w:tabs>
        <w:rPr>
          <w:ins w:id="313" w:author="Rojo" w:date="2021-07-02T14:28:00Z"/>
          <w:rFonts w:eastAsiaTheme="minorEastAsia"/>
          <w:i w:val="0"/>
          <w:iCs w:val="0"/>
          <w:noProof/>
          <w:sz w:val="22"/>
          <w:szCs w:val="22"/>
          <w:lang w:eastAsia="fr-FR"/>
        </w:rPr>
      </w:pPr>
      <w:ins w:id="314"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"_Toc76128521"</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5: Présentation du profil d'un consultant</w:t>
        </w:r>
        <w:r>
          <w:rPr>
            <w:noProof/>
            <w:webHidden/>
          </w:rPr>
          <w:tab/>
        </w:r>
        <w:r>
          <w:rPr>
            <w:noProof/>
            <w:webHidden/>
          </w:rPr>
          <w:fldChar w:fldCharType="begin"/>
        </w:r>
        <w:r>
          <w:rPr>
            <w:noProof/>
            <w:webHidden/>
          </w:rPr>
          <w:instrText xml:space="preserve"> PAGEREF _Toc76128521 \h </w:instrText>
        </w:r>
        <w:r>
          <w:rPr>
            <w:noProof/>
            <w:webHidden/>
          </w:rPr>
        </w:r>
      </w:ins>
      <w:r>
        <w:rPr>
          <w:noProof/>
          <w:webHidden/>
        </w:rPr>
        <w:fldChar w:fldCharType="separate"/>
      </w:r>
      <w:ins w:id="315" w:author="Rojo" w:date="2021-07-02T14:28:00Z">
        <w:r>
          <w:rPr>
            <w:noProof/>
            <w:webHidden/>
          </w:rPr>
          <w:t>13</w:t>
        </w:r>
        <w:r>
          <w:rPr>
            <w:noProof/>
            <w:webHidden/>
          </w:rPr>
          <w:fldChar w:fldCharType="end"/>
        </w:r>
        <w:r w:rsidRPr="00160A5F">
          <w:rPr>
            <w:rStyle w:val="Lienhypertexte"/>
            <w:noProof/>
          </w:rPr>
          <w:fldChar w:fldCharType="end"/>
        </w:r>
      </w:ins>
    </w:p>
    <w:p w14:paraId="68A92198" w14:textId="77777777" w:rsidR="005E54E6" w:rsidRDefault="005E54E6">
      <w:pPr>
        <w:pStyle w:val="Tabledesillustrations"/>
        <w:tabs>
          <w:tab w:val="right" w:leader="dot" w:pos="9062"/>
        </w:tabs>
        <w:rPr>
          <w:ins w:id="316" w:author="Rojo" w:date="2021-07-02T14:28:00Z"/>
          <w:rFonts w:eastAsiaTheme="minorEastAsia"/>
          <w:i w:val="0"/>
          <w:iCs w:val="0"/>
          <w:noProof/>
          <w:sz w:val="22"/>
          <w:szCs w:val="22"/>
          <w:lang w:eastAsia="fr-FR"/>
        </w:rPr>
      </w:pPr>
      <w:ins w:id="317"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"_Toc76128522"</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6: Présentation de l'interface pour la RHI</w:t>
        </w:r>
        <w:r>
          <w:rPr>
            <w:noProof/>
            <w:webHidden/>
          </w:rPr>
          <w:tab/>
        </w:r>
        <w:r>
          <w:rPr>
            <w:noProof/>
            <w:webHidden/>
          </w:rPr>
          <w:fldChar w:fldCharType="begin"/>
        </w:r>
        <w:r>
          <w:rPr>
            <w:noProof/>
            <w:webHidden/>
          </w:rPr>
          <w:instrText xml:space="preserve"> PAGEREF _Toc76128522 \h </w:instrText>
        </w:r>
        <w:r>
          <w:rPr>
            <w:noProof/>
            <w:webHidden/>
          </w:rPr>
        </w:r>
      </w:ins>
      <w:r>
        <w:rPr>
          <w:noProof/>
          <w:webHidden/>
        </w:rPr>
        <w:fldChar w:fldCharType="separate"/>
      </w:r>
      <w:ins w:id="318" w:author="Rojo" w:date="2021-07-02T14:28:00Z">
        <w:r>
          <w:rPr>
            <w:noProof/>
            <w:webHidden/>
          </w:rPr>
          <w:t>15</w:t>
        </w:r>
        <w:r>
          <w:rPr>
            <w:noProof/>
            <w:webHidden/>
          </w:rPr>
          <w:fldChar w:fldCharType="end"/>
        </w:r>
        <w:r w:rsidRPr="00160A5F">
          <w:rPr>
            <w:rStyle w:val="Lienhypertexte"/>
            <w:noProof/>
          </w:rPr>
          <w:fldChar w:fldCharType="end"/>
        </w:r>
      </w:ins>
    </w:p>
    <w:p w14:paraId="3B7AB9DB" w14:textId="77777777" w:rsidR="005E54E6" w:rsidRDefault="005E54E6">
      <w:pPr>
        <w:pStyle w:val="Tabledesillustrations"/>
        <w:tabs>
          <w:tab w:val="right" w:leader="dot" w:pos="9062"/>
        </w:tabs>
        <w:rPr>
          <w:ins w:id="319" w:author="Rojo" w:date="2021-07-02T14:28:00Z"/>
          <w:rFonts w:eastAsiaTheme="minorEastAsia"/>
          <w:i w:val="0"/>
          <w:iCs w:val="0"/>
          <w:noProof/>
          <w:sz w:val="22"/>
          <w:szCs w:val="22"/>
          <w:lang w:eastAsia="fr-FR"/>
        </w:rPr>
      </w:pPr>
      <w:ins w:id="320"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"_Toc76128523"</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7: Présentation de la page d'ajout d'un associé</w:t>
        </w:r>
        <w:r>
          <w:rPr>
            <w:noProof/>
            <w:webHidden/>
          </w:rPr>
          <w:tab/>
        </w:r>
        <w:r>
          <w:rPr>
            <w:noProof/>
            <w:webHidden/>
          </w:rPr>
          <w:fldChar w:fldCharType="begin"/>
        </w:r>
        <w:r>
          <w:rPr>
            <w:noProof/>
            <w:webHidden/>
          </w:rPr>
          <w:instrText xml:space="preserve"> PAGEREF _Toc76128523 \h </w:instrText>
        </w:r>
        <w:r>
          <w:rPr>
            <w:noProof/>
            <w:webHidden/>
          </w:rPr>
        </w:r>
      </w:ins>
      <w:r>
        <w:rPr>
          <w:noProof/>
          <w:webHidden/>
        </w:rPr>
        <w:fldChar w:fldCharType="separate"/>
      </w:r>
      <w:ins w:id="321" w:author="Rojo" w:date="2021-07-02T14:28:00Z">
        <w:r>
          <w:rPr>
            <w:noProof/>
            <w:webHidden/>
          </w:rPr>
          <w:t>17</w:t>
        </w:r>
        <w:r>
          <w:rPr>
            <w:noProof/>
            <w:webHidden/>
          </w:rPr>
          <w:fldChar w:fldCharType="end"/>
        </w:r>
        <w:r w:rsidRPr="00160A5F">
          <w:rPr>
            <w:rStyle w:val="Lienhypertexte"/>
            <w:noProof/>
          </w:rPr>
          <w:fldChar w:fldCharType="end"/>
        </w:r>
      </w:ins>
    </w:p>
    <w:p w14:paraId="6E38E723" w14:textId="77777777" w:rsidR="005E54E6" w:rsidRDefault="005E54E6">
      <w:pPr>
        <w:pStyle w:val="Tabledesillustrations"/>
        <w:tabs>
          <w:tab w:val="right" w:leader="dot" w:pos="9062"/>
        </w:tabs>
        <w:rPr>
          <w:ins w:id="322" w:author="Rojo" w:date="2021-07-02T14:28:00Z"/>
          <w:rFonts w:eastAsiaTheme="minorEastAsia"/>
          <w:i w:val="0"/>
          <w:iCs w:val="0"/>
          <w:noProof/>
          <w:sz w:val="22"/>
          <w:szCs w:val="22"/>
          <w:lang w:eastAsia="fr-FR"/>
        </w:rPr>
      </w:pPr>
      <w:ins w:id="323"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"_Toc76128524"</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8: Présentation de la page d'ajout d'un consultant</w:t>
        </w:r>
        <w:r>
          <w:rPr>
            <w:noProof/>
            <w:webHidden/>
          </w:rPr>
          <w:tab/>
        </w:r>
        <w:r>
          <w:rPr>
            <w:noProof/>
            <w:webHidden/>
          </w:rPr>
          <w:fldChar w:fldCharType="begin"/>
        </w:r>
        <w:r>
          <w:rPr>
            <w:noProof/>
            <w:webHidden/>
          </w:rPr>
          <w:instrText xml:space="preserve"> PAGEREF _Toc76128524 \h </w:instrText>
        </w:r>
        <w:r>
          <w:rPr>
            <w:noProof/>
            <w:webHidden/>
          </w:rPr>
        </w:r>
      </w:ins>
      <w:r>
        <w:rPr>
          <w:noProof/>
          <w:webHidden/>
        </w:rPr>
        <w:fldChar w:fldCharType="separate"/>
      </w:r>
      <w:ins w:id="324" w:author="Rojo" w:date="2021-07-02T14:28:00Z">
        <w:r>
          <w:rPr>
            <w:noProof/>
            <w:webHidden/>
          </w:rPr>
          <w:t>19</w:t>
        </w:r>
        <w:r>
          <w:rPr>
            <w:noProof/>
            <w:webHidden/>
          </w:rPr>
          <w:fldChar w:fldCharType="end"/>
        </w:r>
        <w:r w:rsidRPr="00160A5F">
          <w:rPr>
            <w:rStyle w:val="Lienhypertexte"/>
            <w:noProof/>
          </w:rPr>
          <w:fldChar w:fldCharType="end"/>
        </w:r>
      </w:ins>
    </w:p>
    <w:p w14:paraId="18082F17" w14:textId="77777777" w:rsidR="005E54E6" w:rsidRDefault="005E54E6">
      <w:pPr>
        <w:pStyle w:val="Tabledesillustrations"/>
        <w:tabs>
          <w:tab w:val="right" w:leader="dot" w:pos="9062"/>
        </w:tabs>
        <w:rPr>
          <w:ins w:id="325" w:author="Rojo" w:date="2021-07-02T14:28:00Z"/>
          <w:rFonts w:eastAsiaTheme="minorEastAsia"/>
          <w:i w:val="0"/>
          <w:iCs w:val="0"/>
          <w:noProof/>
          <w:sz w:val="22"/>
          <w:szCs w:val="22"/>
          <w:lang w:eastAsia="fr-FR"/>
        </w:rPr>
      </w:pPr>
      <w:ins w:id="326"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"_Toc76128525"</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9: Présentation de la modification d'un associé</w:t>
        </w:r>
        <w:r>
          <w:rPr>
            <w:noProof/>
            <w:webHidden/>
          </w:rPr>
          <w:tab/>
        </w:r>
        <w:r>
          <w:rPr>
            <w:noProof/>
            <w:webHidden/>
          </w:rPr>
          <w:fldChar w:fldCharType="begin"/>
        </w:r>
        <w:r>
          <w:rPr>
            <w:noProof/>
            <w:webHidden/>
          </w:rPr>
          <w:instrText xml:space="preserve"> PAGEREF _Toc76128525 \h </w:instrText>
        </w:r>
        <w:r>
          <w:rPr>
            <w:noProof/>
            <w:webHidden/>
          </w:rPr>
        </w:r>
      </w:ins>
      <w:r>
        <w:rPr>
          <w:noProof/>
          <w:webHidden/>
        </w:rPr>
        <w:fldChar w:fldCharType="separate"/>
      </w:r>
      <w:ins w:id="327" w:author="Rojo" w:date="2021-07-02T14:28:00Z">
        <w:r>
          <w:rPr>
            <w:noProof/>
            <w:webHidden/>
          </w:rPr>
          <w:t>22</w:t>
        </w:r>
        <w:r>
          <w:rPr>
            <w:noProof/>
            <w:webHidden/>
          </w:rPr>
          <w:fldChar w:fldCharType="end"/>
        </w:r>
        <w:r w:rsidRPr="00160A5F">
          <w:rPr>
            <w:rStyle w:val="Lienhypertexte"/>
            <w:noProof/>
          </w:rPr>
          <w:fldChar w:fldCharType="end"/>
        </w:r>
      </w:ins>
    </w:p>
    <w:p w14:paraId="0D03451F" w14:textId="77777777" w:rsidR="005E54E6" w:rsidRDefault="005E54E6">
      <w:pPr>
        <w:pStyle w:val="Tabledesillustrations"/>
        <w:tabs>
          <w:tab w:val="right" w:leader="dot" w:pos="9062"/>
        </w:tabs>
        <w:rPr>
          <w:ins w:id="328" w:author="Rojo" w:date="2021-07-02T14:28:00Z"/>
          <w:rFonts w:eastAsiaTheme="minorEastAsia"/>
          <w:i w:val="0"/>
          <w:iCs w:val="0"/>
          <w:noProof/>
          <w:sz w:val="22"/>
          <w:szCs w:val="22"/>
          <w:lang w:eastAsia="fr-FR"/>
        </w:rPr>
      </w:pPr>
      <w:ins w:id="329"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"_Toc76128526"</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10: Présentation de la page de modification d'un consultant</w:t>
        </w:r>
        <w:r>
          <w:rPr>
            <w:noProof/>
            <w:webHidden/>
          </w:rPr>
          <w:tab/>
        </w:r>
        <w:r>
          <w:rPr>
            <w:noProof/>
            <w:webHidden/>
          </w:rPr>
          <w:fldChar w:fldCharType="begin"/>
        </w:r>
        <w:r>
          <w:rPr>
            <w:noProof/>
            <w:webHidden/>
          </w:rPr>
          <w:instrText xml:space="preserve"> PAGEREF _Toc76128526 \h </w:instrText>
        </w:r>
        <w:r>
          <w:rPr>
            <w:noProof/>
            <w:webHidden/>
          </w:rPr>
        </w:r>
      </w:ins>
      <w:r>
        <w:rPr>
          <w:noProof/>
          <w:webHidden/>
        </w:rPr>
        <w:fldChar w:fldCharType="separate"/>
      </w:r>
      <w:ins w:id="330" w:author="Rojo" w:date="2021-07-02T14:28:00Z">
        <w:r>
          <w:rPr>
            <w:noProof/>
            <w:webHidden/>
          </w:rPr>
          <w:t>23</w:t>
        </w:r>
        <w:r>
          <w:rPr>
            <w:noProof/>
            <w:webHidden/>
          </w:rPr>
          <w:fldChar w:fldCharType="end"/>
        </w:r>
        <w:r w:rsidRPr="00160A5F">
          <w:rPr>
            <w:rStyle w:val="Lienhypertexte"/>
            <w:noProof/>
          </w:rPr>
          <w:fldChar w:fldCharType="end"/>
        </w:r>
      </w:ins>
    </w:p>
    <w:p w14:paraId="517F7FD7" w14:textId="77777777" w:rsidR="005E54E6" w:rsidRDefault="005E54E6">
      <w:pPr>
        <w:pStyle w:val="Tabledesillustrations"/>
        <w:tabs>
          <w:tab w:val="right" w:leader="dot" w:pos="9062"/>
        </w:tabs>
        <w:rPr>
          <w:ins w:id="331" w:author="Rojo" w:date="2021-07-02T14:28:00Z"/>
          <w:rFonts w:eastAsiaTheme="minorEastAsia"/>
          <w:i w:val="0"/>
          <w:iCs w:val="0"/>
          <w:noProof/>
          <w:sz w:val="22"/>
          <w:szCs w:val="22"/>
          <w:lang w:eastAsia="fr-FR"/>
        </w:rPr>
      </w:pPr>
      <w:ins w:id="332"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"_Toc76128527"</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11: Présentation de la page de suppression d'un personnel</w:t>
        </w:r>
        <w:r>
          <w:rPr>
            <w:noProof/>
            <w:webHidden/>
          </w:rPr>
          <w:tab/>
        </w:r>
        <w:r>
          <w:rPr>
            <w:noProof/>
            <w:webHidden/>
          </w:rPr>
          <w:fldChar w:fldCharType="begin"/>
        </w:r>
        <w:r>
          <w:rPr>
            <w:noProof/>
            <w:webHidden/>
          </w:rPr>
          <w:instrText xml:space="preserve"> PAGEREF _Toc76128527 \h </w:instrText>
        </w:r>
        <w:r>
          <w:rPr>
            <w:noProof/>
            <w:webHidden/>
          </w:rPr>
        </w:r>
      </w:ins>
      <w:r>
        <w:rPr>
          <w:noProof/>
          <w:webHidden/>
        </w:rPr>
        <w:fldChar w:fldCharType="separate"/>
      </w:r>
      <w:ins w:id="333" w:author="Rojo" w:date="2021-07-02T14:28:00Z">
        <w:r>
          <w:rPr>
            <w:noProof/>
            <w:webHidden/>
          </w:rPr>
          <w:t>25</w:t>
        </w:r>
        <w:r>
          <w:rPr>
            <w:noProof/>
            <w:webHidden/>
          </w:rPr>
          <w:fldChar w:fldCharType="end"/>
        </w:r>
        <w:r w:rsidRPr="00160A5F">
          <w:rPr>
            <w:rStyle w:val="Lienhypertexte"/>
            <w:noProof/>
          </w:rPr>
          <w:fldChar w:fldCharType="end"/>
        </w:r>
      </w:ins>
    </w:p>
    <w:p w14:paraId="2358432F" w14:textId="77777777" w:rsidR="005E54E6" w:rsidRDefault="005E54E6">
      <w:pPr>
        <w:pStyle w:val="Tabledesillustrations"/>
        <w:tabs>
          <w:tab w:val="right" w:leader="dot" w:pos="9062"/>
        </w:tabs>
        <w:rPr>
          <w:ins w:id="334" w:author="Rojo" w:date="2021-07-02T14:28:00Z"/>
          <w:rFonts w:eastAsiaTheme="minorEastAsia"/>
          <w:i w:val="0"/>
          <w:iCs w:val="0"/>
          <w:noProof/>
          <w:sz w:val="22"/>
          <w:szCs w:val="22"/>
          <w:lang w:eastAsia="fr-FR"/>
        </w:rPr>
      </w:pPr>
      <w:ins w:id="335"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"_Toc76128528"</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12: Présentation de la page de gestion d'habilitation</w:t>
        </w:r>
        <w:r>
          <w:rPr>
            <w:noProof/>
            <w:webHidden/>
          </w:rPr>
          <w:tab/>
        </w:r>
        <w:r>
          <w:rPr>
            <w:noProof/>
            <w:webHidden/>
          </w:rPr>
          <w:fldChar w:fldCharType="begin"/>
        </w:r>
        <w:r>
          <w:rPr>
            <w:noProof/>
            <w:webHidden/>
          </w:rPr>
          <w:instrText xml:space="preserve"> PAGEREF _Toc76128528 \h </w:instrText>
        </w:r>
        <w:r>
          <w:rPr>
            <w:noProof/>
            <w:webHidden/>
          </w:rPr>
        </w:r>
      </w:ins>
      <w:r>
        <w:rPr>
          <w:noProof/>
          <w:webHidden/>
        </w:rPr>
        <w:fldChar w:fldCharType="separate"/>
      </w:r>
      <w:ins w:id="336" w:author="Rojo" w:date="2021-07-02T14:28:00Z">
        <w:r>
          <w:rPr>
            <w:noProof/>
            <w:webHidden/>
          </w:rPr>
          <w:t>26</w:t>
        </w:r>
        <w:r>
          <w:rPr>
            <w:noProof/>
            <w:webHidden/>
          </w:rPr>
          <w:fldChar w:fldCharType="end"/>
        </w:r>
        <w:r w:rsidRPr="00160A5F">
          <w:rPr>
            <w:rStyle w:val="Lienhypertexte"/>
            <w:noProof/>
          </w:rPr>
          <w:fldChar w:fldCharType="end"/>
        </w:r>
      </w:ins>
    </w:p>
    <w:p w14:paraId="0C162104" w14:textId="77777777" w:rsidR="005E54E6" w:rsidRDefault="005E54E6">
      <w:pPr>
        <w:pStyle w:val="Tabledesillustrations"/>
        <w:tabs>
          <w:tab w:val="right" w:leader="dot" w:pos="9062"/>
        </w:tabs>
        <w:rPr>
          <w:ins w:id="337" w:author="Rojo" w:date="2021-07-02T14:28:00Z"/>
          <w:rFonts w:eastAsiaTheme="minorEastAsia"/>
          <w:i w:val="0"/>
          <w:iCs w:val="0"/>
          <w:noProof/>
          <w:sz w:val="22"/>
          <w:szCs w:val="22"/>
          <w:lang w:eastAsia="fr-FR"/>
        </w:rPr>
      </w:pPr>
      <w:ins w:id="338"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"_Toc76128529"</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13: Présentation de la page d'ajout de nouvelle demande d'habilitation</w:t>
        </w:r>
        <w:r>
          <w:rPr>
            <w:noProof/>
            <w:webHidden/>
          </w:rPr>
          <w:tab/>
        </w:r>
        <w:r>
          <w:rPr>
            <w:noProof/>
            <w:webHidden/>
          </w:rPr>
          <w:fldChar w:fldCharType="begin"/>
        </w:r>
        <w:r>
          <w:rPr>
            <w:noProof/>
            <w:webHidden/>
          </w:rPr>
          <w:instrText xml:space="preserve"> PAGEREF _Toc76128529 \h </w:instrText>
        </w:r>
        <w:r>
          <w:rPr>
            <w:noProof/>
            <w:webHidden/>
          </w:rPr>
        </w:r>
      </w:ins>
      <w:r>
        <w:rPr>
          <w:noProof/>
          <w:webHidden/>
        </w:rPr>
        <w:fldChar w:fldCharType="separate"/>
      </w:r>
      <w:ins w:id="339" w:author="Rojo" w:date="2021-07-02T14:28:00Z">
        <w:r>
          <w:rPr>
            <w:noProof/>
            <w:webHidden/>
          </w:rPr>
          <w:t>27</w:t>
        </w:r>
        <w:r>
          <w:rPr>
            <w:noProof/>
            <w:webHidden/>
          </w:rPr>
          <w:fldChar w:fldCharType="end"/>
        </w:r>
        <w:r w:rsidRPr="00160A5F">
          <w:rPr>
            <w:rStyle w:val="Lienhypertexte"/>
            <w:noProof/>
          </w:rPr>
          <w:fldChar w:fldCharType="end"/>
        </w:r>
      </w:ins>
    </w:p>
    <w:p w14:paraId="47FD601C" w14:textId="77777777" w:rsidR="005E54E6" w:rsidRDefault="005E54E6">
      <w:pPr>
        <w:pStyle w:val="Tabledesillustrations"/>
        <w:tabs>
          <w:tab w:val="right" w:leader="dot" w:pos="9062"/>
        </w:tabs>
        <w:rPr>
          <w:ins w:id="340" w:author="Rojo" w:date="2021-07-02T14:28:00Z"/>
          <w:rFonts w:eastAsiaTheme="minorEastAsia"/>
          <w:i w:val="0"/>
          <w:iCs w:val="0"/>
          <w:noProof/>
          <w:sz w:val="22"/>
          <w:szCs w:val="22"/>
          <w:lang w:eastAsia="fr-FR"/>
        </w:rPr>
      </w:pPr>
      <w:ins w:id="341"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"_Toc76128530"</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14: Liste des habilités</w:t>
        </w:r>
        <w:r>
          <w:rPr>
            <w:noProof/>
            <w:webHidden/>
          </w:rPr>
          <w:tab/>
        </w:r>
        <w:r>
          <w:rPr>
            <w:noProof/>
            <w:webHidden/>
          </w:rPr>
          <w:fldChar w:fldCharType="begin"/>
        </w:r>
        <w:r>
          <w:rPr>
            <w:noProof/>
            <w:webHidden/>
          </w:rPr>
          <w:instrText xml:space="preserve"> PAGEREF _Toc76128530 \h </w:instrText>
        </w:r>
        <w:r>
          <w:rPr>
            <w:noProof/>
            <w:webHidden/>
          </w:rPr>
        </w:r>
      </w:ins>
      <w:r>
        <w:rPr>
          <w:noProof/>
          <w:webHidden/>
        </w:rPr>
        <w:fldChar w:fldCharType="separate"/>
      </w:r>
      <w:ins w:id="342" w:author="Rojo" w:date="2021-07-02T14:28:00Z">
        <w:r>
          <w:rPr>
            <w:noProof/>
            <w:webHidden/>
          </w:rPr>
          <w:t>34</w:t>
        </w:r>
        <w:r>
          <w:rPr>
            <w:noProof/>
            <w:webHidden/>
          </w:rPr>
          <w:fldChar w:fldCharType="end"/>
        </w:r>
        <w:r w:rsidRPr="00160A5F">
          <w:rPr>
            <w:rStyle w:val="Lienhypertexte"/>
            <w:noProof/>
          </w:rPr>
          <w:fldChar w:fldCharType="end"/>
        </w:r>
      </w:ins>
    </w:p>
    <w:p w14:paraId="5E5CDADA" w14:textId="77777777" w:rsidR="005E54E6" w:rsidRDefault="005E54E6">
      <w:pPr>
        <w:pStyle w:val="Tabledesillustrations"/>
        <w:tabs>
          <w:tab w:val="right" w:leader="dot" w:pos="9062"/>
        </w:tabs>
        <w:rPr>
          <w:ins w:id="343" w:author="Rojo" w:date="2021-07-02T14:28:00Z"/>
          <w:rFonts w:eastAsiaTheme="minorEastAsia"/>
          <w:i w:val="0"/>
          <w:iCs w:val="0"/>
          <w:noProof/>
          <w:sz w:val="22"/>
          <w:szCs w:val="22"/>
          <w:lang w:eastAsia="fr-FR"/>
        </w:rPr>
      </w:pPr>
      <w:ins w:id="344"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"_Toc76128531"</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15: Liste des personnes à désactiver</w:t>
        </w:r>
        <w:r>
          <w:rPr>
            <w:noProof/>
            <w:webHidden/>
          </w:rPr>
          <w:tab/>
        </w:r>
        <w:r>
          <w:rPr>
            <w:noProof/>
            <w:webHidden/>
          </w:rPr>
          <w:fldChar w:fldCharType="begin"/>
        </w:r>
        <w:r>
          <w:rPr>
            <w:noProof/>
            <w:webHidden/>
          </w:rPr>
          <w:instrText xml:space="preserve"> PAGEREF _Toc76128531 \h </w:instrText>
        </w:r>
        <w:r>
          <w:rPr>
            <w:noProof/>
            <w:webHidden/>
          </w:rPr>
        </w:r>
      </w:ins>
      <w:r>
        <w:rPr>
          <w:noProof/>
          <w:webHidden/>
        </w:rPr>
        <w:fldChar w:fldCharType="separate"/>
      </w:r>
      <w:ins w:id="345" w:author="Rojo" w:date="2021-07-02T14:28:00Z">
        <w:r>
          <w:rPr>
            <w:noProof/>
            <w:webHidden/>
          </w:rPr>
          <w:t>35</w:t>
        </w:r>
        <w:r>
          <w:rPr>
            <w:noProof/>
            <w:webHidden/>
          </w:rPr>
          <w:fldChar w:fldCharType="end"/>
        </w:r>
        <w:r w:rsidRPr="00160A5F">
          <w:rPr>
            <w:rStyle w:val="Lienhypertexte"/>
            <w:noProof/>
          </w:rPr>
          <w:fldChar w:fldCharType="end"/>
        </w:r>
      </w:ins>
    </w:p>
    <w:p w14:paraId="2B44BE61" w14:textId="77777777" w:rsidR="005E54E6" w:rsidRDefault="005E54E6">
      <w:pPr>
        <w:pStyle w:val="Tabledesillustrations"/>
        <w:tabs>
          <w:tab w:val="right" w:leader="dot" w:pos="9062"/>
        </w:tabs>
        <w:rPr>
          <w:ins w:id="346" w:author="Rojo" w:date="2021-07-02T14:28:00Z"/>
          <w:rFonts w:eastAsiaTheme="minorEastAsia"/>
          <w:i w:val="0"/>
          <w:iCs w:val="0"/>
          <w:noProof/>
          <w:sz w:val="22"/>
          <w:szCs w:val="22"/>
          <w:lang w:eastAsia="fr-FR"/>
        </w:rPr>
      </w:pPr>
      <w:ins w:id="347"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"_Toc76128532"</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16: Demande d'authentification pour procéder à la désactivation</w:t>
        </w:r>
        <w:r>
          <w:rPr>
            <w:noProof/>
            <w:webHidden/>
          </w:rPr>
          <w:tab/>
        </w:r>
        <w:r>
          <w:rPr>
            <w:noProof/>
            <w:webHidden/>
          </w:rPr>
          <w:fldChar w:fldCharType="begin"/>
        </w:r>
        <w:r>
          <w:rPr>
            <w:noProof/>
            <w:webHidden/>
          </w:rPr>
          <w:instrText xml:space="preserve"> PAGEREF _Toc76128532 \h </w:instrText>
        </w:r>
        <w:r>
          <w:rPr>
            <w:noProof/>
            <w:webHidden/>
          </w:rPr>
        </w:r>
      </w:ins>
      <w:r>
        <w:rPr>
          <w:noProof/>
          <w:webHidden/>
        </w:rPr>
        <w:fldChar w:fldCharType="separate"/>
      </w:r>
      <w:ins w:id="348" w:author="Rojo" w:date="2021-07-02T14:28:00Z">
        <w:r>
          <w:rPr>
            <w:noProof/>
            <w:webHidden/>
          </w:rPr>
          <w:t>36</w:t>
        </w:r>
        <w:r>
          <w:rPr>
            <w:noProof/>
            <w:webHidden/>
          </w:rPr>
          <w:fldChar w:fldCharType="end"/>
        </w:r>
        <w:r w:rsidRPr="00160A5F">
          <w:rPr>
            <w:rStyle w:val="Lienhypertexte"/>
            <w:noProof/>
          </w:rPr>
          <w:fldChar w:fldCharType="end"/>
        </w:r>
      </w:ins>
    </w:p>
    <w:p w14:paraId="07485945" w14:textId="77777777" w:rsidR="005E54E6" w:rsidRDefault="005E54E6">
      <w:pPr>
        <w:pStyle w:val="Tabledesillustrations"/>
        <w:tabs>
          <w:tab w:val="right" w:leader="dot" w:pos="9062"/>
        </w:tabs>
        <w:rPr>
          <w:ins w:id="349" w:author="Rojo" w:date="2021-07-02T14:28:00Z"/>
          <w:rFonts w:eastAsiaTheme="minorEastAsia"/>
          <w:i w:val="0"/>
          <w:iCs w:val="0"/>
          <w:noProof/>
          <w:sz w:val="22"/>
          <w:szCs w:val="22"/>
          <w:lang w:eastAsia="fr-FR"/>
        </w:rPr>
      </w:pPr>
      <w:ins w:id="350"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"_Toc76128533"</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17: Liste des déshabilités</w:t>
        </w:r>
        <w:r>
          <w:rPr>
            <w:noProof/>
            <w:webHidden/>
          </w:rPr>
          <w:tab/>
        </w:r>
        <w:r>
          <w:rPr>
            <w:noProof/>
            <w:webHidden/>
          </w:rPr>
          <w:fldChar w:fldCharType="begin"/>
        </w:r>
        <w:r>
          <w:rPr>
            <w:noProof/>
            <w:webHidden/>
          </w:rPr>
          <w:instrText xml:space="preserve"> PAGEREF _Toc76128533 \h </w:instrText>
        </w:r>
        <w:r>
          <w:rPr>
            <w:noProof/>
            <w:webHidden/>
          </w:rPr>
        </w:r>
      </w:ins>
      <w:r>
        <w:rPr>
          <w:noProof/>
          <w:webHidden/>
        </w:rPr>
        <w:fldChar w:fldCharType="separate"/>
      </w:r>
      <w:ins w:id="351" w:author="Rojo" w:date="2021-07-02T14:28:00Z">
        <w:r>
          <w:rPr>
            <w:noProof/>
            <w:webHidden/>
          </w:rPr>
          <w:t>37</w:t>
        </w:r>
        <w:r>
          <w:rPr>
            <w:noProof/>
            <w:webHidden/>
          </w:rPr>
          <w:fldChar w:fldCharType="end"/>
        </w:r>
        <w:r w:rsidRPr="00160A5F">
          <w:rPr>
            <w:rStyle w:val="Lienhypertexte"/>
            <w:noProof/>
          </w:rPr>
          <w:fldChar w:fldCharType="end"/>
        </w:r>
      </w:ins>
    </w:p>
    <w:p w14:paraId="7D957139" w14:textId="77777777" w:rsidR="005E54E6" w:rsidRDefault="005E54E6">
      <w:pPr>
        <w:pStyle w:val="Tabledesillustrations"/>
        <w:tabs>
          <w:tab w:val="right" w:leader="dot" w:pos="9062"/>
        </w:tabs>
        <w:rPr>
          <w:ins w:id="352" w:author="Rojo" w:date="2021-07-02T14:28:00Z"/>
          <w:rFonts w:eastAsiaTheme="minorEastAsia"/>
          <w:i w:val="0"/>
          <w:iCs w:val="0"/>
          <w:noProof/>
          <w:sz w:val="22"/>
          <w:szCs w:val="22"/>
          <w:lang w:eastAsia="fr-FR"/>
        </w:rPr>
      </w:pPr>
      <w:ins w:id="353"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"_Toc76128534"</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18: Présentation de l'archive</w:t>
        </w:r>
        <w:r>
          <w:rPr>
            <w:noProof/>
            <w:webHidden/>
          </w:rPr>
          <w:tab/>
        </w:r>
        <w:r>
          <w:rPr>
            <w:noProof/>
            <w:webHidden/>
          </w:rPr>
          <w:fldChar w:fldCharType="begin"/>
        </w:r>
        <w:r>
          <w:rPr>
            <w:noProof/>
            <w:webHidden/>
          </w:rPr>
          <w:instrText xml:space="preserve"> PAGEREF _Toc76128534 \h </w:instrText>
        </w:r>
        <w:r>
          <w:rPr>
            <w:noProof/>
            <w:webHidden/>
          </w:rPr>
        </w:r>
      </w:ins>
      <w:r>
        <w:rPr>
          <w:noProof/>
          <w:webHidden/>
        </w:rPr>
        <w:fldChar w:fldCharType="separate"/>
      </w:r>
      <w:ins w:id="354" w:author="Rojo" w:date="2021-07-02T14:28:00Z">
        <w:r>
          <w:rPr>
            <w:noProof/>
            <w:webHidden/>
          </w:rPr>
          <w:t>38</w:t>
        </w:r>
        <w:r>
          <w:rPr>
            <w:noProof/>
            <w:webHidden/>
          </w:rPr>
          <w:fldChar w:fldCharType="end"/>
        </w:r>
        <w:r w:rsidRPr="00160A5F">
          <w:rPr>
            <w:rStyle w:val="Lienhypertexte"/>
            <w:noProof/>
          </w:rPr>
          <w:fldChar w:fldCharType="end"/>
        </w:r>
      </w:ins>
    </w:p>
    <w:p w14:paraId="69258AA5" w14:textId="77777777" w:rsidR="005E54E6" w:rsidRDefault="005E54E6">
      <w:pPr>
        <w:pStyle w:val="Tabledesillustrations"/>
        <w:tabs>
          <w:tab w:val="right" w:leader="dot" w:pos="9062"/>
        </w:tabs>
        <w:rPr>
          <w:ins w:id="355" w:author="Rojo" w:date="2021-07-02T14:28:00Z"/>
          <w:rFonts w:eastAsiaTheme="minorEastAsia"/>
          <w:i w:val="0"/>
          <w:iCs w:val="0"/>
          <w:noProof/>
          <w:sz w:val="22"/>
          <w:szCs w:val="22"/>
          <w:lang w:eastAsia="fr-FR"/>
        </w:rPr>
      </w:pPr>
      <w:ins w:id="356"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"_Toc76128535"</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19: Présentation de la suite de la page d'ajout de la nouvelle demande</w:t>
        </w:r>
        <w:r>
          <w:rPr>
            <w:noProof/>
            <w:webHidden/>
          </w:rPr>
          <w:tab/>
        </w:r>
        <w:r>
          <w:rPr>
            <w:noProof/>
            <w:webHidden/>
          </w:rPr>
          <w:fldChar w:fldCharType="begin"/>
        </w:r>
        <w:r>
          <w:rPr>
            <w:noProof/>
            <w:webHidden/>
          </w:rPr>
          <w:instrText xml:space="preserve"> PAGEREF _Toc76128535 \h </w:instrText>
        </w:r>
        <w:r>
          <w:rPr>
            <w:noProof/>
            <w:webHidden/>
          </w:rPr>
        </w:r>
      </w:ins>
      <w:r>
        <w:rPr>
          <w:noProof/>
          <w:webHidden/>
        </w:rPr>
        <w:fldChar w:fldCharType="separate"/>
      </w:r>
      <w:ins w:id="357" w:author="Rojo" w:date="2021-07-02T14:28:00Z">
        <w:r>
          <w:rPr>
            <w:noProof/>
            <w:webHidden/>
          </w:rPr>
          <w:t>40</w:t>
        </w:r>
        <w:r>
          <w:rPr>
            <w:noProof/>
            <w:webHidden/>
          </w:rPr>
          <w:fldChar w:fldCharType="end"/>
        </w:r>
        <w:r w:rsidRPr="00160A5F">
          <w:rPr>
            <w:rStyle w:val="Lienhypertexte"/>
            <w:noProof/>
          </w:rPr>
          <w:fldChar w:fldCharType="end"/>
        </w:r>
      </w:ins>
    </w:p>
    <w:p w14:paraId="6044CE5B" w14:textId="77777777" w:rsidR="005E54E6" w:rsidRDefault="005E54E6">
      <w:pPr>
        <w:pStyle w:val="Tabledesillustrations"/>
        <w:tabs>
          <w:tab w:val="right" w:leader="dot" w:pos="9062"/>
        </w:tabs>
        <w:rPr>
          <w:ins w:id="358" w:author="Rojo" w:date="2021-07-02T14:28:00Z"/>
          <w:rFonts w:eastAsiaTheme="minorEastAsia"/>
          <w:i w:val="0"/>
          <w:iCs w:val="0"/>
          <w:noProof/>
          <w:sz w:val="22"/>
          <w:szCs w:val="22"/>
          <w:lang w:eastAsia="fr-FR"/>
        </w:rPr>
      </w:pPr>
      <w:ins w:id="359"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"_Toc76128536"</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20: Présentation des options IT</w:t>
        </w:r>
        <w:r>
          <w:rPr>
            <w:noProof/>
            <w:webHidden/>
          </w:rPr>
          <w:tab/>
        </w:r>
        <w:r>
          <w:rPr>
            <w:noProof/>
            <w:webHidden/>
          </w:rPr>
          <w:fldChar w:fldCharType="begin"/>
        </w:r>
        <w:r>
          <w:rPr>
            <w:noProof/>
            <w:webHidden/>
          </w:rPr>
          <w:instrText xml:space="preserve"> PAGEREF _Toc76128536 \h </w:instrText>
        </w:r>
        <w:r>
          <w:rPr>
            <w:noProof/>
            <w:webHidden/>
          </w:rPr>
        </w:r>
      </w:ins>
      <w:r>
        <w:rPr>
          <w:noProof/>
          <w:webHidden/>
        </w:rPr>
        <w:fldChar w:fldCharType="separate"/>
      </w:r>
      <w:ins w:id="360" w:author="Rojo" w:date="2021-07-02T14:28:00Z">
        <w:r>
          <w:rPr>
            <w:noProof/>
            <w:webHidden/>
          </w:rPr>
          <w:t>44</w:t>
        </w:r>
        <w:r>
          <w:rPr>
            <w:noProof/>
            <w:webHidden/>
          </w:rPr>
          <w:fldChar w:fldCharType="end"/>
        </w:r>
        <w:r w:rsidRPr="00160A5F">
          <w:rPr>
            <w:rStyle w:val="Lienhypertexte"/>
            <w:noProof/>
          </w:rPr>
          <w:fldChar w:fldCharType="end"/>
        </w:r>
      </w:ins>
    </w:p>
    <w:p w14:paraId="4AAD60E9" w14:textId="77777777" w:rsidR="005E54E6" w:rsidRDefault="005E54E6">
      <w:pPr>
        <w:pStyle w:val="Tabledesillustrations"/>
        <w:tabs>
          <w:tab w:val="right" w:leader="dot" w:pos="9062"/>
        </w:tabs>
        <w:rPr>
          <w:ins w:id="361" w:author="Rojo" w:date="2021-07-02T14:28:00Z"/>
          <w:rFonts w:eastAsiaTheme="minorEastAsia"/>
          <w:i w:val="0"/>
          <w:iCs w:val="0"/>
          <w:noProof/>
          <w:sz w:val="22"/>
          <w:szCs w:val="22"/>
          <w:lang w:eastAsia="fr-FR"/>
        </w:rPr>
      </w:pPr>
      <w:ins w:id="362"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"_Toc76128537"</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21: Présentation de la notification IT</w:t>
        </w:r>
        <w:r>
          <w:rPr>
            <w:noProof/>
            <w:webHidden/>
          </w:rPr>
          <w:tab/>
        </w:r>
        <w:r>
          <w:rPr>
            <w:noProof/>
            <w:webHidden/>
          </w:rPr>
          <w:fldChar w:fldCharType="begin"/>
        </w:r>
        <w:r>
          <w:rPr>
            <w:noProof/>
            <w:webHidden/>
          </w:rPr>
          <w:instrText xml:space="preserve"> PAGEREF _Toc76128537 \h </w:instrText>
        </w:r>
        <w:r>
          <w:rPr>
            <w:noProof/>
            <w:webHidden/>
          </w:rPr>
        </w:r>
      </w:ins>
      <w:r>
        <w:rPr>
          <w:noProof/>
          <w:webHidden/>
        </w:rPr>
        <w:fldChar w:fldCharType="separate"/>
      </w:r>
      <w:ins w:id="363" w:author="Rojo" w:date="2021-07-02T14:28:00Z">
        <w:r>
          <w:rPr>
            <w:noProof/>
            <w:webHidden/>
          </w:rPr>
          <w:t>45</w:t>
        </w:r>
        <w:r>
          <w:rPr>
            <w:noProof/>
            <w:webHidden/>
          </w:rPr>
          <w:fldChar w:fldCharType="end"/>
        </w:r>
        <w:r w:rsidRPr="00160A5F">
          <w:rPr>
            <w:rStyle w:val="Lienhypertexte"/>
            <w:noProof/>
          </w:rPr>
          <w:fldChar w:fldCharType="end"/>
        </w:r>
      </w:ins>
    </w:p>
    <w:p w14:paraId="786B9B0A" w14:textId="77777777" w:rsidR="005E54E6" w:rsidRDefault="005E54E6">
      <w:pPr>
        <w:pStyle w:val="Tabledesillustrations"/>
        <w:tabs>
          <w:tab w:val="right" w:leader="dot" w:pos="9062"/>
        </w:tabs>
        <w:rPr>
          <w:ins w:id="364" w:author="Rojo" w:date="2021-07-02T14:28:00Z"/>
          <w:rFonts w:eastAsiaTheme="minorEastAsia"/>
          <w:i w:val="0"/>
          <w:iCs w:val="0"/>
          <w:noProof/>
          <w:sz w:val="22"/>
          <w:szCs w:val="22"/>
          <w:lang w:eastAsia="fr-FR"/>
        </w:rPr>
      </w:pPr>
      <w:ins w:id="365"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"_Toc76128538"</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22: Représentation de l'onglet de test des paramètres de mailing</w:t>
        </w:r>
        <w:r>
          <w:rPr>
            <w:noProof/>
            <w:webHidden/>
          </w:rPr>
          <w:tab/>
        </w:r>
        <w:r>
          <w:rPr>
            <w:noProof/>
            <w:webHidden/>
          </w:rPr>
          <w:fldChar w:fldCharType="begin"/>
        </w:r>
        <w:r>
          <w:rPr>
            <w:noProof/>
            <w:webHidden/>
          </w:rPr>
          <w:instrText xml:space="preserve"> PAGEREF _Toc76128538 \h </w:instrText>
        </w:r>
        <w:r>
          <w:rPr>
            <w:noProof/>
            <w:webHidden/>
          </w:rPr>
        </w:r>
      </w:ins>
      <w:r>
        <w:rPr>
          <w:noProof/>
          <w:webHidden/>
        </w:rPr>
        <w:fldChar w:fldCharType="separate"/>
      </w:r>
      <w:ins w:id="366" w:author="Rojo" w:date="2021-07-02T14:28:00Z">
        <w:r>
          <w:rPr>
            <w:noProof/>
            <w:webHidden/>
          </w:rPr>
          <w:t>46</w:t>
        </w:r>
        <w:r>
          <w:rPr>
            <w:noProof/>
            <w:webHidden/>
          </w:rPr>
          <w:fldChar w:fldCharType="end"/>
        </w:r>
        <w:r w:rsidRPr="00160A5F">
          <w:rPr>
            <w:rStyle w:val="Lienhypertexte"/>
            <w:noProof/>
          </w:rPr>
          <w:fldChar w:fldCharType="end"/>
        </w:r>
      </w:ins>
    </w:p>
    <w:p w14:paraId="5327CB03" w14:textId="77777777" w:rsidR="005E54E6" w:rsidRDefault="005E54E6">
      <w:pPr>
        <w:pStyle w:val="Tabledesillustrations"/>
        <w:tabs>
          <w:tab w:val="right" w:leader="dot" w:pos="9062"/>
        </w:tabs>
        <w:rPr>
          <w:ins w:id="367" w:author="Rojo" w:date="2021-07-02T14:28:00Z"/>
          <w:rFonts w:eastAsiaTheme="minorEastAsia"/>
          <w:i w:val="0"/>
          <w:iCs w:val="0"/>
          <w:noProof/>
          <w:sz w:val="22"/>
          <w:szCs w:val="22"/>
          <w:lang w:eastAsia="fr-FR"/>
        </w:rPr>
      </w:pPr>
      <w:ins w:id="368"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"_Toc76128539"</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23: Représentation du message de vérification d'un mail fonctionnel</w:t>
        </w:r>
        <w:r>
          <w:rPr>
            <w:noProof/>
            <w:webHidden/>
          </w:rPr>
          <w:tab/>
        </w:r>
        <w:r>
          <w:rPr>
            <w:noProof/>
            <w:webHidden/>
          </w:rPr>
          <w:fldChar w:fldCharType="begin"/>
        </w:r>
        <w:r>
          <w:rPr>
            <w:noProof/>
            <w:webHidden/>
          </w:rPr>
          <w:instrText xml:space="preserve"> PAGEREF _Toc76128539 \h </w:instrText>
        </w:r>
        <w:r>
          <w:rPr>
            <w:noProof/>
            <w:webHidden/>
          </w:rPr>
        </w:r>
      </w:ins>
      <w:r>
        <w:rPr>
          <w:noProof/>
          <w:webHidden/>
        </w:rPr>
        <w:fldChar w:fldCharType="separate"/>
      </w:r>
      <w:ins w:id="369" w:author="Rojo" w:date="2021-07-02T14:28:00Z">
        <w:r>
          <w:rPr>
            <w:noProof/>
            <w:webHidden/>
          </w:rPr>
          <w:t>47</w:t>
        </w:r>
        <w:r>
          <w:rPr>
            <w:noProof/>
            <w:webHidden/>
          </w:rPr>
          <w:fldChar w:fldCharType="end"/>
        </w:r>
        <w:r w:rsidRPr="00160A5F">
          <w:rPr>
            <w:rStyle w:val="Lienhypertexte"/>
            <w:noProof/>
          </w:rPr>
          <w:fldChar w:fldCharType="end"/>
        </w:r>
      </w:ins>
    </w:p>
    <w:p w14:paraId="38A42003" w14:textId="77777777" w:rsidR="005E54E6" w:rsidRDefault="005E54E6">
      <w:pPr>
        <w:pStyle w:val="Tabledesillustrations"/>
        <w:tabs>
          <w:tab w:val="right" w:leader="dot" w:pos="9062"/>
        </w:tabs>
        <w:rPr>
          <w:ins w:id="370" w:author="Rojo" w:date="2021-07-02T14:28:00Z"/>
          <w:rFonts w:eastAsiaTheme="minorEastAsia"/>
          <w:i w:val="0"/>
          <w:iCs w:val="0"/>
          <w:noProof/>
          <w:sz w:val="22"/>
          <w:szCs w:val="22"/>
          <w:lang w:eastAsia="fr-FR"/>
        </w:rPr>
      </w:pPr>
      <w:ins w:id="371"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"_Toc76128540"</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24: Représentation du message d'erreur de vérification mail</w:t>
        </w:r>
        <w:r>
          <w:rPr>
            <w:noProof/>
            <w:webHidden/>
          </w:rPr>
          <w:tab/>
        </w:r>
        <w:r>
          <w:rPr>
            <w:noProof/>
            <w:webHidden/>
          </w:rPr>
          <w:fldChar w:fldCharType="begin"/>
        </w:r>
        <w:r>
          <w:rPr>
            <w:noProof/>
            <w:webHidden/>
          </w:rPr>
          <w:instrText xml:space="preserve"> PAGEREF _Toc76128540 \h </w:instrText>
        </w:r>
        <w:r>
          <w:rPr>
            <w:noProof/>
            <w:webHidden/>
          </w:rPr>
        </w:r>
      </w:ins>
      <w:r>
        <w:rPr>
          <w:noProof/>
          <w:webHidden/>
        </w:rPr>
        <w:fldChar w:fldCharType="separate"/>
      </w:r>
      <w:ins w:id="372" w:author="Rojo" w:date="2021-07-02T14:28:00Z">
        <w:r>
          <w:rPr>
            <w:noProof/>
            <w:webHidden/>
          </w:rPr>
          <w:t>47</w:t>
        </w:r>
        <w:r>
          <w:rPr>
            <w:noProof/>
            <w:webHidden/>
          </w:rPr>
          <w:fldChar w:fldCharType="end"/>
        </w:r>
        <w:r w:rsidRPr="00160A5F">
          <w:rPr>
            <w:rStyle w:val="Lienhypertexte"/>
            <w:noProof/>
          </w:rPr>
          <w:fldChar w:fldCharType="end"/>
        </w:r>
      </w:ins>
    </w:p>
    <w:p w14:paraId="0B6CD87A" w14:textId="77777777" w:rsidR="005E54E6" w:rsidRDefault="005E54E6">
      <w:pPr>
        <w:pStyle w:val="Tabledesillustrations"/>
        <w:tabs>
          <w:tab w:val="right" w:leader="dot" w:pos="9062"/>
        </w:tabs>
        <w:rPr>
          <w:ins w:id="373" w:author="Rojo" w:date="2021-07-02T14:28:00Z"/>
          <w:rFonts w:eastAsiaTheme="minorEastAsia"/>
          <w:i w:val="0"/>
          <w:iCs w:val="0"/>
          <w:noProof/>
          <w:sz w:val="22"/>
          <w:szCs w:val="22"/>
          <w:lang w:eastAsia="fr-FR"/>
        </w:rPr>
      </w:pPr>
      <w:ins w:id="374"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"_Toc76128541"</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25: Représentation de l'onglet de test de paramètre LDAP</w:t>
        </w:r>
        <w:r>
          <w:rPr>
            <w:noProof/>
            <w:webHidden/>
          </w:rPr>
          <w:tab/>
        </w:r>
        <w:r>
          <w:rPr>
            <w:noProof/>
            <w:webHidden/>
          </w:rPr>
          <w:fldChar w:fldCharType="begin"/>
        </w:r>
        <w:r>
          <w:rPr>
            <w:noProof/>
            <w:webHidden/>
          </w:rPr>
          <w:instrText xml:space="preserve"> PAGEREF _Toc76128541 \h </w:instrText>
        </w:r>
        <w:r>
          <w:rPr>
            <w:noProof/>
            <w:webHidden/>
          </w:rPr>
        </w:r>
      </w:ins>
      <w:r>
        <w:rPr>
          <w:noProof/>
          <w:webHidden/>
        </w:rPr>
        <w:fldChar w:fldCharType="separate"/>
      </w:r>
      <w:ins w:id="375" w:author="Rojo" w:date="2021-07-02T14:28:00Z">
        <w:r>
          <w:rPr>
            <w:noProof/>
            <w:webHidden/>
          </w:rPr>
          <w:t>48</w:t>
        </w:r>
        <w:r>
          <w:rPr>
            <w:noProof/>
            <w:webHidden/>
          </w:rPr>
          <w:fldChar w:fldCharType="end"/>
        </w:r>
        <w:r w:rsidRPr="00160A5F">
          <w:rPr>
            <w:rStyle w:val="Lienhypertexte"/>
            <w:noProof/>
          </w:rPr>
          <w:fldChar w:fldCharType="end"/>
        </w:r>
      </w:ins>
    </w:p>
    <w:p w14:paraId="69B97B70" w14:textId="77777777" w:rsidR="005E54E6" w:rsidRDefault="005E54E6">
      <w:pPr>
        <w:pStyle w:val="Tabledesillustrations"/>
        <w:tabs>
          <w:tab w:val="right" w:leader="dot" w:pos="9062"/>
        </w:tabs>
        <w:rPr>
          <w:ins w:id="376" w:author="Rojo" w:date="2021-07-02T14:28:00Z"/>
          <w:rFonts w:eastAsiaTheme="minorEastAsia"/>
          <w:i w:val="0"/>
          <w:iCs w:val="0"/>
          <w:noProof/>
          <w:sz w:val="22"/>
          <w:szCs w:val="22"/>
          <w:lang w:eastAsia="fr-FR"/>
        </w:rPr>
      </w:pPr>
      <w:ins w:id="377"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"_Toc76128542"</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26: Représentation de l'onglet de filtre de groupe</w:t>
        </w:r>
        <w:r>
          <w:rPr>
            <w:noProof/>
            <w:webHidden/>
          </w:rPr>
          <w:tab/>
        </w:r>
        <w:r>
          <w:rPr>
            <w:noProof/>
            <w:webHidden/>
          </w:rPr>
          <w:fldChar w:fldCharType="begin"/>
        </w:r>
        <w:r>
          <w:rPr>
            <w:noProof/>
            <w:webHidden/>
          </w:rPr>
          <w:instrText xml:space="preserve"> PAGEREF _Toc76128542 \h </w:instrText>
        </w:r>
        <w:r>
          <w:rPr>
            <w:noProof/>
            <w:webHidden/>
          </w:rPr>
        </w:r>
      </w:ins>
      <w:r>
        <w:rPr>
          <w:noProof/>
          <w:webHidden/>
        </w:rPr>
        <w:fldChar w:fldCharType="separate"/>
      </w:r>
      <w:ins w:id="378" w:author="Rojo" w:date="2021-07-02T14:28:00Z">
        <w:r>
          <w:rPr>
            <w:noProof/>
            <w:webHidden/>
          </w:rPr>
          <w:t>49</w:t>
        </w:r>
        <w:r>
          <w:rPr>
            <w:noProof/>
            <w:webHidden/>
          </w:rPr>
          <w:fldChar w:fldCharType="end"/>
        </w:r>
        <w:r w:rsidRPr="00160A5F">
          <w:rPr>
            <w:rStyle w:val="Lienhypertexte"/>
            <w:noProof/>
          </w:rPr>
          <w:fldChar w:fldCharType="end"/>
        </w:r>
      </w:ins>
    </w:p>
    <w:p w14:paraId="0BC15D98" w14:textId="77777777" w:rsidR="005E54E6" w:rsidRDefault="005E54E6">
      <w:pPr>
        <w:pStyle w:val="Tabledesillustrations"/>
        <w:tabs>
          <w:tab w:val="right" w:leader="dot" w:pos="9062"/>
        </w:tabs>
        <w:rPr>
          <w:ins w:id="379" w:author="Rojo" w:date="2021-07-02T14:28:00Z"/>
          <w:rFonts w:eastAsiaTheme="minorEastAsia"/>
          <w:i w:val="0"/>
          <w:iCs w:val="0"/>
          <w:noProof/>
          <w:sz w:val="22"/>
          <w:szCs w:val="22"/>
          <w:lang w:eastAsia="fr-FR"/>
        </w:rPr>
      </w:pPr>
      <w:ins w:id="380"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"_Toc76128543"</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27: Représentation de l'interface de gestion des départements</w:t>
        </w:r>
        <w:r>
          <w:rPr>
            <w:noProof/>
            <w:webHidden/>
          </w:rPr>
          <w:tab/>
        </w:r>
        <w:r>
          <w:rPr>
            <w:noProof/>
            <w:webHidden/>
          </w:rPr>
          <w:fldChar w:fldCharType="begin"/>
        </w:r>
        <w:r>
          <w:rPr>
            <w:noProof/>
            <w:webHidden/>
          </w:rPr>
          <w:instrText xml:space="preserve"> PAGEREF _Toc76128543 \h </w:instrText>
        </w:r>
        <w:r>
          <w:rPr>
            <w:noProof/>
            <w:webHidden/>
          </w:rPr>
        </w:r>
      </w:ins>
      <w:r>
        <w:rPr>
          <w:noProof/>
          <w:webHidden/>
        </w:rPr>
        <w:fldChar w:fldCharType="separate"/>
      </w:r>
      <w:ins w:id="381" w:author="Rojo" w:date="2021-07-02T14:28:00Z">
        <w:r>
          <w:rPr>
            <w:noProof/>
            <w:webHidden/>
          </w:rPr>
          <w:t>50</w:t>
        </w:r>
        <w:r>
          <w:rPr>
            <w:noProof/>
            <w:webHidden/>
          </w:rPr>
          <w:fldChar w:fldCharType="end"/>
        </w:r>
        <w:r w:rsidRPr="00160A5F">
          <w:rPr>
            <w:rStyle w:val="Lienhypertexte"/>
            <w:noProof/>
          </w:rPr>
          <w:fldChar w:fldCharType="end"/>
        </w:r>
      </w:ins>
    </w:p>
    <w:p w14:paraId="143044E5" w14:textId="77777777" w:rsidR="005E54E6" w:rsidRDefault="005E54E6">
      <w:pPr>
        <w:pStyle w:val="Tabledesillustrations"/>
        <w:tabs>
          <w:tab w:val="right" w:leader="dot" w:pos="9062"/>
        </w:tabs>
        <w:rPr>
          <w:ins w:id="382" w:author="Rojo" w:date="2021-07-02T14:28:00Z"/>
          <w:rFonts w:eastAsiaTheme="minorEastAsia"/>
          <w:i w:val="0"/>
          <w:iCs w:val="0"/>
          <w:noProof/>
          <w:sz w:val="22"/>
          <w:szCs w:val="22"/>
          <w:lang w:eastAsia="fr-FR"/>
        </w:rPr>
      </w:pPr>
      <w:ins w:id="383"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"_Toc76128544"</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28: Représentation de l'interface d'ajout d'un département</w:t>
        </w:r>
        <w:r>
          <w:rPr>
            <w:noProof/>
            <w:webHidden/>
          </w:rPr>
          <w:tab/>
        </w:r>
        <w:r>
          <w:rPr>
            <w:noProof/>
            <w:webHidden/>
          </w:rPr>
          <w:fldChar w:fldCharType="begin"/>
        </w:r>
        <w:r>
          <w:rPr>
            <w:noProof/>
            <w:webHidden/>
          </w:rPr>
          <w:instrText xml:space="preserve"> PAGEREF _Toc76128544 \h </w:instrText>
        </w:r>
        <w:r>
          <w:rPr>
            <w:noProof/>
            <w:webHidden/>
          </w:rPr>
        </w:r>
      </w:ins>
      <w:r>
        <w:rPr>
          <w:noProof/>
          <w:webHidden/>
        </w:rPr>
        <w:fldChar w:fldCharType="separate"/>
      </w:r>
      <w:ins w:id="384" w:author="Rojo" w:date="2021-07-02T14:28:00Z">
        <w:r>
          <w:rPr>
            <w:noProof/>
            <w:webHidden/>
          </w:rPr>
          <w:t>51</w:t>
        </w:r>
        <w:r>
          <w:rPr>
            <w:noProof/>
            <w:webHidden/>
          </w:rPr>
          <w:fldChar w:fldCharType="end"/>
        </w:r>
        <w:r w:rsidRPr="00160A5F">
          <w:rPr>
            <w:rStyle w:val="Lienhypertexte"/>
            <w:noProof/>
          </w:rPr>
          <w:fldChar w:fldCharType="end"/>
        </w:r>
      </w:ins>
    </w:p>
    <w:p w14:paraId="1ACFD345" w14:textId="77777777" w:rsidR="005E54E6" w:rsidRDefault="005E54E6">
      <w:pPr>
        <w:pStyle w:val="Tabledesillustrations"/>
        <w:tabs>
          <w:tab w:val="right" w:leader="dot" w:pos="9062"/>
        </w:tabs>
        <w:rPr>
          <w:ins w:id="385" w:author="Rojo" w:date="2021-07-02T14:28:00Z"/>
          <w:rFonts w:eastAsiaTheme="minorEastAsia"/>
          <w:i w:val="0"/>
          <w:iCs w:val="0"/>
          <w:noProof/>
          <w:sz w:val="22"/>
          <w:szCs w:val="22"/>
          <w:lang w:eastAsia="fr-FR"/>
        </w:rPr>
      </w:pPr>
      <w:ins w:id="386"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"_Toc76128545"</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29: Représentation de l'interface de modification d'un département</w:t>
        </w:r>
        <w:r>
          <w:rPr>
            <w:noProof/>
            <w:webHidden/>
          </w:rPr>
          <w:tab/>
        </w:r>
        <w:r>
          <w:rPr>
            <w:noProof/>
            <w:webHidden/>
          </w:rPr>
          <w:fldChar w:fldCharType="begin"/>
        </w:r>
        <w:r>
          <w:rPr>
            <w:noProof/>
            <w:webHidden/>
          </w:rPr>
          <w:instrText xml:space="preserve"> PAGEREF _Toc76128545 \h </w:instrText>
        </w:r>
        <w:r>
          <w:rPr>
            <w:noProof/>
            <w:webHidden/>
          </w:rPr>
        </w:r>
      </w:ins>
      <w:r>
        <w:rPr>
          <w:noProof/>
          <w:webHidden/>
        </w:rPr>
        <w:fldChar w:fldCharType="separate"/>
      </w:r>
      <w:ins w:id="387" w:author="Rojo" w:date="2021-07-02T14:28:00Z">
        <w:r>
          <w:rPr>
            <w:noProof/>
            <w:webHidden/>
          </w:rPr>
          <w:t>52</w:t>
        </w:r>
        <w:r>
          <w:rPr>
            <w:noProof/>
            <w:webHidden/>
          </w:rPr>
          <w:fldChar w:fldCharType="end"/>
        </w:r>
        <w:r w:rsidRPr="00160A5F">
          <w:rPr>
            <w:rStyle w:val="Lienhypertexte"/>
            <w:noProof/>
          </w:rPr>
          <w:fldChar w:fldCharType="end"/>
        </w:r>
      </w:ins>
    </w:p>
    <w:p w14:paraId="31E8BBE2" w14:textId="77777777" w:rsidR="005E54E6" w:rsidRDefault="005E54E6">
      <w:pPr>
        <w:pStyle w:val="Tabledesillustrations"/>
        <w:tabs>
          <w:tab w:val="right" w:leader="dot" w:pos="9062"/>
        </w:tabs>
        <w:rPr>
          <w:ins w:id="388" w:author="Rojo" w:date="2021-07-02T14:28:00Z"/>
          <w:rFonts w:eastAsiaTheme="minorEastAsia"/>
          <w:i w:val="0"/>
          <w:iCs w:val="0"/>
          <w:noProof/>
          <w:sz w:val="22"/>
          <w:szCs w:val="22"/>
          <w:lang w:eastAsia="fr-FR"/>
        </w:rPr>
      </w:pPr>
      <w:ins w:id="389"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"_Toc76128546"</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30: Représentation de l'interface de suppression d'un département</w:t>
        </w:r>
        <w:r>
          <w:rPr>
            <w:noProof/>
            <w:webHidden/>
          </w:rPr>
          <w:tab/>
        </w:r>
        <w:r>
          <w:rPr>
            <w:noProof/>
            <w:webHidden/>
          </w:rPr>
          <w:fldChar w:fldCharType="begin"/>
        </w:r>
        <w:r>
          <w:rPr>
            <w:noProof/>
            <w:webHidden/>
          </w:rPr>
          <w:instrText xml:space="preserve"> PAGEREF _Toc76128546 \h </w:instrText>
        </w:r>
        <w:r>
          <w:rPr>
            <w:noProof/>
            <w:webHidden/>
          </w:rPr>
        </w:r>
      </w:ins>
      <w:r>
        <w:rPr>
          <w:noProof/>
          <w:webHidden/>
        </w:rPr>
        <w:fldChar w:fldCharType="separate"/>
      </w:r>
      <w:ins w:id="390" w:author="Rojo" w:date="2021-07-02T14:28:00Z">
        <w:r>
          <w:rPr>
            <w:noProof/>
            <w:webHidden/>
          </w:rPr>
          <w:t>53</w:t>
        </w:r>
        <w:r>
          <w:rPr>
            <w:noProof/>
            <w:webHidden/>
          </w:rPr>
          <w:fldChar w:fldCharType="end"/>
        </w:r>
        <w:r w:rsidRPr="00160A5F">
          <w:rPr>
            <w:rStyle w:val="Lienhypertexte"/>
            <w:noProof/>
          </w:rPr>
          <w:fldChar w:fldCharType="end"/>
        </w:r>
      </w:ins>
    </w:p>
    <w:p w14:paraId="487CA152" w14:textId="77777777" w:rsidR="005E54E6" w:rsidRDefault="005E54E6">
      <w:pPr>
        <w:pStyle w:val="Tabledesillustrations"/>
        <w:tabs>
          <w:tab w:val="right" w:leader="dot" w:pos="9062"/>
        </w:tabs>
        <w:rPr>
          <w:ins w:id="391" w:author="Rojo" w:date="2021-07-02T14:28:00Z"/>
          <w:rFonts w:eastAsiaTheme="minorEastAsia"/>
          <w:i w:val="0"/>
          <w:iCs w:val="0"/>
          <w:noProof/>
          <w:sz w:val="22"/>
          <w:szCs w:val="22"/>
          <w:lang w:eastAsia="fr-FR"/>
        </w:rPr>
      </w:pPr>
      <w:ins w:id="392"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"_Toc76128547"</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31: Présentation de la page d'historique info</w:t>
        </w:r>
        <w:r>
          <w:rPr>
            <w:noProof/>
            <w:webHidden/>
          </w:rPr>
          <w:tab/>
        </w:r>
        <w:r>
          <w:rPr>
            <w:noProof/>
            <w:webHidden/>
          </w:rPr>
          <w:fldChar w:fldCharType="begin"/>
        </w:r>
        <w:r>
          <w:rPr>
            <w:noProof/>
            <w:webHidden/>
          </w:rPr>
          <w:instrText xml:space="preserve"> PAGEREF _Toc76128547 \h </w:instrText>
        </w:r>
        <w:r>
          <w:rPr>
            <w:noProof/>
            <w:webHidden/>
          </w:rPr>
        </w:r>
      </w:ins>
      <w:r>
        <w:rPr>
          <w:noProof/>
          <w:webHidden/>
        </w:rPr>
        <w:fldChar w:fldCharType="separate"/>
      </w:r>
      <w:ins w:id="393" w:author="Rojo" w:date="2021-07-02T14:28:00Z">
        <w:r>
          <w:rPr>
            <w:noProof/>
            <w:webHidden/>
          </w:rPr>
          <w:t>54</w:t>
        </w:r>
        <w:r>
          <w:rPr>
            <w:noProof/>
            <w:webHidden/>
          </w:rPr>
          <w:fldChar w:fldCharType="end"/>
        </w:r>
        <w:r w:rsidRPr="00160A5F">
          <w:rPr>
            <w:rStyle w:val="Lienhypertexte"/>
            <w:noProof/>
          </w:rPr>
          <w:fldChar w:fldCharType="end"/>
        </w:r>
      </w:ins>
    </w:p>
    <w:p w14:paraId="7045A6EB" w14:textId="77777777" w:rsidR="005E54E6" w:rsidRDefault="005E54E6">
      <w:pPr>
        <w:pStyle w:val="Tabledesillustrations"/>
        <w:tabs>
          <w:tab w:val="right" w:leader="dot" w:pos="9062"/>
        </w:tabs>
        <w:rPr>
          <w:ins w:id="394" w:author="Rojo" w:date="2021-07-02T14:28:00Z"/>
          <w:rFonts w:eastAsiaTheme="minorEastAsia"/>
          <w:i w:val="0"/>
          <w:iCs w:val="0"/>
          <w:noProof/>
          <w:sz w:val="22"/>
          <w:szCs w:val="22"/>
          <w:lang w:eastAsia="fr-FR"/>
        </w:rPr>
      </w:pPr>
      <w:ins w:id="395"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"_Toc76128548"</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32: Présentation de la liste des habilitations</w:t>
        </w:r>
        <w:r>
          <w:rPr>
            <w:noProof/>
            <w:webHidden/>
          </w:rPr>
          <w:tab/>
        </w:r>
        <w:r>
          <w:rPr>
            <w:noProof/>
            <w:webHidden/>
          </w:rPr>
          <w:fldChar w:fldCharType="begin"/>
        </w:r>
        <w:r>
          <w:rPr>
            <w:noProof/>
            <w:webHidden/>
          </w:rPr>
          <w:instrText xml:space="preserve"> PAGEREF _Toc76128548 \h </w:instrText>
        </w:r>
        <w:r>
          <w:rPr>
            <w:noProof/>
            <w:webHidden/>
          </w:rPr>
        </w:r>
      </w:ins>
      <w:r>
        <w:rPr>
          <w:noProof/>
          <w:webHidden/>
        </w:rPr>
        <w:fldChar w:fldCharType="separate"/>
      </w:r>
      <w:ins w:id="396" w:author="Rojo" w:date="2021-07-02T14:28:00Z">
        <w:r>
          <w:rPr>
            <w:noProof/>
            <w:webHidden/>
          </w:rPr>
          <w:t>55</w:t>
        </w:r>
        <w:r>
          <w:rPr>
            <w:noProof/>
            <w:webHidden/>
          </w:rPr>
          <w:fldChar w:fldCharType="end"/>
        </w:r>
        <w:r w:rsidRPr="00160A5F">
          <w:rPr>
            <w:rStyle w:val="Lienhypertexte"/>
            <w:noProof/>
          </w:rPr>
          <w:fldChar w:fldCharType="end"/>
        </w:r>
      </w:ins>
    </w:p>
    <w:p w14:paraId="3B21874C" w14:textId="77777777" w:rsidR="005E54E6" w:rsidRDefault="005E54E6">
      <w:pPr>
        <w:pStyle w:val="Tabledesillustrations"/>
        <w:tabs>
          <w:tab w:val="right" w:leader="dot" w:pos="9062"/>
        </w:tabs>
        <w:rPr>
          <w:ins w:id="397" w:author="Rojo" w:date="2021-07-02T14:28:00Z"/>
          <w:rFonts w:eastAsiaTheme="minorEastAsia"/>
          <w:i w:val="0"/>
          <w:iCs w:val="0"/>
          <w:noProof/>
          <w:sz w:val="22"/>
          <w:szCs w:val="22"/>
          <w:lang w:eastAsia="fr-FR"/>
        </w:rPr>
      </w:pPr>
      <w:ins w:id="398"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"_Toc76128549"</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33: Présentation de la fiche d'habilitation d'un personnel</w:t>
        </w:r>
        <w:r>
          <w:rPr>
            <w:noProof/>
            <w:webHidden/>
          </w:rPr>
          <w:tab/>
        </w:r>
        <w:r>
          <w:rPr>
            <w:noProof/>
            <w:webHidden/>
          </w:rPr>
          <w:fldChar w:fldCharType="begin"/>
        </w:r>
        <w:r>
          <w:rPr>
            <w:noProof/>
            <w:webHidden/>
          </w:rPr>
          <w:instrText xml:space="preserve"> PAGEREF _Toc76128549 \h </w:instrText>
        </w:r>
        <w:r>
          <w:rPr>
            <w:noProof/>
            <w:webHidden/>
          </w:rPr>
        </w:r>
      </w:ins>
      <w:r>
        <w:rPr>
          <w:noProof/>
          <w:webHidden/>
        </w:rPr>
        <w:fldChar w:fldCharType="separate"/>
      </w:r>
      <w:ins w:id="399" w:author="Rojo" w:date="2021-07-02T14:28:00Z">
        <w:r>
          <w:rPr>
            <w:noProof/>
            <w:webHidden/>
          </w:rPr>
          <w:t>56</w:t>
        </w:r>
        <w:r>
          <w:rPr>
            <w:noProof/>
            <w:webHidden/>
          </w:rPr>
          <w:fldChar w:fldCharType="end"/>
        </w:r>
        <w:r w:rsidRPr="00160A5F">
          <w:rPr>
            <w:rStyle w:val="Lienhypertexte"/>
            <w:noProof/>
          </w:rPr>
          <w:fldChar w:fldCharType="end"/>
        </w:r>
      </w:ins>
    </w:p>
    <w:p w14:paraId="10504741" w14:textId="77777777" w:rsidR="005E54E6" w:rsidRDefault="005E54E6">
      <w:pPr>
        <w:pStyle w:val="Tabledesillustrations"/>
        <w:tabs>
          <w:tab w:val="right" w:leader="dot" w:pos="9062"/>
        </w:tabs>
        <w:rPr>
          <w:ins w:id="400" w:author="Rojo" w:date="2021-07-02T14:28:00Z"/>
          <w:rFonts w:eastAsiaTheme="minorEastAsia"/>
          <w:i w:val="0"/>
          <w:iCs w:val="0"/>
          <w:noProof/>
          <w:sz w:val="22"/>
          <w:szCs w:val="22"/>
          <w:lang w:eastAsia="fr-FR"/>
        </w:rPr>
      </w:pPr>
      <w:ins w:id="401" w:author="Rojo" w:date="2021-07-02T14:28:00Z">
        <w:r w:rsidRPr="00160A5F">
          <w:rPr>
            <w:rStyle w:val="Lienhypertexte"/>
            <w:noProof/>
          </w:rPr>
          <w:fldChar w:fldCharType="begin"/>
        </w:r>
        <w:r w:rsidRPr="00160A5F">
          <w:rPr>
            <w:rStyle w:val="Lienhypertexte"/>
            <w:noProof/>
          </w:rPr>
          <w:instrText xml:space="preserve"> </w:instrText>
        </w:r>
        <w:r>
          <w:rPr>
            <w:noProof/>
          </w:rPr>
          <w:instrText>HYPERLINK \l "_Toc76128550"</w:instrText>
        </w:r>
        <w:r w:rsidRPr="00160A5F">
          <w:rPr>
            <w:rStyle w:val="Lienhypertexte"/>
            <w:noProof/>
          </w:rPr>
          <w:instrText xml:space="preserve"> </w:instrText>
        </w:r>
        <w:r w:rsidRPr="00160A5F">
          <w:rPr>
            <w:rStyle w:val="Lienhypertexte"/>
            <w:noProof/>
          </w:rPr>
        </w:r>
        <w:r w:rsidRPr="00160A5F">
          <w:rPr>
            <w:rStyle w:val="Lienhypertexte"/>
            <w:noProof/>
          </w:rPr>
          <w:fldChar w:fldCharType="separate"/>
        </w:r>
        <w:r w:rsidRPr="00160A5F">
          <w:rPr>
            <w:rStyle w:val="Lienhypertexte"/>
            <w:noProof/>
          </w:rPr>
          <w:t>Figure 34: Représentation du procédé de désactivation</w:t>
        </w:r>
        <w:r>
          <w:rPr>
            <w:noProof/>
            <w:webHidden/>
          </w:rPr>
          <w:tab/>
        </w:r>
        <w:r>
          <w:rPr>
            <w:noProof/>
            <w:webHidden/>
          </w:rPr>
          <w:fldChar w:fldCharType="begin"/>
        </w:r>
        <w:r>
          <w:rPr>
            <w:noProof/>
            <w:webHidden/>
          </w:rPr>
          <w:instrText xml:space="preserve"> PAGEREF _Toc76128550 \h </w:instrText>
        </w:r>
        <w:r>
          <w:rPr>
            <w:noProof/>
            <w:webHidden/>
          </w:rPr>
        </w:r>
      </w:ins>
      <w:r>
        <w:rPr>
          <w:noProof/>
          <w:webHidden/>
        </w:rPr>
        <w:fldChar w:fldCharType="separate"/>
      </w:r>
      <w:ins w:id="402" w:author="Rojo" w:date="2021-07-02T14:28:00Z">
        <w:r>
          <w:rPr>
            <w:noProof/>
            <w:webHidden/>
          </w:rPr>
          <w:t>57</w:t>
        </w:r>
        <w:r>
          <w:rPr>
            <w:noProof/>
            <w:webHidden/>
          </w:rPr>
          <w:fldChar w:fldCharType="end"/>
        </w:r>
        <w:r w:rsidRPr="00160A5F">
          <w:rPr>
            <w:rStyle w:val="Lienhypertexte"/>
            <w:noProof/>
          </w:rPr>
          <w:fldChar w:fldCharType="end"/>
        </w:r>
      </w:ins>
    </w:p>
    <w:p w14:paraId="68435E73" w14:textId="77777777" w:rsidR="00D10D57" w:rsidRDefault="005E54E6" w:rsidP="00D10D57">
      <w:pPr>
        <w:tabs>
          <w:tab w:val="clear" w:pos="425"/>
        </w:tabs>
        <w:rPr>
          <w:b/>
          <w:color w:val="002060"/>
          <w:sz w:val="24"/>
        </w:rPr>
      </w:pPr>
      <w:ins w:id="403" w:author="Rojo" w:date="2021-07-02T14:28:00Z">
        <w:r>
          <w:fldChar w:fldCharType="end"/>
        </w:r>
      </w:ins>
      <w:r w:rsidR="00D10D57">
        <w:br w:type="page"/>
      </w:r>
    </w:p>
    <w:p w14:paraId="7B8B56E3" w14:textId="77777777" w:rsidR="00D10D57" w:rsidRDefault="00D10D57" w:rsidP="00D10D57">
      <w:pPr>
        <w:pStyle w:val="En-ttee"/>
      </w:pPr>
      <w:r>
        <w:lastRenderedPageBreak/>
        <w:t>TABLEAU DES ACRONYMES</w:t>
      </w:r>
    </w:p>
    <w:p w14:paraId="2B913EFF" w14:textId="77777777" w:rsidR="00D10D57" w:rsidRDefault="00D10D57" w:rsidP="00D10D57">
      <w:pPr>
        <w:pStyle w:val="En-ttee"/>
      </w:pPr>
    </w:p>
    <w:tbl>
      <w:tblPr>
        <w:tblStyle w:val="Grilledutableau"/>
        <w:tblW w:w="0" w:type="auto"/>
        <w:tblLook w:val="04A0" w:firstRow="1" w:lastRow="0" w:firstColumn="1" w:lastColumn="0" w:noHBand="0" w:noVBand="1"/>
      </w:tblPr>
      <w:tblGrid>
        <w:gridCol w:w="1696"/>
        <w:gridCol w:w="7366"/>
      </w:tblGrid>
      <w:tr w:rsidR="00D10D57" w14:paraId="5DFB9AEF" w14:textId="77777777" w:rsidTr="00FE542D">
        <w:tc>
          <w:tcPr>
            <w:tcW w:w="1696" w:type="dxa"/>
          </w:tcPr>
          <w:p w14:paraId="7E2A9247" w14:textId="77777777" w:rsidR="00D10D57" w:rsidRPr="006D01D5" w:rsidRDefault="00D10D57" w:rsidP="00D10D57">
            <w:pPr>
              <w:rPr>
                <w:b/>
              </w:rPr>
            </w:pPr>
            <w:r w:rsidRPr="006D01D5">
              <w:rPr>
                <w:b/>
              </w:rPr>
              <w:t>Acronymes</w:t>
            </w:r>
          </w:p>
        </w:tc>
        <w:tc>
          <w:tcPr>
            <w:tcW w:w="7366" w:type="dxa"/>
          </w:tcPr>
          <w:p w14:paraId="423A9F3C" w14:textId="77777777" w:rsidR="00D10D57" w:rsidRPr="006D01D5" w:rsidRDefault="00D10D57" w:rsidP="00D10D57">
            <w:pPr>
              <w:rPr>
                <w:b/>
              </w:rPr>
            </w:pPr>
            <w:r w:rsidRPr="006D01D5">
              <w:rPr>
                <w:b/>
              </w:rPr>
              <w:t>Développements</w:t>
            </w:r>
          </w:p>
        </w:tc>
      </w:tr>
      <w:tr w:rsidR="00D10D57" w14:paraId="6270D998" w14:textId="77777777" w:rsidTr="00FE542D">
        <w:tc>
          <w:tcPr>
            <w:tcW w:w="1696" w:type="dxa"/>
          </w:tcPr>
          <w:p w14:paraId="1873B05F" w14:textId="77777777" w:rsidR="00D10D57" w:rsidRDefault="00D10D57" w:rsidP="00D10D57">
            <w:r>
              <w:t>AMOA</w:t>
            </w:r>
          </w:p>
        </w:tc>
        <w:tc>
          <w:tcPr>
            <w:tcW w:w="7366" w:type="dxa"/>
          </w:tcPr>
          <w:p w14:paraId="2941F56B" w14:textId="77777777" w:rsidR="00D10D57" w:rsidRDefault="00D10D57" w:rsidP="00D10D57">
            <w:r>
              <w:t>Assistant à la Maîtrise d’Ouvrage</w:t>
            </w:r>
          </w:p>
        </w:tc>
      </w:tr>
      <w:tr w:rsidR="00D10D57" w14:paraId="6E0B92C7" w14:textId="77777777" w:rsidTr="00FE542D">
        <w:tc>
          <w:tcPr>
            <w:tcW w:w="1696" w:type="dxa"/>
          </w:tcPr>
          <w:p w14:paraId="1E588040" w14:textId="77777777" w:rsidR="00D10D57" w:rsidRDefault="00D10D57" w:rsidP="00D10D57">
            <w:r>
              <w:t>BPO</w:t>
            </w:r>
          </w:p>
        </w:tc>
        <w:tc>
          <w:tcPr>
            <w:tcW w:w="7366" w:type="dxa"/>
          </w:tcPr>
          <w:p w14:paraId="443CDD88" w14:textId="77777777" w:rsidR="00D10D57" w:rsidRDefault="00D10D57" w:rsidP="00D10D57">
            <w:r>
              <w:t xml:space="preserve">Business </w:t>
            </w:r>
            <w:proofErr w:type="spellStart"/>
            <w:r>
              <w:t>Process</w:t>
            </w:r>
            <w:proofErr w:type="spellEnd"/>
            <w:r>
              <w:t xml:space="preserve"> Outsourcing </w:t>
            </w:r>
          </w:p>
        </w:tc>
      </w:tr>
      <w:tr w:rsidR="00D10D57" w14:paraId="6F79D02A" w14:textId="77777777" w:rsidTr="00FE542D">
        <w:tc>
          <w:tcPr>
            <w:tcW w:w="1696" w:type="dxa"/>
          </w:tcPr>
          <w:p w14:paraId="4D0ADD78" w14:textId="77777777" w:rsidR="00D10D57" w:rsidRDefault="00D10D57" w:rsidP="00D10D57">
            <w:r>
              <w:t>DAF</w:t>
            </w:r>
          </w:p>
        </w:tc>
        <w:tc>
          <w:tcPr>
            <w:tcW w:w="7366" w:type="dxa"/>
          </w:tcPr>
          <w:p w14:paraId="34DF2421" w14:textId="77777777" w:rsidR="00D10D57" w:rsidRDefault="00D10D57" w:rsidP="00D10D57">
            <w:r>
              <w:t>Direction Administrative et Financière</w:t>
            </w:r>
          </w:p>
        </w:tc>
      </w:tr>
      <w:tr w:rsidR="00D10D57" w14:paraId="74DDA03B" w14:textId="77777777" w:rsidTr="00FE542D">
        <w:tc>
          <w:tcPr>
            <w:tcW w:w="1696" w:type="dxa"/>
          </w:tcPr>
          <w:p w14:paraId="2F33D4B8" w14:textId="77777777" w:rsidR="00D10D57" w:rsidRDefault="00D10D57" w:rsidP="00D10D57">
            <w:r>
              <w:t>FTHM</w:t>
            </w:r>
          </w:p>
        </w:tc>
        <w:tc>
          <w:tcPr>
            <w:tcW w:w="7366" w:type="dxa"/>
          </w:tcPr>
          <w:p w14:paraId="72745B40" w14:textId="77777777" w:rsidR="00D10D57" w:rsidRDefault="00D10D57" w:rsidP="00D10D57">
            <w:r>
              <w:t xml:space="preserve">Finance </w:t>
            </w:r>
            <w:proofErr w:type="spellStart"/>
            <w:r>
              <w:t>Technology</w:t>
            </w:r>
            <w:proofErr w:type="spellEnd"/>
            <w:r>
              <w:t xml:space="preserve"> </w:t>
            </w:r>
            <w:proofErr w:type="spellStart"/>
            <w:r>
              <w:t>Human</w:t>
            </w:r>
            <w:proofErr w:type="spellEnd"/>
            <w:r>
              <w:t xml:space="preserve"> </w:t>
            </w:r>
            <w:proofErr w:type="spellStart"/>
            <w:r>
              <w:t>Resources</w:t>
            </w:r>
            <w:proofErr w:type="spellEnd"/>
            <w:r>
              <w:t xml:space="preserve"> and Management</w:t>
            </w:r>
          </w:p>
        </w:tc>
      </w:tr>
      <w:tr w:rsidR="00D10D57" w14:paraId="586CFAFB" w14:textId="77777777" w:rsidTr="00FE542D">
        <w:tc>
          <w:tcPr>
            <w:tcW w:w="1696" w:type="dxa"/>
          </w:tcPr>
          <w:p w14:paraId="7558EC8B" w14:textId="77777777" w:rsidR="00D10D57" w:rsidRDefault="00D10D57" w:rsidP="00D10D57">
            <w:r>
              <w:t>IT</w:t>
            </w:r>
          </w:p>
        </w:tc>
        <w:tc>
          <w:tcPr>
            <w:tcW w:w="7366" w:type="dxa"/>
          </w:tcPr>
          <w:p w14:paraId="6F778D19" w14:textId="77777777" w:rsidR="00D10D57" w:rsidRDefault="00D10D57" w:rsidP="00D10D57">
            <w:r>
              <w:t xml:space="preserve">Information </w:t>
            </w:r>
            <w:proofErr w:type="spellStart"/>
            <w:r>
              <w:t>Technology</w:t>
            </w:r>
            <w:proofErr w:type="spellEnd"/>
          </w:p>
        </w:tc>
      </w:tr>
      <w:tr w:rsidR="00D10D57" w14:paraId="2773CE38" w14:textId="77777777" w:rsidTr="00FE542D">
        <w:tc>
          <w:tcPr>
            <w:tcW w:w="1696" w:type="dxa"/>
          </w:tcPr>
          <w:p w14:paraId="67E5559C" w14:textId="77777777" w:rsidR="00D10D57" w:rsidRDefault="00D10D57" w:rsidP="00D10D57">
            <w:r>
              <w:t>LDAP</w:t>
            </w:r>
          </w:p>
        </w:tc>
        <w:tc>
          <w:tcPr>
            <w:tcW w:w="7366" w:type="dxa"/>
          </w:tcPr>
          <w:p w14:paraId="6412271F" w14:textId="77777777" w:rsidR="00D10D57" w:rsidRDefault="00D10D57" w:rsidP="00D10D57">
            <w:proofErr w:type="spellStart"/>
            <w:r>
              <w:t>Lightweight</w:t>
            </w:r>
            <w:proofErr w:type="spellEnd"/>
            <w:r>
              <w:t xml:space="preserve"> Directory Access Protocol</w:t>
            </w:r>
          </w:p>
        </w:tc>
      </w:tr>
      <w:tr w:rsidR="00D10D57" w14:paraId="1970DFD8" w14:textId="77777777" w:rsidTr="00FE542D">
        <w:tc>
          <w:tcPr>
            <w:tcW w:w="1696" w:type="dxa"/>
          </w:tcPr>
          <w:p w14:paraId="20BAFAC9" w14:textId="77777777" w:rsidR="00D10D57" w:rsidRDefault="00D10D57" w:rsidP="00D10D57">
            <w:r>
              <w:t>OCS</w:t>
            </w:r>
          </w:p>
        </w:tc>
        <w:tc>
          <w:tcPr>
            <w:tcW w:w="7366" w:type="dxa"/>
          </w:tcPr>
          <w:p w14:paraId="4033AC96" w14:textId="77777777" w:rsidR="00D10D57" w:rsidRDefault="00D10D57" w:rsidP="00D10D57">
            <w:r>
              <w:t>Open Computer and Software</w:t>
            </w:r>
          </w:p>
        </w:tc>
      </w:tr>
      <w:tr w:rsidR="00D10D57" w14:paraId="54E78F3B" w14:textId="77777777" w:rsidTr="00FE542D">
        <w:tc>
          <w:tcPr>
            <w:tcW w:w="1696" w:type="dxa"/>
          </w:tcPr>
          <w:p w14:paraId="1A4823C8" w14:textId="77777777" w:rsidR="00D10D57" w:rsidRDefault="00D10D57" w:rsidP="00D10D57">
            <w:r>
              <w:t>RHC</w:t>
            </w:r>
          </w:p>
        </w:tc>
        <w:tc>
          <w:tcPr>
            <w:tcW w:w="7366" w:type="dxa"/>
          </w:tcPr>
          <w:p w14:paraId="5C917FFA" w14:textId="77777777" w:rsidR="00D10D57" w:rsidRDefault="00D10D57" w:rsidP="00D10D57">
            <w:r>
              <w:t>Ressources Humaines Conseils</w:t>
            </w:r>
          </w:p>
        </w:tc>
      </w:tr>
      <w:tr w:rsidR="00D10D57" w14:paraId="4F0CD085" w14:textId="77777777" w:rsidTr="00FE542D">
        <w:tc>
          <w:tcPr>
            <w:tcW w:w="1696" w:type="dxa"/>
          </w:tcPr>
          <w:p w14:paraId="526EBC79" w14:textId="77777777" w:rsidR="00D10D57" w:rsidRDefault="00D10D57" w:rsidP="00D10D57">
            <w:r>
              <w:t>RHI</w:t>
            </w:r>
          </w:p>
        </w:tc>
        <w:tc>
          <w:tcPr>
            <w:tcW w:w="7366" w:type="dxa"/>
          </w:tcPr>
          <w:p w14:paraId="7D415953" w14:textId="77777777" w:rsidR="00D10D57" w:rsidRDefault="00D10D57" w:rsidP="00D10D57">
            <w:r>
              <w:t>Ressources Humaines Interne</w:t>
            </w:r>
          </w:p>
        </w:tc>
      </w:tr>
      <w:tr w:rsidR="00C0638B" w14:paraId="1B9C36F6" w14:textId="77777777" w:rsidTr="00FE542D">
        <w:trPr>
          <w:ins w:id="404" w:author="Rojo" w:date="2021-07-02T09:56:00Z"/>
        </w:trPr>
        <w:tc>
          <w:tcPr>
            <w:tcW w:w="1696" w:type="dxa"/>
          </w:tcPr>
          <w:p w14:paraId="3FAF8DC7" w14:textId="5E0855C0" w:rsidR="00C0638B" w:rsidRDefault="00C0638B" w:rsidP="00D10D57">
            <w:pPr>
              <w:rPr>
                <w:ins w:id="405" w:author="Rojo" w:date="2021-07-02T09:56:00Z"/>
              </w:rPr>
            </w:pPr>
            <w:ins w:id="406" w:author="Rojo" w:date="2021-07-02T09:56:00Z">
              <w:r>
                <w:t>SSL/TLS</w:t>
              </w:r>
            </w:ins>
          </w:p>
        </w:tc>
        <w:tc>
          <w:tcPr>
            <w:tcW w:w="7366" w:type="dxa"/>
          </w:tcPr>
          <w:p w14:paraId="4CDED4F2" w14:textId="24C247DD" w:rsidR="00C0638B" w:rsidRDefault="00C0638B" w:rsidP="00D10D57">
            <w:pPr>
              <w:rPr>
                <w:ins w:id="407" w:author="Rojo" w:date="2021-07-02T09:56:00Z"/>
              </w:rPr>
            </w:pPr>
            <w:ins w:id="408" w:author="Rojo" w:date="2021-07-02T09:56:00Z">
              <w:r>
                <w:t>Secure Socket Layer / Transport Layer Security</w:t>
              </w:r>
            </w:ins>
          </w:p>
        </w:tc>
      </w:tr>
      <w:tr w:rsidR="00D10D57" w14:paraId="3507DC97" w14:textId="77777777" w:rsidTr="00FE542D">
        <w:tc>
          <w:tcPr>
            <w:tcW w:w="1696" w:type="dxa"/>
          </w:tcPr>
          <w:p w14:paraId="39A85276" w14:textId="77777777" w:rsidR="00D10D57" w:rsidRDefault="00D10D57" w:rsidP="00D10D57">
            <w:r>
              <w:t>VPN</w:t>
            </w:r>
          </w:p>
        </w:tc>
        <w:tc>
          <w:tcPr>
            <w:tcW w:w="7366" w:type="dxa"/>
          </w:tcPr>
          <w:p w14:paraId="09705209" w14:textId="77777777" w:rsidR="00D10D57" w:rsidRDefault="00D10D57" w:rsidP="00D10D57">
            <w:r>
              <w:t xml:space="preserve">Virtual </w:t>
            </w:r>
            <w:proofErr w:type="spellStart"/>
            <w:r>
              <w:t>Private</w:t>
            </w:r>
            <w:proofErr w:type="spellEnd"/>
            <w:r>
              <w:t xml:space="preserve"> Network</w:t>
            </w:r>
          </w:p>
        </w:tc>
      </w:tr>
      <w:tr w:rsidR="00D10D57" w14:paraId="73C71525" w14:textId="77777777" w:rsidTr="00FE542D">
        <w:tc>
          <w:tcPr>
            <w:tcW w:w="1696" w:type="dxa"/>
          </w:tcPr>
          <w:p w14:paraId="09A664FA" w14:textId="77777777" w:rsidR="00D10D57" w:rsidRDefault="00D10D57" w:rsidP="00D10D57">
            <w:r>
              <w:t>XML</w:t>
            </w:r>
          </w:p>
        </w:tc>
        <w:tc>
          <w:tcPr>
            <w:tcW w:w="7366" w:type="dxa"/>
          </w:tcPr>
          <w:p w14:paraId="4F7C6F4F" w14:textId="77777777" w:rsidR="00D10D57" w:rsidRDefault="00D10D57" w:rsidP="00D10D57">
            <w:r>
              <w:t xml:space="preserve">Extensible Markup </w:t>
            </w:r>
            <w:proofErr w:type="spellStart"/>
            <w:r>
              <w:t>Language</w:t>
            </w:r>
            <w:proofErr w:type="spellEnd"/>
          </w:p>
        </w:tc>
      </w:tr>
    </w:tbl>
    <w:p w14:paraId="3783186A" w14:textId="77777777" w:rsidR="00D10D57" w:rsidRPr="00DC3852" w:rsidRDefault="00D10D57" w:rsidP="00D10D57">
      <w:pPr>
        <w:pStyle w:val="En-ttee"/>
      </w:pPr>
      <w:r>
        <w:br w:type="page"/>
      </w:r>
      <w:r>
        <w:lastRenderedPageBreak/>
        <w:t>Historique des modifications</w:t>
      </w:r>
    </w:p>
    <w:p w14:paraId="3B4C6A9B" w14:textId="77777777" w:rsidR="00D10D57" w:rsidRDefault="00D10D57" w:rsidP="00D10D57">
      <w:pPr>
        <w:pStyle w:val="En-ttee"/>
      </w:pPr>
    </w:p>
    <w:tbl>
      <w:tblPr>
        <w:tblW w:w="0" w:type="auto"/>
        <w:tblLook w:val="04A0" w:firstRow="1" w:lastRow="0" w:firstColumn="1" w:lastColumn="0" w:noHBand="0" w:noVBand="1"/>
      </w:tblPr>
      <w:tblGrid>
        <w:gridCol w:w="3020"/>
        <w:gridCol w:w="3021"/>
        <w:gridCol w:w="3021"/>
      </w:tblGrid>
      <w:tr w:rsidR="00D10D57" w14:paraId="7E849C41" w14:textId="77777777" w:rsidTr="00D10D57">
        <w:tc>
          <w:tcPr>
            <w:tcW w:w="3020" w:type="dxa"/>
            <w:shd w:val="clear" w:color="auto" w:fill="0070C0"/>
          </w:tcPr>
          <w:p w14:paraId="7DA29CD0" w14:textId="77777777" w:rsidR="00D10D57" w:rsidRPr="00B06FE4" w:rsidRDefault="00D10D57" w:rsidP="00D10D57">
            <w:pPr>
              <w:jc w:val="center"/>
              <w:rPr>
                <w:b/>
                <w:color w:val="FFFFFF" w:themeColor="background1"/>
              </w:rPr>
            </w:pPr>
            <w:r w:rsidRPr="00B06FE4">
              <w:rPr>
                <w:b/>
                <w:color w:val="FFFFFF" w:themeColor="background1"/>
              </w:rPr>
              <w:t>Version</w:t>
            </w:r>
          </w:p>
        </w:tc>
        <w:tc>
          <w:tcPr>
            <w:tcW w:w="3021" w:type="dxa"/>
            <w:shd w:val="clear" w:color="auto" w:fill="0070C0"/>
          </w:tcPr>
          <w:p w14:paraId="6266D5F7" w14:textId="77777777" w:rsidR="00D10D57" w:rsidRPr="00B06FE4" w:rsidRDefault="00D10D57" w:rsidP="00D10D57">
            <w:pPr>
              <w:jc w:val="center"/>
              <w:rPr>
                <w:b/>
                <w:color w:val="FFFFFF" w:themeColor="background1"/>
              </w:rPr>
            </w:pPr>
            <w:r w:rsidRPr="00B06FE4">
              <w:rPr>
                <w:b/>
                <w:color w:val="FFFFFF" w:themeColor="background1"/>
              </w:rPr>
              <w:t>Date</w:t>
            </w:r>
          </w:p>
        </w:tc>
        <w:tc>
          <w:tcPr>
            <w:tcW w:w="3021" w:type="dxa"/>
            <w:shd w:val="clear" w:color="auto" w:fill="0070C0"/>
          </w:tcPr>
          <w:p w14:paraId="1E2B4F0E" w14:textId="77777777" w:rsidR="00D10D57" w:rsidRPr="00B06FE4" w:rsidRDefault="00D10D57" w:rsidP="00D10D57">
            <w:pPr>
              <w:jc w:val="center"/>
              <w:rPr>
                <w:b/>
                <w:color w:val="FFFFFF" w:themeColor="background1"/>
              </w:rPr>
            </w:pPr>
            <w:r w:rsidRPr="00B06FE4">
              <w:rPr>
                <w:b/>
                <w:color w:val="FFFFFF" w:themeColor="background1"/>
              </w:rPr>
              <w:t>Nature de la modification</w:t>
            </w:r>
          </w:p>
        </w:tc>
      </w:tr>
      <w:tr w:rsidR="00D10D57" w14:paraId="4CBC037A" w14:textId="77777777" w:rsidTr="00D10D57">
        <w:tc>
          <w:tcPr>
            <w:tcW w:w="3020" w:type="dxa"/>
          </w:tcPr>
          <w:p w14:paraId="406B7774" w14:textId="77777777" w:rsidR="00D10D57" w:rsidRDefault="00D10D57" w:rsidP="00D10D57">
            <w:r>
              <w:t>V1.0</w:t>
            </w:r>
          </w:p>
        </w:tc>
        <w:tc>
          <w:tcPr>
            <w:tcW w:w="3021" w:type="dxa"/>
          </w:tcPr>
          <w:p w14:paraId="75D27122" w14:textId="465C7AAD" w:rsidR="00D10D57" w:rsidRDefault="005E54E6" w:rsidP="005E54E6">
            <w:ins w:id="409" w:author="Rojo" w:date="2021-07-02T14:28:00Z">
              <w:r>
                <w:t>02</w:t>
              </w:r>
            </w:ins>
            <w:del w:id="410" w:author="Rojo" w:date="2021-07-02T14:28:00Z">
              <w:r w:rsidR="00D10D57" w:rsidDel="005E54E6">
                <w:delText>27</w:delText>
              </w:r>
            </w:del>
            <w:r w:rsidR="00D10D57">
              <w:t>/0</w:t>
            </w:r>
            <w:del w:id="411" w:author="Rojo" w:date="2021-07-02T14:28:00Z">
              <w:r w:rsidR="00D10D57" w:rsidDel="005E54E6">
                <w:delText>6</w:delText>
              </w:r>
            </w:del>
            <w:ins w:id="412" w:author="Rojo" w:date="2021-07-02T14:28:00Z">
              <w:r>
                <w:t>7</w:t>
              </w:r>
            </w:ins>
            <w:r w:rsidR="00D10D57">
              <w:t>/2021</w:t>
            </w:r>
          </w:p>
        </w:tc>
        <w:tc>
          <w:tcPr>
            <w:tcW w:w="3021" w:type="dxa"/>
          </w:tcPr>
          <w:p w14:paraId="254B16F2" w14:textId="77777777" w:rsidR="00D10D57" w:rsidRDefault="00D10D57" w:rsidP="00D10D57">
            <w:r>
              <w:t>Création du document</w:t>
            </w:r>
          </w:p>
        </w:tc>
      </w:tr>
    </w:tbl>
    <w:p w14:paraId="63DE36AF" w14:textId="77777777" w:rsidR="00D10D57" w:rsidRDefault="00D10D57" w:rsidP="00D10D57">
      <w:pPr>
        <w:pStyle w:val="En-ttee"/>
      </w:pPr>
    </w:p>
    <w:p w14:paraId="5EE4CFD5" w14:textId="77777777" w:rsidR="00D10D57" w:rsidRDefault="00D10D57" w:rsidP="00D10D57">
      <w:pPr>
        <w:rPr>
          <w:b/>
          <w:color w:val="002060"/>
          <w:sz w:val="24"/>
        </w:rPr>
      </w:pPr>
      <w:r>
        <w:br w:type="page"/>
      </w:r>
    </w:p>
    <w:p w14:paraId="0B060CAD" w14:textId="77777777" w:rsidR="00D10D57" w:rsidRDefault="00D10D57" w:rsidP="00D10D57">
      <w:pPr>
        <w:pStyle w:val="Titre1"/>
      </w:pPr>
      <w:bookmarkStart w:id="413" w:name="_Toc76128472"/>
      <w:r w:rsidRPr="00604708">
        <w:lastRenderedPageBreak/>
        <w:t>Informations</w:t>
      </w:r>
      <w:r w:rsidRPr="00566446">
        <w:t xml:space="preserve"> générales</w:t>
      </w:r>
      <w:bookmarkEnd w:id="413"/>
    </w:p>
    <w:p w14:paraId="02210AB7" w14:textId="77777777" w:rsidR="00D10D57" w:rsidRPr="00566446" w:rsidRDefault="00D10D57" w:rsidP="00D10D57"/>
    <w:p w14:paraId="48A4B4FE" w14:textId="77777777" w:rsidR="00D10D57" w:rsidRPr="00140464" w:rsidRDefault="00D10D57" w:rsidP="00D10D57">
      <w:pPr>
        <w:pStyle w:val="Titre2"/>
      </w:pPr>
      <w:bookmarkStart w:id="414" w:name="_Toc76128473"/>
      <w:r w:rsidRPr="00604708">
        <w:t>Contexte</w:t>
      </w:r>
      <w:bookmarkEnd w:id="414"/>
    </w:p>
    <w:p w14:paraId="71C05C0C" w14:textId="77777777" w:rsidR="00D10D57" w:rsidRDefault="00D10D57" w:rsidP="00D10D57">
      <w:pPr>
        <w:ind w:firstLine="426"/>
        <w:jc w:val="both"/>
      </w:pPr>
      <w:r>
        <w:t>Dans le milieu professionnel de FTHM Consulting, il est nécessaire pour l’ensemble du personnel de se connaître afin de pouvoir s’identifier et de mieux se référer sur le plan de travail. Le grand nombre d’employés et le contexte du télétravail rendent néanmoins cette identification assez compliqué.</w:t>
      </w:r>
    </w:p>
    <w:p w14:paraId="7B983F27" w14:textId="77777777" w:rsidR="00D10D57" w:rsidRDefault="00D10D57" w:rsidP="00D10D57">
      <w:pPr>
        <w:ind w:firstLine="426"/>
        <w:jc w:val="both"/>
      </w:pPr>
      <w:r>
        <w:t xml:space="preserve">Un outil dénommé « Trombinoscope » a été créé, aidant le personnel à se reconnaître les uns des autres par le biais de présentation de photos de chaque employé ainsi que de leurs fonctions. Actuellement, cet outil est rendu obsolète et a besoin d’une mise à jour. </w:t>
      </w:r>
    </w:p>
    <w:p w14:paraId="1ABBB2AE" w14:textId="77777777" w:rsidR="00D10D57" w:rsidRDefault="00D10D57" w:rsidP="00D10D57">
      <w:pPr>
        <w:ind w:firstLine="426"/>
        <w:jc w:val="both"/>
      </w:pPr>
      <w:r>
        <w:t>En effet, l’interface statique de l’outil « Trombinoscope » actuel rend difficiles les mises à jour des informations pour un utilisateur non technicien, et nécessite alors l’intervention directe d’un développeur. D’autant plus que les informations ne sont pas centralisées dans un système de base de données mais sont inscrites dans un fichier dans le même emplacement que le code source de l’outil.</w:t>
      </w:r>
    </w:p>
    <w:p w14:paraId="2DC28C43" w14:textId="77777777" w:rsidR="00D10D57" w:rsidRPr="00566446" w:rsidRDefault="00D10D57" w:rsidP="00D10D57">
      <w:pPr>
        <w:ind w:firstLine="426"/>
        <w:jc w:val="both"/>
      </w:pPr>
      <w:r>
        <w:t xml:space="preserve">Ainsi, pour permettre une meilleure accessibilité de l’outil en terme de mise à jour des informations, et aussi pour avoir des données bien structurés et facilement gérable, une refonte est indispensable. Ce sera aussi une occasion de faire des rajouts de fonctionnalités supplémentaires pour permettre de centraliser les demandes d’habilitations et déshabilitassions du personnel à partir de cet outil, ainsi que d’afficher le parcours de chaque personnel jusqu’à son statut actuel chez FTHM. </w:t>
      </w:r>
    </w:p>
    <w:p w14:paraId="1B8BB205" w14:textId="77777777" w:rsidR="00D10D57" w:rsidRDefault="00D10D57" w:rsidP="00D10D57">
      <w:pPr>
        <w:pStyle w:val="Titre2"/>
      </w:pPr>
      <w:bookmarkStart w:id="415" w:name="_Toc76128474"/>
      <w:r w:rsidRPr="00604708">
        <w:t>Objectif</w:t>
      </w:r>
      <w:bookmarkEnd w:id="415"/>
    </w:p>
    <w:p w14:paraId="59392ED3" w14:textId="77777777" w:rsidR="00D10D57" w:rsidRDefault="00D10D57" w:rsidP="00D10D57">
      <w:pPr>
        <w:ind w:firstLine="360"/>
        <w:jc w:val="both"/>
      </w:pPr>
      <w:r>
        <w:t xml:space="preserve">L’objectif de la mise à jour de Trombinoscope est de disposer d’un outil facilement maintenable, mieux structurée, et ayant des fonctionnalités plus avancées. Les fonctionnalités qui y seront présents seront : </w:t>
      </w:r>
    </w:p>
    <w:p w14:paraId="01C639A9" w14:textId="77777777" w:rsidR="00D10D57" w:rsidRDefault="00D10D57">
      <w:pPr>
        <w:pStyle w:val="Paragraphedeliste"/>
        <w:numPr>
          <w:ilvl w:val="0"/>
          <w:numId w:val="12"/>
        </w:numPr>
        <w:jc w:val="both"/>
        <w:pPrChange w:id="416" w:author="Rojo" w:date="2021-06-30T17:33:00Z">
          <w:pPr>
            <w:pStyle w:val="Paragraphedeliste"/>
            <w:numPr>
              <w:numId w:val="25"/>
            </w:numPr>
            <w:tabs>
              <w:tab w:val="num" w:pos="360"/>
              <w:tab w:val="num" w:pos="720"/>
            </w:tabs>
            <w:ind w:hanging="720"/>
            <w:jc w:val="both"/>
          </w:pPr>
        </w:pPrChange>
      </w:pPr>
      <w:r>
        <w:t>Aperçu de tout le personnel avec leurs noms, rangs, contacts et parcours</w:t>
      </w:r>
    </w:p>
    <w:p w14:paraId="2C9EB62D" w14:textId="77777777" w:rsidR="00D10D57" w:rsidRDefault="00D10D57">
      <w:pPr>
        <w:pStyle w:val="Paragraphedeliste"/>
        <w:numPr>
          <w:ilvl w:val="0"/>
          <w:numId w:val="12"/>
        </w:numPr>
        <w:jc w:val="both"/>
        <w:pPrChange w:id="417" w:author="Rojo" w:date="2021-06-30T17:33:00Z">
          <w:pPr>
            <w:pStyle w:val="Paragraphedeliste"/>
            <w:numPr>
              <w:numId w:val="25"/>
            </w:numPr>
            <w:tabs>
              <w:tab w:val="num" w:pos="360"/>
              <w:tab w:val="num" w:pos="720"/>
            </w:tabs>
            <w:ind w:hanging="720"/>
            <w:jc w:val="both"/>
          </w:pPr>
        </w:pPrChange>
      </w:pPr>
      <w:r>
        <w:t>Option de rajout et de suppression de consultants</w:t>
      </w:r>
    </w:p>
    <w:p w14:paraId="5FBFB583" w14:textId="77777777" w:rsidR="00D10D57" w:rsidRDefault="00D10D57">
      <w:pPr>
        <w:pStyle w:val="Paragraphedeliste"/>
        <w:numPr>
          <w:ilvl w:val="0"/>
          <w:numId w:val="12"/>
        </w:numPr>
        <w:jc w:val="both"/>
        <w:pPrChange w:id="418" w:author="Rojo" w:date="2021-06-30T17:33:00Z">
          <w:pPr>
            <w:pStyle w:val="Paragraphedeliste"/>
            <w:numPr>
              <w:numId w:val="25"/>
            </w:numPr>
            <w:tabs>
              <w:tab w:val="num" w:pos="360"/>
              <w:tab w:val="num" w:pos="720"/>
            </w:tabs>
            <w:ind w:hanging="720"/>
            <w:jc w:val="both"/>
          </w:pPr>
        </w:pPrChange>
      </w:pPr>
      <w:r>
        <w:t>Option de mises à jour de l’information sur chaque consultant</w:t>
      </w:r>
    </w:p>
    <w:p w14:paraId="58A35946" w14:textId="77777777" w:rsidR="00D10D57" w:rsidRDefault="00D10D57">
      <w:pPr>
        <w:pStyle w:val="Paragraphedeliste"/>
        <w:numPr>
          <w:ilvl w:val="0"/>
          <w:numId w:val="12"/>
        </w:numPr>
        <w:jc w:val="both"/>
        <w:pPrChange w:id="419" w:author="Rojo" w:date="2021-06-30T17:33:00Z">
          <w:pPr>
            <w:pStyle w:val="Paragraphedeliste"/>
            <w:numPr>
              <w:numId w:val="25"/>
            </w:numPr>
            <w:tabs>
              <w:tab w:val="num" w:pos="360"/>
              <w:tab w:val="num" w:pos="720"/>
            </w:tabs>
            <w:ind w:hanging="720"/>
            <w:jc w:val="both"/>
          </w:pPr>
        </w:pPrChange>
      </w:pPr>
      <w:r>
        <w:t xml:space="preserve">Option de suivi des habilitations et </w:t>
      </w:r>
      <w:proofErr w:type="spellStart"/>
      <w:r>
        <w:t>déshabilitations</w:t>
      </w:r>
      <w:proofErr w:type="spellEnd"/>
      <w:r>
        <w:t xml:space="preserve"> des consultants</w:t>
      </w:r>
    </w:p>
    <w:p w14:paraId="0DA4C7D9" w14:textId="77777777" w:rsidR="00D10D57" w:rsidRDefault="00D10D57">
      <w:pPr>
        <w:pStyle w:val="Paragraphedeliste"/>
        <w:numPr>
          <w:ilvl w:val="0"/>
          <w:numId w:val="12"/>
        </w:numPr>
        <w:jc w:val="both"/>
        <w:pPrChange w:id="420" w:author="Rojo" w:date="2021-06-30T17:33:00Z">
          <w:pPr>
            <w:pStyle w:val="Paragraphedeliste"/>
            <w:numPr>
              <w:numId w:val="25"/>
            </w:numPr>
            <w:tabs>
              <w:tab w:val="num" w:pos="360"/>
              <w:tab w:val="num" w:pos="720"/>
            </w:tabs>
            <w:ind w:hanging="720"/>
            <w:jc w:val="both"/>
          </w:pPr>
        </w:pPrChange>
      </w:pPr>
      <w:r>
        <w:t xml:space="preserve">Option de suivi des outils attribué aux consultants et de ses sauvegardes de mails </w:t>
      </w:r>
    </w:p>
    <w:p w14:paraId="05937526" w14:textId="77777777" w:rsidR="00D10D57" w:rsidRDefault="00D10D57" w:rsidP="00D10D57">
      <w:pPr>
        <w:ind w:firstLine="360"/>
        <w:jc w:val="both"/>
      </w:pPr>
      <w:r>
        <w:t>En règle générale, cet outil doit être manipulable par un simple utilisateur FTHM. Cependant, seul le département RHI et les managers auront le droit d’ajouter un personnel, modifier ou supprimer les profils, gérer les demande d’habilitations. Le département informatique se chargera du suivi des matériels attribués ainsi que la sauvegarde de mails. Tout autre utilisateur sera en mode consultation uniquement.</w:t>
      </w:r>
    </w:p>
    <w:p w14:paraId="0501F7D1" w14:textId="77777777" w:rsidR="00D10D57" w:rsidRPr="00566446" w:rsidRDefault="00D10D57" w:rsidP="00D10D57">
      <w:pPr>
        <w:ind w:firstLine="360"/>
        <w:jc w:val="both"/>
      </w:pPr>
    </w:p>
    <w:p w14:paraId="378CCB91" w14:textId="77777777" w:rsidR="00D10D57" w:rsidRDefault="00D10D57" w:rsidP="00D10D57">
      <w:pPr>
        <w:pStyle w:val="Titre2"/>
      </w:pPr>
      <w:bookmarkStart w:id="421" w:name="_Toc76128475"/>
      <w:r>
        <w:t xml:space="preserve">Objet du </w:t>
      </w:r>
      <w:r w:rsidRPr="00604708">
        <w:t>présent</w:t>
      </w:r>
      <w:r>
        <w:t xml:space="preserve"> document</w:t>
      </w:r>
      <w:bookmarkEnd w:id="421"/>
    </w:p>
    <w:p w14:paraId="2F6A4DD2" w14:textId="77777777" w:rsidR="00D10D57" w:rsidRDefault="00D10D57" w:rsidP="00D10D57">
      <w:pPr>
        <w:ind w:firstLine="360"/>
        <w:jc w:val="both"/>
      </w:pPr>
      <w:r>
        <w:t>A présent, ce document a été rédigé pour décrire les caractéristiques que l’outil devrait avoir, afin de répondre aux attentes des divers parti prenantes de la manipulation de l’outil en matière de fonctionnalités, de maniabilité et d’outputs attendus.</w:t>
      </w:r>
    </w:p>
    <w:p w14:paraId="1C384A75" w14:textId="77777777" w:rsidR="00D10D57" w:rsidRPr="002A6E9A" w:rsidRDefault="00D10D57" w:rsidP="00D10D57">
      <w:pPr>
        <w:ind w:firstLine="426"/>
      </w:pPr>
      <w:r w:rsidRPr="002A6E9A">
        <w:t>Il rassemble tous les éléments permettant au développeur de réaliser l’outil attendu.</w:t>
      </w:r>
    </w:p>
    <w:p w14:paraId="368D23D3" w14:textId="77777777" w:rsidR="00D10D57" w:rsidRDefault="00D10D57" w:rsidP="00D10D57">
      <w:pPr>
        <w:ind w:firstLine="360"/>
        <w:jc w:val="both"/>
      </w:pPr>
    </w:p>
    <w:p w14:paraId="5FA42DC4" w14:textId="77777777" w:rsidR="00D10D57" w:rsidRDefault="00D10D57" w:rsidP="00D10D57">
      <w:pPr>
        <w:ind w:firstLine="360"/>
        <w:jc w:val="both"/>
      </w:pPr>
    </w:p>
    <w:p w14:paraId="387CA96C" w14:textId="77777777" w:rsidR="00D10D57" w:rsidRDefault="00D10D57" w:rsidP="00D10D57">
      <w:pPr>
        <w:pStyle w:val="Titre1"/>
      </w:pPr>
      <w:bookmarkStart w:id="422" w:name="_Toc76128476"/>
      <w:r w:rsidRPr="00604708">
        <w:lastRenderedPageBreak/>
        <w:t>Environnement</w:t>
      </w:r>
      <w:r>
        <w:t xml:space="preserve"> de production</w:t>
      </w:r>
      <w:bookmarkEnd w:id="422"/>
      <w:r>
        <w:t xml:space="preserve"> </w:t>
      </w:r>
    </w:p>
    <w:p w14:paraId="217C5952" w14:textId="77777777" w:rsidR="00D10D57" w:rsidRPr="004252F6" w:rsidRDefault="00D10D57">
      <w:pPr>
        <w:pStyle w:val="Titre2"/>
        <w:numPr>
          <w:ilvl w:val="0"/>
          <w:numId w:val="21"/>
        </w:numPr>
        <w:pPrChange w:id="423" w:author="Rojo" w:date="2021-06-30T17:33:00Z">
          <w:pPr>
            <w:pStyle w:val="Titre2"/>
            <w:numPr>
              <w:numId w:val="26"/>
            </w:numPr>
            <w:tabs>
              <w:tab w:val="num" w:pos="360"/>
              <w:tab w:val="num" w:pos="720"/>
            </w:tabs>
            <w:ind w:hanging="720"/>
          </w:pPr>
        </w:pPrChange>
      </w:pPr>
      <w:bookmarkStart w:id="424" w:name="_Toc76128477"/>
      <w:r>
        <w:t>Description de l’outil en place</w:t>
      </w:r>
      <w:bookmarkEnd w:id="424"/>
    </w:p>
    <w:p w14:paraId="3A7B6466" w14:textId="77777777" w:rsidR="00D10D57" w:rsidRPr="002A6E9A" w:rsidRDefault="00D10D57" w:rsidP="00D10D57">
      <w:r w:rsidRPr="00B95DA7">
        <w:rPr>
          <w:b/>
          <w:u w:val="single"/>
        </w:rPr>
        <w:t>Logiciel utilisé</w:t>
      </w:r>
      <w:r w:rsidRPr="002A6E9A">
        <w:t xml:space="preserve"> : </w:t>
      </w:r>
      <w:r>
        <w:t>Plateforme web développé en interne avec la technologie PHP 7</w:t>
      </w:r>
      <w:r w:rsidRPr="002A6E9A">
        <w:t>.</w:t>
      </w:r>
    </w:p>
    <w:p w14:paraId="2AC76D14" w14:textId="77777777" w:rsidR="00D10D57" w:rsidRPr="002A6E9A" w:rsidRDefault="00D10D57" w:rsidP="00D10D57">
      <w:r w:rsidRPr="00B95DA7">
        <w:rPr>
          <w:b/>
          <w:u w:val="single"/>
        </w:rPr>
        <w:t>Base de données utilisée</w:t>
      </w:r>
      <w:r w:rsidRPr="002A6E9A">
        <w:t xml:space="preserve"> : </w:t>
      </w:r>
      <w:r>
        <w:t>Aucune, les données sont stockés dans un fichier XML</w:t>
      </w:r>
      <w:r w:rsidRPr="002A6E9A">
        <w:t>.</w:t>
      </w:r>
    </w:p>
    <w:p w14:paraId="3FB071CE" w14:textId="77777777" w:rsidR="00D10D57" w:rsidRPr="002A6E9A" w:rsidRDefault="00D10D57" w:rsidP="00D10D57">
      <w:r>
        <w:rPr>
          <w:b/>
          <w:u w:val="single"/>
        </w:rPr>
        <w:t>Lien</w:t>
      </w:r>
      <w:r w:rsidRPr="00B95DA7">
        <w:rPr>
          <w:b/>
          <w:u w:val="single"/>
        </w:rPr>
        <w:t xml:space="preserve"> utilisé</w:t>
      </w:r>
      <w:r>
        <w:t xml:space="preserve"> : </w:t>
      </w:r>
      <w:r w:rsidRPr="00893EC0">
        <w:t>https://portal.fthmconsulting.com/trombinoscope/</w:t>
      </w:r>
    </w:p>
    <w:p w14:paraId="6F0AC7FF" w14:textId="77777777" w:rsidR="00D10D57" w:rsidRPr="002A6E9A" w:rsidRDefault="00D10D57" w:rsidP="00D10D57">
      <w:r>
        <w:t>Utilisation de</w:t>
      </w:r>
      <w:r w:rsidRPr="002A6E9A">
        <w:t xml:space="preserve"> serveur</w:t>
      </w:r>
      <w:r>
        <w:t xml:space="preserve"> virtuel (conteneur) </w:t>
      </w:r>
      <w:r w:rsidRPr="002A6E9A">
        <w:t>dont l’adresse IP est : 192.168.1.</w:t>
      </w:r>
      <w:r>
        <w:t>12</w:t>
      </w:r>
    </w:p>
    <w:p w14:paraId="0BA76B84" w14:textId="77777777" w:rsidR="00D10D57" w:rsidRDefault="00D10D57" w:rsidP="00D10D57">
      <w:r w:rsidRPr="002A6E9A">
        <w:t>Ouverture du port : 80</w:t>
      </w:r>
    </w:p>
    <w:p w14:paraId="30D44D65" w14:textId="77777777" w:rsidR="00D10D57" w:rsidRDefault="00D10D57" w:rsidP="00D10D57">
      <w:r>
        <w:t>Mode d’authentification : LDAP</w:t>
      </w:r>
    </w:p>
    <w:p w14:paraId="5BA9D622" w14:textId="77777777" w:rsidR="00D10D57" w:rsidRDefault="00D10D57" w:rsidP="00D10D57">
      <w:pPr>
        <w:pStyle w:val="Titre2"/>
      </w:pPr>
      <w:bookmarkStart w:id="425" w:name="_Toc76128478"/>
      <w:r>
        <w:t>Limites de l’outil</w:t>
      </w:r>
      <w:bookmarkEnd w:id="425"/>
    </w:p>
    <w:p w14:paraId="1D88CA45" w14:textId="77777777" w:rsidR="00D10D57" w:rsidRDefault="00D10D57" w:rsidP="00D10D57">
      <w:pPr>
        <w:ind w:firstLine="426"/>
      </w:pPr>
      <w:r>
        <w:t>D’une part, l’outil trombinoscope actuel ne possède pas d’interface administrateur qui permet de gérer les utilisateurs. De ce fait, seul le développeur peut faire les manipulations des données tels que : insertion, modification ou suppression.</w:t>
      </w:r>
    </w:p>
    <w:p w14:paraId="23C46C78" w14:textId="77777777" w:rsidR="00D10D57" w:rsidRDefault="00D10D57" w:rsidP="00D10D57">
      <w:r>
        <w:t>D’autre part, les données affichées sur l’interface de l’outil ne sont actuellement pas stocké dans une base de données mais dans un fichier XML. Ce qui fait que la manipulation des données sont compliqués et peut facilement comporter des erreurs</w:t>
      </w:r>
    </w:p>
    <w:p w14:paraId="4182024C" w14:textId="77777777" w:rsidR="00D10D57" w:rsidRPr="004252F6" w:rsidRDefault="00D10D57" w:rsidP="00D10D57">
      <w:pPr>
        <w:pStyle w:val="Titre2"/>
      </w:pPr>
      <w:bookmarkStart w:id="426" w:name="_Toc76128479"/>
      <w:r>
        <w:t>Proposition d’amélioration</w:t>
      </w:r>
      <w:bookmarkEnd w:id="426"/>
    </w:p>
    <w:p w14:paraId="339EFB1F" w14:textId="77777777" w:rsidR="00D10D57" w:rsidRDefault="00D10D57" w:rsidP="00D10D57">
      <w:pPr>
        <w:ind w:firstLine="360"/>
        <w:jc w:val="both"/>
      </w:pPr>
      <w:r>
        <w:t>Il a donc été proposé d’opter pour le développement d’une meilleure version de l’outil permettant plus de maniabilité et de flexibilité. Cette nouvelle version aura comme avantage de :</w:t>
      </w:r>
    </w:p>
    <w:p w14:paraId="7514A21C" w14:textId="77777777" w:rsidR="00D10D57" w:rsidRDefault="00D10D57">
      <w:pPr>
        <w:pStyle w:val="Paragraphedeliste"/>
        <w:numPr>
          <w:ilvl w:val="0"/>
          <w:numId w:val="12"/>
        </w:numPr>
        <w:pPrChange w:id="427" w:author="Rojo" w:date="2021-06-30T17:33:00Z">
          <w:pPr>
            <w:pStyle w:val="Paragraphedeliste"/>
            <w:numPr>
              <w:numId w:val="25"/>
            </w:numPr>
            <w:tabs>
              <w:tab w:val="num" w:pos="360"/>
              <w:tab w:val="num" w:pos="720"/>
            </w:tabs>
            <w:ind w:hanging="720"/>
          </w:pPr>
        </w:pPrChange>
      </w:pPr>
      <w:r>
        <w:t>disposer d’une base de données pour mieux gérer les données;</w:t>
      </w:r>
    </w:p>
    <w:p w14:paraId="339C01CF" w14:textId="77777777" w:rsidR="00D10D57" w:rsidRDefault="00D10D57">
      <w:pPr>
        <w:pStyle w:val="Paragraphedeliste"/>
        <w:numPr>
          <w:ilvl w:val="0"/>
          <w:numId w:val="12"/>
        </w:numPr>
        <w:pPrChange w:id="428" w:author="Rojo" w:date="2021-06-30T17:33:00Z">
          <w:pPr>
            <w:pStyle w:val="Paragraphedeliste"/>
            <w:numPr>
              <w:numId w:val="25"/>
            </w:numPr>
            <w:tabs>
              <w:tab w:val="num" w:pos="360"/>
              <w:tab w:val="num" w:pos="720"/>
            </w:tabs>
            <w:ind w:hanging="720"/>
          </w:pPr>
        </w:pPrChange>
      </w:pPr>
      <w:r>
        <w:t>avoir une interface dédiée pour la gestion du personnel ;</w:t>
      </w:r>
    </w:p>
    <w:p w14:paraId="02FE42F0" w14:textId="77777777" w:rsidR="00D10D57" w:rsidRDefault="00D10D57">
      <w:pPr>
        <w:pStyle w:val="Paragraphedeliste"/>
        <w:numPr>
          <w:ilvl w:val="0"/>
          <w:numId w:val="12"/>
        </w:numPr>
        <w:pPrChange w:id="429" w:author="Rojo" w:date="2021-06-30T17:33:00Z">
          <w:pPr>
            <w:pStyle w:val="Paragraphedeliste"/>
            <w:numPr>
              <w:numId w:val="25"/>
            </w:numPr>
            <w:tabs>
              <w:tab w:val="num" w:pos="360"/>
              <w:tab w:val="num" w:pos="720"/>
            </w:tabs>
            <w:ind w:hanging="720"/>
          </w:pPr>
        </w:pPrChange>
      </w:pPr>
      <w:r>
        <w:t>proposer quatre types d’utilisateur pour ne pas confondre les rôles de chacun.</w:t>
      </w:r>
    </w:p>
    <w:p w14:paraId="6F5A9167" w14:textId="77777777" w:rsidR="00D10D57" w:rsidRDefault="00D10D57" w:rsidP="00D10D57">
      <w:pPr>
        <w:ind w:firstLine="360"/>
      </w:pPr>
    </w:p>
    <w:p w14:paraId="008920AC" w14:textId="77777777" w:rsidR="00D10D57" w:rsidRDefault="00D10D57" w:rsidP="00D10D57">
      <w:pPr>
        <w:pStyle w:val="Titre1"/>
      </w:pPr>
      <w:bookmarkStart w:id="430" w:name="_Toc76128480"/>
      <w:r w:rsidRPr="00604708">
        <w:t>Description</w:t>
      </w:r>
      <w:r>
        <w:t xml:space="preserve"> détaillée des besoins</w:t>
      </w:r>
      <w:bookmarkEnd w:id="430"/>
    </w:p>
    <w:p w14:paraId="27B72174" w14:textId="77777777" w:rsidR="00D10D57" w:rsidRPr="00E40DFC" w:rsidRDefault="00D10D57" w:rsidP="00D10D57">
      <w:pPr>
        <w:jc w:val="both"/>
      </w:pPr>
    </w:p>
    <w:p w14:paraId="378B371C" w14:textId="77777777" w:rsidR="00D10D57" w:rsidRDefault="00D10D57" w:rsidP="00D10D57">
      <w:pPr>
        <w:ind w:firstLine="426"/>
        <w:jc w:val="both"/>
      </w:pPr>
      <w:r>
        <w:t>Généralement, l’outil Trombinoscope doit être accessible par quatre types d’utilisateurs :</w:t>
      </w:r>
    </w:p>
    <w:p w14:paraId="72CDF596" w14:textId="77777777" w:rsidR="00D10D57" w:rsidRDefault="00D10D57">
      <w:pPr>
        <w:pStyle w:val="Paragraphedeliste"/>
        <w:numPr>
          <w:ilvl w:val="0"/>
          <w:numId w:val="1"/>
        </w:numPr>
        <w:jc w:val="both"/>
        <w:pPrChange w:id="431" w:author="Rojo" w:date="2021-06-30T17:33:00Z">
          <w:pPr>
            <w:pStyle w:val="Paragraphedeliste"/>
            <w:numPr>
              <w:numId w:val="5"/>
            </w:numPr>
            <w:ind w:left="1440" w:hanging="360"/>
            <w:jc w:val="both"/>
          </w:pPr>
        </w:pPrChange>
      </w:pPr>
      <w:r>
        <w:t>L’utilisateur simple</w:t>
      </w:r>
    </w:p>
    <w:p w14:paraId="62537DDE" w14:textId="77777777" w:rsidR="00D10D57" w:rsidRDefault="00D10D57">
      <w:pPr>
        <w:pStyle w:val="Paragraphedeliste"/>
        <w:numPr>
          <w:ilvl w:val="0"/>
          <w:numId w:val="1"/>
        </w:numPr>
        <w:jc w:val="both"/>
        <w:pPrChange w:id="432" w:author="Rojo" w:date="2021-06-30T17:33:00Z">
          <w:pPr>
            <w:pStyle w:val="Paragraphedeliste"/>
            <w:numPr>
              <w:numId w:val="5"/>
            </w:numPr>
            <w:ind w:left="1440" w:hanging="360"/>
            <w:jc w:val="both"/>
          </w:pPr>
        </w:pPrChange>
      </w:pPr>
      <w:r>
        <w:t>L’administrateur RHI</w:t>
      </w:r>
    </w:p>
    <w:p w14:paraId="38108996" w14:textId="77777777" w:rsidR="00D10D57" w:rsidRDefault="00D10D57">
      <w:pPr>
        <w:pStyle w:val="Paragraphedeliste"/>
        <w:numPr>
          <w:ilvl w:val="0"/>
          <w:numId w:val="1"/>
        </w:numPr>
        <w:jc w:val="both"/>
        <w:pPrChange w:id="433" w:author="Rojo" w:date="2021-06-30T17:33:00Z">
          <w:pPr>
            <w:pStyle w:val="Paragraphedeliste"/>
            <w:numPr>
              <w:numId w:val="5"/>
            </w:numPr>
            <w:ind w:left="1440" w:hanging="360"/>
            <w:jc w:val="both"/>
          </w:pPr>
        </w:pPrChange>
      </w:pPr>
      <w:r>
        <w:t>Le manager</w:t>
      </w:r>
    </w:p>
    <w:p w14:paraId="6D7B1475" w14:textId="77777777" w:rsidR="00D10D57" w:rsidRDefault="00D10D57">
      <w:pPr>
        <w:pStyle w:val="Paragraphedeliste"/>
        <w:numPr>
          <w:ilvl w:val="0"/>
          <w:numId w:val="1"/>
        </w:numPr>
        <w:jc w:val="both"/>
        <w:pPrChange w:id="434" w:author="Rojo" w:date="2021-06-30T17:33:00Z">
          <w:pPr>
            <w:pStyle w:val="Paragraphedeliste"/>
            <w:numPr>
              <w:numId w:val="5"/>
            </w:numPr>
            <w:ind w:left="1440" w:hanging="360"/>
            <w:jc w:val="both"/>
          </w:pPr>
        </w:pPrChange>
      </w:pPr>
      <w:r>
        <w:t>L’administrateur IT</w:t>
      </w:r>
    </w:p>
    <w:p w14:paraId="25CCCBF5" w14:textId="77777777" w:rsidR="00D10D57" w:rsidRDefault="00D10D57" w:rsidP="00D10D57">
      <w:pPr>
        <w:ind w:firstLine="426"/>
        <w:jc w:val="both"/>
      </w:pPr>
      <w:r>
        <w:t>Parmi ces utilisateurs, il y a ceux qui n’ont accès qu’à des interfaces communes et d’autres qui ont des interfaces (et donc des menus) spécifiques à eux. Pour résumer, il existe quatre (4) types d’interfaces dont :</w:t>
      </w:r>
    </w:p>
    <w:p w14:paraId="3CB94ECB" w14:textId="77777777" w:rsidR="00D10D57" w:rsidRDefault="00D10D57">
      <w:pPr>
        <w:pStyle w:val="Paragraphedeliste"/>
        <w:numPr>
          <w:ilvl w:val="0"/>
          <w:numId w:val="1"/>
        </w:numPr>
        <w:jc w:val="both"/>
        <w:pPrChange w:id="435" w:author="Rojo" w:date="2021-06-30T17:33:00Z">
          <w:pPr>
            <w:pStyle w:val="Paragraphedeliste"/>
            <w:numPr>
              <w:numId w:val="5"/>
            </w:numPr>
            <w:ind w:left="1440" w:hanging="360"/>
            <w:jc w:val="both"/>
          </w:pPr>
        </w:pPrChange>
      </w:pPr>
      <w:r>
        <w:t>L’interface commune</w:t>
      </w:r>
    </w:p>
    <w:p w14:paraId="2C10A4F4" w14:textId="77777777" w:rsidR="00D10D57" w:rsidRDefault="00D10D57">
      <w:pPr>
        <w:pStyle w:val="Paragraphedeliste"/>
        <w:numPr>
          <w:ilvl w:val="0"/>
          <w:numId w:val="1"/>
        </w:numPr>
        <w:jc w:val="both"/>
        <w:pPrChange w:id="436" w:author="Rojo" w:date="2021-06-30T17:33:00Z">
          <w:pPr>
            <w:pStyle w:val="Paragraphedeliste"/>
            <w:numPr>
              <w:numId w:val="5"/>
            </w:numPr>
            <w:ind w:left="1440" w:hanging="360"/>
            <w:jc w:val="both"/>
          </w:pPr>
        </w:pPrChange>
      </w:pPr>
      <w:r>
        <w:t>L’interface administrateur RHI</w:t>
      </w:r>
    </w:p>
    <w:p w14:paraId="1594EB00" w14:textId="77777777" w:rsidR="00D10D57" w:rsidRDefault="00D10D57">
      <w:pPr>
        <w:pStyle w:val="Paragraphedeliste"/>
        <w:numPr>
          <w:ilvl w:val="0"/>
          <w:numId w:val="1"/>
        </w:numPr>
        <w:jc w:val="both"/>
        <w:pPrChange w:id="437" w:author="Rojo" w:date="2021-06-30T17:33:00Z">
          <w:pPr>
            <w:pStyle w:val="Paragraphedeliste"/>
            <w:numPr>
              <w:numId w:val="5"/>
            </w:numPr>
            <w:ind w:left="1440" w:hanging="360"/>
            <w:jc w:val="both"/>
          </w:pPr>
        </w:pPrChange>
      </w:pPr>
      <w:r>
        <w:t xml:space="preserve">L’interface utilisateur </w:t>
      </w:r>
      <w:proofErr w:type="gramStart"/>
      <w:r>
        <w:t>manager</w:t>
      </w:r>
      <w:proofErr w:type="gramEnd"/>
      <w:r>
        <w:t xml:space="preserve"> </w:t>
      </w:r>
    </w:p>
    <w:p w14:paraId="0D0827FC" w14:textId="77777777" w:rsidR="00D10D57" w:rsidRDefault="00D10D57">
      <w:pPr>
        <w:pStyle w:val="Paragraphedeliste"/>
        <w:numPr>
          <w:ilvl w:val="0"/>
          <w:numId w:val="1"/>
        </w:numPr>
        <w:jc w:val="both"/>
        <w:pPrChange w:id="438" w:author="Rojo" w:date="2021-06-30T17:33:00Z">
          <w:pPr>
            <w:pStyle w:val="Paragraphedeliste"/>
            <w:numPr>
              <w:numId w:val="5"/>
            </w:numPr>
            <w:ind w:left="1440" w:hanging="360"/>
            <w:jc w:val="both"/>
          </w:pPr>
        </w:pPrChange>
      </w:pPr>
      <w:r>
        <w:t>L’interface administrateur IT.</w:t>
      </w:r>
    </w:p>
    <w:p w14:paraId="0CF29EE1" w14:textId="77777777" w:rsidR="00D10D57" w:rsidRDefault="00D10D57" w:rsidP="00D10D57"/>
    <w:p w14:paraId="52C5D748" w14:textId="77777777" w:rsidR="00D10D57" w:rsidRDefault="00D10D57">
      <w:pPr>
        <w:pStyle w:val="Titre2"/>
        <w:numPr>
          <w:ilvl w:val="0"/>
          <w:numId w:val="22"/>
        </w:numPr>
        <w:pPrChange w:id="439" w:author="Rojo" w:date="2021-06-30T17:33:00Z">
          <w:pPr>
            <w:pStyle w:val="Titre2"/>
            <w:numPr>
              <w:numId w:val="27"/>
            </w:numPr>
            <w:tabs>
              <w:tab w:val="num" w:pos="360"/>
              <w:tab w:val="num" w:pos="720"/>
            </w:tabs>
            <w:ind w:hanging="720"/>
          </w:pPr>
        </w:pPrChange>
      </w:pPr>
      <w:bookmarkStart w:id="440" w:name="_Ref75207384"/>
      <w:bookmarkStart w:id="441" w:name="_Toc76128481"/>
      <w:r w:rsidRPr="00332EF7">
        <w:lastRenderedPageBreak/>
        <w:t>Interfaces</w:t>
      </w:r>
      <w:r>
        <w:t xml:space="preserve"> communes</w:t>
      </w:r>
      <w:bookmarkEnd w:id="440"/>
      <w:bookmarkEnd w:id="441"/>
    </w:p>
    <w:p w14:paraId="0AE0D22E" w14:textId="77777777" w:rsidR="00D10D57" w:rsidRDefault="00D10D57" w:rsidP="00D10D57">
      <w:pPr>
        <w:jc w:val="both"/>
      </w:pPr>
      <w:r>
        <w:tab/>
        <w:t>Ces interfaces englobent toutes les fonctionnalités standards et communes de trombinoscope. Aucune modification de données n’est faisable dans cette interface, tout y est en consultation uniquement. Ces interfaces sont :</w:t>
      </w:r>
    </w:p>
    <w:p w14:paraId="6DEBED33" w14:textId="77777777" w:rsidR="00D10D57" w:rsidRDefault="00D10D57">
      <w:pPr>
        <w:pStyle w:val="Paragraphedeliste"/>
        <w:numPr>
          <w:ilvl w:val="0"/>
          <w:numId w:val="1"/>
        </w:numPr>
        <w:jc w:val="both"/>
        <w:pPrChange w:id="442" w:author="Rojo" w:date="2021-06-30T17:33:00Z">
          <w:pPr>
            <w:pStyle w:val="Paragraphedeliste"/>
            <w:numPr>
              <w:numId w:val="5"/>
            </w:numPr>
            <w:ind w:left="1440" w:hanging="360"/>
            <w:jc w:val="both"/>
          </w:pPr>
        </w:pPrChange>
      </w:pPr>
      <w:r>
        <w:t>La page d’authentification</w:t>
      </w:r>
    </w:p>
    <w:p w14:paraId="0EF7AA1A" w14:textId="77777777" w:rsidR="00D10D57" w:rsidRDefault="00D10D57">
      <w:pPr>
        <w:pStyle w:val="Paragraphedeliste"/>
        <w:numPr>
          <w:ilvl w:val="0"/>
          <w:numId w:val="1"/>
        </w:numPr>
        <w:jc w:val="both"/>
        <w:pPrChange w:id="443" w:author="Rojo" w:date="2021-06-30T17:33:00Z">
          <w:pPr>
            <w:pStyle w:val="Paragraphedeliste"/>
            <w:numPr>
              <w:numId w:val="5"/>
            </w:numPr>
            <w:ind w:left="1440" w:hanging="360"/>
            <w:jc w:val="both"/>
          </w:pPr>
        </w:pPrChange>
      </w:pPr>
      <w:r>
        <w:t>La page d’exploration (en lecture seule)</w:t>
      </w:r>
    </w:p>
    <w:p w14:paraId="4E456290" w14:textId="77777777" w:rsidR="00D10D57" w:rsidRDefault="00D10D57" w:rsidP="00D10D57">
      <w:pPr>
        <w:jc w:val="both"/>
      </w:pPr>
      <w:r>
        <w:tab/>
        <w:t>Ces interfaces sont accessibles à tous types d’utilisateurs : utilisateurs simples, administrateurs RHI, managers, administrateurs IT.</w:t>
      </w:r>
    </w:p>
    <w:p w14:paraId="56E31437" w14:textId="77777777" w:rsidR="00D10D57" w:rsidRDefault="00D10D57" w:rsidP="00D10D57">
      <w:pPr>
        <w:pStyle w:val="Titre3"/>
      </w:pPr>
      <w:bookmarkStart w:id="444" w:name="_Toc76128482"/>
      <w:r>
        <w:t>La page d’authentification</w:t>
      </w:r>
      <w:bookmarkEnd w:id="444"/>
    </w:p>
    <w:p w14:paraId="608B5D04" w14:textId="77777777" w:rsidR="00D10D57" w:rsidRDefault="00D10D57" w:rsidP="00D10D57">
      <w:pPr>
        <w:ind w:firstLine="708"/>
      </w:pPr>
      <w:r>
        <w:t>Pour accéder à Trombinoscope, tous les utilisateurs doivent d’abord s’authentifier.</w:t>
      </w:r>
    </w:p>
    <w:p w14:paraId="5D7C56E4" w14:textId="77777777" w:rsidR="00D10D57" w:rsidRDefault="00D10D57" w:rsidP="00D10D57">
      <w:r>
        <w:t>La présentation de l’écran d’authentification est suggérée comme suit :</w:t>
      </w:r>
    </w:p>
    <w:p w14:paraId="061E4D03" w14:textId="77777777" w:rsidR="00D10D57" w:rsidRDefault="00D10D57" w:rsidP="00D10D57">
      <w:pPr>
        <w:ind w:firstLine="708"/>
      </w:pPr>
    </w:p>
    <w:p w14:paraId="537D19F2" w14:textId="77777777" w:rsidR="00D10D57" w:rsidRDefault="00D10D57" w:rsidP="00D10D57">
      <w:r>
        <w:rPr>
          <w:noProof/>
          <w:lang w:eastAsia="fr-FR"/>
        </w:rPr>
        <w:drawing>
          <wp:inline distT="0" distB="0" distL="0" distR="0" wp14:anchorId="30E8041B" wp14:editId="4FF23C46">
            <wp:extent cx="5760720" cy="323977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iapositive1.PNG"/>
                    <pic:cNvPicPr/>
                  </pic:nvPicPr>
                  <pic:blipFill>
                    <a:blip r:embed="rId9">
                      <a:extLst>
                        <a:ext uri="{28A0092B-C50C-407E-A947-70E740481C1C}">
                          <a14:useLocalDpi xmlns:a14="http://schemas.microsoft.com/office/drawing/2010/main" val="0"/>
                        </a:ext>
                      </a:extLst>
                    </a:blip>
                    <a:stretch>
                      <a:fillRect/>
                    </a:stretch>
                  </pic:blipFill>
                  <pic:spPr>
                    <a:xfrm>
                      <a:off x="0" y="0"/>
                      <a:ext cx="5760720" cy="3239770"/>
                    </a:xfrm>
                    <a:prstGeom prst="rect">
                      <a:avLst/>
                    </a:prstGeom>
                  </pic:spPr>
                </pic:pic>
              </a:graphicData>
            </a:graphic>
          </wp:inline>
        </w:drawing>
      </w:r>
    </w:p>
    <w:p w14:paraId="0159390D" w14:textId="77777777" w:rsidR="00D10D57" w:rsidRDefault="00D10D57" w:rsidP="00D10D57">
      <w:pPr>
        <w:pStyle w:val="Lgende"/>
      </w:pPr>
      <w:bookmarkStart w:id="445" w:name="_Toc76128517"/>
      <w:r>
        <w:t xml:space="preserve">Figure </w:t>
      </w:r>
      <w:r>
        <w:fldChar w:fldCharType="begin"/>
      </w:r>
      <w:r>
        <w:instrText xml:space="preserve"> SEQ Figure \* ARABIC </w:instrText>
      </w:r>
      <w:r>
        <w:fldChar w:fldCharType="separate"/>
      </w:r>
      <w:r w:rsidR="001C3B3A">
        <w:rPr>
          <w:noProof/>
        </w:rPr>
        <w:t>1</w:t>
      </w:r>
      <w:r>
        <w:fldChar w:fldCharType="end"/>
      </w:r>
      <w:r>
        <w:t xml:space="preserve">: </w:t>
      </w:r>
      <w:r w:rsidRPr="00423945">
        <w:t>Ecran d'authentification</w:t>
      </w:r>
      <w:bookmarkEnd w:id="445"/>
    </w:p>
    <w:p w14:paraId="56EE5CEC" w14:textId="77777777" w:rsidR="00D10D57" w:rsidRDefault="00D10D57" w:rsidP="00D10D57"/>
    <w:tbl>
      <w:tblPr>
        <w:tblStyle w:val="Grilledutableau"/>
        <w:tblW w:w="0" w:type="auto"/>
        <w:tblLook w:val="04A0" w:firstRow="1" w:lastRow="0" w:firstColumn="1" w:lastColumn="0" w:noHBand="0" w:noVBand="1"/>
      </w:tblPr>
      <w:tblGrid>
        <w:gridCol w:w="2689"/>
        <w:gridCol w:w="6373"/>
      </w:tblGrid>
      <w:tr w:rsidR="00D10D57" w14:paraId="02AF5DDF" w14:textId="77777777" w:rsidTr="00FE542D">
        <w:trPr>
          <w:trHeight w:val="427"/>
        </w:trPr>
        <w:tc>
          <w:tcPr>
            <w:tcW w:w="9062" w:type="dxa"/>
            <w:gridSpan w:val="2"/>
          </w:tcPr>
          <w:p w14:paraId="116FA23B" w14:textId="77777777" w:rsidR="00D10D57" w:rsidRPr="00BE0BD5" w:rsidRDefault="00D10D57" w:rsidP="00D10D57">
            <w:pPr>
              <w:jc w:val="center"/>
              <w:rPr>
                <w:b/>
              </w:rPr>
            </w:pPr>
            <w:r w:rsidRPr="00BE0BD5">
              <w:rPr>
                <w:b/>
              </w:rPr>
              <w:t>Fiche de description de fonctionnalité</w:t>
            </w:r>
          </w:p>
        </w:tc>
      </w:tr>
      <w:tr w:rsidR="00D10D57" w14:paraId="4C75E018" w14:textId="77777777" w:rsidTr="00FE542D">
        <w:tc>
          <w:tcPr>
            <w:tcW w:w="2689" w:type="dxa"/>
          </w:tcPr>
          <w:p w14:paraId="1CB0DC7A" w14:textId="77777777" w:rsidR="00D10D57" w:rsidRPr="00BE0BD5" w:rsidRDefault="00D10D57" w:rsidP="00D10D57">
            <w:pPr>
              <w:rPr>
                <w:b/>
              </w:rPr>
            </w:pPr>
            <w:r w:rsidRPr="00BE0BD5">
              <w:rPr>
                <w:b/>
              </w:rPr>
              <w:t>Nom de la fonctionnalité</w:t>
            </w:r>
          </w:p>
        </w:tc>
        <w:tc>
          <w:tcPr>
            <w:tcW w:w="6373" w:type="dxa"/>
          </w:tcPr>
          <w:p w14:paraId="4806EB18" w14:textId="77777777" w:rsidR="00D10D57" w:rsidRDefault="00D10D57" w:rsidP="00D10D57">
            <w:r>
              <w:t>Authentification</w:t>
            </w:r>
          </w:p>
        </w:tc>
      </w:tr>
      <w:tr w:rsidR="00D10D57" w14:paraId="4CE3D2BB" w14:textId="77777777" w:rsidTr="00FE542D">
        <w:tc>
          <w:tcPr>
            <w:tcW w:w="2689" w:type="dxa"/>
          </w:tcPr>
          <w:p w14:paraId="6122D388" w14:textId="77777777" w:rsidR="00D10D57" w:rsidRPr="00BE0BD5" w:rsidRDefault="00D10D57" w:rsidP="00D10D57">
            <w:pPr>
              <w:rPr>
                <w:b/>
              </w:rPr>
            </w:pPr>
            <w:r w:rsidRPr="00BE0BD5">
              <w:rPr>
                <w:b/>
              </w:rPr>
              <w:t>Description sommaire</w:t>
            </w:r>
          </w:p>
        </w:tc>
        <w:tc>
          <w:tcPr>
            <w:tcW w:w="6373" w:type="dxa"/>
          </w:tcPr>
          <w:p w14:paraId="1019E7F1" w14:textId="77777777" w:rsidR="00D10D57" w:rsidRDefault="00D10D57" w:rsidP="00D10D57">
            <w:r>
              <w:t>A l’habilitation, une information d’authentification est donnée au consultant pour pouvoir accéder à Trombinoscope. Il se sert de ces informations pour s’authentifier.</w:t>
            </w:r>
          </w:p>
        </w:tc>
      </w:tr>
      <w:tr w:rsidR="00D10D57" w14:paraId="769D4D2C" w14:textId="77777777" w:rsidTr="00FE542D">
        <w:tc>
          <w:tcPr>
            <w:tcW w:w="2689" w:type="dxa"/>
          </w:tcPr>
          <w:p w14:paraId="5B182307" w14:textId="77777777" w:rsidR="00D10D57" w:rsidRPr="001B2B57" w:rsidRDefault="00D10D57" w:rsidP="00D10D57">
            <w:pPr>
              <w:rPr>
                <w:b/>
              </w:rPr>
            </w:pPr>
            <w:r w:rsidRPr="001B2B57">
              <w:rPr>
                <w:b/>
              </w:rPr>
              <w:t>Fonctionnalités attendues</w:t>
            </w:r>
          </w:p>
        </w:tc>
        <w:tc>
          <w:tcPr>
            <w:tcW w:w="6373" w:type="dxa"/>
          </w:tcPr>
          <w:p w14:paraId="4804AE3E" w14:textId="77777777" w:rsidR="00D10D57" w:rsidRDefault="00D10D57" w:rsidP="00D10D57">
            <w:r>
              <w:t>Le système doit pouvoir rediriger le consultant vers la page d’accueil de Trombinoscope après authentification.</w:t>
            </w:r>
          </w:p>
        </w:tc>
      </w:tr>
      <w:tr w:rsidR="00D10D57" w14:paraId="03E589FA" w14:textId="77777777" w:rsidTr="00FE542D">
        <w:tc>
          <w:tcPr>
            <w:tcW w:w="2689" w:type="dxa"/>
          </w:tcPr>
          <w:p w14:paraId="0BA68A39" w14:textId="77777777" w:rsidR="00D10D57" w:rsidRPr="001B2B57" w:rsidRDefault="00D10D57" w:rsidP="00D10D57">
            <w:pPr>
              <w:rPr>
                <w:b/>
              </w:rPr>
            </w:pPr>
            <w:r>
              <w:rPr>
                <w:b/>
              </w:rPr>
              <w:t>Composants</w:t>
            </w:r>
          </w:p>
        </w:tc>
        <w:tc>
          <w:tcPr>
            <w:tcW w:w="6373" w:type="dxa"/>
          </w:tcPr>
          <w:p w14:paraId="0F115C4A" w14:textId="77777777" w:rsidR="00D10D57" w:rsidRDefault="00D10D57">
            <w:pPr>
              <w:pStyle w:val="Paragraphedeliste"/>
              <w:numPr>
                <w:ilvl w:val="0"/>
                <w:numId w:val="1"/>
              </w:numPr>
              <w:pPrChange w:id="446" w:author="Rojo" w:date="2021-06-30T17:33:00Z">
                <w:pPr>
                  <w:pStyle w:val="Paragraphedeliste"/>
                  <w:numPr>
                    <w:numId w:val="5"/>
                  </w:numPr>
                  <w:ind w:left="1440" w:hanging="360"/>
                </w:pPr>
              </w:pPrChange>
            </w:pPr>
            <w:r>
              <w:t>Champ de saisie du nom d’utilisateur</w:t>
            </w:r>
          </w:p>
          <w:p w14:paraId="280E4379" w14:textId="77777777" w:rsidR="00D10D57" w:rsidRDefault="00D10D57">
            <w:pPr>
              <w:pStyle w:val="Paragraphedeliste"/>
              <w:numPr>
                <w:ilvl w:val="0"/>
                <w:numId w:val="1"/>
              </w:numPr>
              <w:pPrChange w:id="447" w:author="Rojo" w:date="2021-06-30T17:33:00Z">
                <w:pPr>
                  <w:pStyle w:val="Paragraphedeliste"/>
                  <w:numPr>
                    <w:numId w:val="5"/>
                  </w:numPr>
                  <w:ind w:left="1440" w:hanging="360"/>
                </w:pPr>
              </w:pPrChange>
            </w:pPr>
            <w:r>
              <w:t>Champ de saisie du mot de passe</w:t>
            </w:r>
          </w:p>
          <w:p w14:paraId="463F4276" w14:textId="77777777" w:rsidR="00D10D57" w:rsidRDefault="00D10D57">
            <w:pPr>
              <w:pStyle w:val="Paragraphedeliste"/>
              <w:numPr>
                <w:ilvl w:val="0"/>
                <w:numId w:val="1"/>
              </w:numPr>
              <w:pPrChange w:id="448" w:author="Rojo" w:date="2021-06-30T17:33:00Z">
                <w:pPr>
                  <w:pStyle w:val="Paragraphedeliste"/>
                  <w:numPr>
                    <w:numId w:val="5"/>
                  </w:numPr>
                  <w:ind w:left="1440" w:hanging="360"/>
                </w:pPr>
              </w:pPrChange>
            </w:pPr>
            <w:r>
              <w:t>Bouton connexion</w:t>
            </w:r>
          </w:p>
        </w:tc>
      </w:tr>
      <w:tr w:rsidR="00D10D57" w14:paraId="525C7242" w14:textId="77777777" w:rsidTr="00FE542D">
        <w:tc>
          <w:tcPr>
            <w:tcW w:w="2689" w:type="dxa"/>
          </w:tcPr>
          <w:p w14:paraId="17EAFEE2" w14:textId="77777777" w:rsidR="00D10D57" w:rsidRPr="0038344E" w:rsidRDefault="00D10D57" w:rsidP="00D10D57">
            <w:pPr>
              <w:rPr>
                <w:b/>
              </w:rPr>
            </w:pPr>
            <w:r w:rsidRPr="0038344E">
              <w:rPr>
                <w:b/>
              </w:rPr>
              <w:lastRenderedPageBreak/>
              <w:t>Règles de gestion</w:t>
            </w:r>
          </w:p>
        </w:tc>
        <w:tc>
          <w:tcPr>
            <w:tcW w:w="6373" w:type="dxa"/>
          </w:tcPr>
          <w:p w14:paraId="2D40ED62" w14:textId="77777777" w:rsidR="00D10D57" w:rsidRDefault="00D10D57">
            <w:pPr>
              <w:pStyle w:val="Paragraphedeliste"/>
              <w:numPr>
                <w:ilvl w:val="0"/>
                <w:numId w:val="24"/>
              </w:numPr>
              <w:pPrChange w:id="449" w:author="Rojo" w:date="2021-06-30T17:33:00Z">
                <w:pPr>
                  <w:pStyle w:val="Paragraphedeliste"/>
                  <w:numPr>
                    <w:numId w:val="28"/>
                  </w:numPr>
                  <w:tabs>
                    <w:tab w:val="num" w:pos="360"/>
                    <w:tab w:val="num" w:pos="720"/>
                  </w:tabs>
                  <w:ind w:hanging="720"/>
                </w:pPr>
              </w:pPrChange>
            </w:pPr>
            <w:r>
              <w:t>Tous les champs doivent être obligatoirement remplis par l’utilisateur pour réussir à s’authentifier.</w:t>
            </w:r>
          </w:p>
          <w:p w14:paraId="2EDF94CE" w14:textId="77777777" w:rsidR="00D10D57" w:rsidRDefault="00D10D57">
            <w:pPr>
              <w:pStyle w:val="Paragraphedeliste"/>
              <w:numPr>
                <w:ilvl w:val="0"/>
                <w:numId w:val="24"/>
              </w:numPr>
              <w:pPrChange w:id="450" w:author="Rojo" w:date="2021-06-30T17:33:00Z">
                <w:pPr>
                  <w:pStyle w:val="Paragraphedeliste"/>
                  <w:numPr>
                    <w:numId w:val="28"/>
                  </w:numPr>
                  <w:tabs>
                    <w:tab w:val="num" w:pos="360"/>
                    <w:tab w:val="num" w:pos="720"/>
                  </w:tabs>
                  <w:ind w:hanging="720"/>
                </w:pPr>
              </w:pPrChange>
            </w:pPr>
            <w:r>
              <w:t>Une notification doit apparaître en dessous du bouton « Se connecter » en cas d’utilisation d’information d’authentification incorrect.</w:t>
            </w:r>
          </w:p>
        </w:tc>
      </w:tr>
    </w:tbl>
    <w:p w14:paraId="3F983C7F" w14:textId="77777777" w:rsidR="00D10D57" w:rsidRDefault="00D10D57" w:rsidP="00D10D57"/>
    <w:p w14:paraId="4E55AAE7" w14:textId="77777777" w:rsidR="00D10D57" w:rsidRDefault="00D10D57" w:rsidP="00D10D57">
      <w:pPr>
        <w:pStyle w:val="Titre3"/>
      </w:pPr>
      <w:bookmarkStart w:id="451" w:name="_Toc76128483"/>
      <w:r>
        <w:t>La page d’exploration</w:t>
      </w:r>
      <w:bookmarkEnd w:id="451"/>
    </w:p>
    <w:p w14:paraId="478A46CB" w14:textId="77777777" w:rsidR="00D10D57" w:rsidRDefault="00D10D57" w:rsidP="00D10D57">
      <w:pPr>
        <w:ind w:firstLine="708"/>
        <w:jc w:val="both"/>
      </w:pPr>
      <w:r>
        <w:t>Après authentification, tous les utilisateurs doivent être redirigés vers la page d’exploration. La première page de cette partie compose la page d’accueil de Trombinoscope. La page d’exploration permet :</w:t>
      </w:r>
    </w:p>
    <w:p w14:paraId="1ECAC2A6" w14:textId="77777777" w:rsidR="00D10D57" w:rsidRDefault="00D10D57">
      <w:pPr>
        <w:pStyle w:val="Paragraphedeliste"/>
        <w:numPr>
          <w:ilvl w:val="0"/>
          <w:numId w:val="1"/>
        </w:numPr>
        <w:jc w:val="both"/>
        <w:pPrChange w:id="452" w:author="Rojo" w:date="2021-06-30T17:33:00Z">
          <w:pPr>
            <w:pStyle w:val="Paragraphedeliste"/>
            <w:numPr>
              <w:numId w:val="5"/>
            </w:numPr>
            <w:ind w:left="1440" w:hanging="360"/>
            <w:jc w:val="both"/>
          </w:pPr>
        </w:pPrChange>
      </w:pPr>
      <w:r>
        <w:t>L’affichage des personnels d’un département</w:t>
      </w:r>
    </w:p>
    <w:p w14:paraId="639A192B" w14:textId="77777777" w:rsidR="00D10D57" w:rsidRDefault="00D10D57">
      <w:pPr>
        <w:pStyle w:val="Paragraphedeliste"/>
        <w:numPr>
          <w:ilvl w:val="0"/>
          <w:numId w:val="1"/>
        </w:numPr>
        <w:jc w:val="both"/>
        <w:pPrChange w:id="453" w:author="Rojo" w:date="2021-06-30T17:33:00Z">
          <w:pPr>
            <w:pStyle w:val="Paragraphedeliste"/>
            <w:numPr>
              <w:numId w:val="5"/>
            </w:numPr>
            <w:ind w:left="1440" w:hanging="360"/>
            <w:jc w:val="both"/>
          </w:pPr>
        </w:pPrChange>
      </w:pPr>
      <w:r>
        <w:t>L’affichage du profil d’un consultant/collaborateur</w:t>
      </w:r>
    </w:p>
    <w:p w14:paraId="29C46FAC" w14:textId="77777777" w:rsidR="00D10D57" w:rsidRDefault="00D10D57">
      <w:pPr>
        <w:pStyle w:val="Paragraphedeliste"/>
        <w:numPr>
          <w:ilvl w:val="0"/>
          <w:numId w:val="1"/>
        </w:numPr>
        <w:jc w:val="both"/>
        <w:pPrChange w:id="454" w:author="Rojo" w:date="2021-06-30T17:33:00Z">
          <w:pPr>
            <w:pStyle w:val="Paragraphedeliste"/>
            <w:numPr>
              <w:numId w:val="5"/>
            </w:numPr>
            <w:ind w:left="1440" w:hanging="360"/>
            <w:jc w:val="both"/>
          </w:pPr>
        </w:pPrChange>
      </w:pPr>
      <w:r>
        <w:t>La recherche d’un personnel</w:t>
      </w:r>
    </w:p>
    <w:p w14:paraId="6FFCE649" w14:textId="77777777" w:rsidR="00D10D57" w:rsidRDefault="00D10D57" w:rsidP="00D10D57">
      <w:pPr>
        <w:ind w:left="360"/>
        <w:jc w:val="both"/>
      </w:pPr>
      <w:r>
        <w:t>La présentation de la page d’exploration est suggérée comme suit :</w:t>
      </w:r>
    </w:p>
    <w:p w14:paraId="541B5F53" w14:textId="77777777" w:rsidR="00D10D57" w:rsidRDefault="00D10D57" w:rsidP="00D10D57">
      <w:pPr>
        <w:jc w:val="both"/>
      </w:pPr>
      <w:r>
        <w:rPr>
          <w:noProof/>
          <w:lang w:eastAsia="fr-FR"/>
        </w:rPr>
        <w:drawing>
          <wp:inline distT="0" distB="0" distL="0" distR="0" wp14:anchorId="1AFF39AD" wp14:editId="4C545912">
            <wp:extent cx="5760720" cy="323977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ccueil.png"/>
                    <pic:cNvPicPr/>
                  </pic:nvPicPr>
                  <pic:blipFill>
                    <a:blip r:embed="rId10">
                      <a:extLst>
                        <a:ext uri="{28A0092B-C50C-407E-A947-70E740481C1C}">
                          <a14:useLocalDpi xmlns:a14="http://schemas.microsoft.com/office/drawing/2010/main" val="0"/>
                        </a:ext>
                      </a:extLst>
                    </a:blip>
                    <a:stretch>
                      <a:fillRect/>
                    </a:stretch>
                  </pic:blipFill>
                  <pic:spPr>
                    <a:xfrm>
                      <a:off x="0" y="0"/>
                      <a:ext cx="5760720" cy="3239770"/>
                    </a:xfrm>
                    <a:prstGeom prst="rect">
                      <a:avLst/>
                    </a:prstGeom>
                  </pic:spPr>
                </pic:pic>
              </a:graphicData>
            </a:graphic>
          </wp:inline>
        </w:drawing>
      </w:r>
    </w:p>
    <w:p w14:paraId="3924E711" w14:textId="77777777" w:rsidR="00D10D57" w:rsidRDefault="00D10D57" w:rsidP="00D10D57">
      <w:pPr>
        <w:pStyle w:val="Lgende"/>
      </w:pPr>
      <w:bookmarkStart w:id="455" w:name="_Toc76128518"/>
      <w:r>
        <w:t xml:space="preserve">Figure </w:t>
      </w:r>
      <w:r>
        <w:fldChar w:fldCharType="begin"/>
      </w:r>
      <w:r>
        <w:instrText xml:space="preserve"> SEQ Figure \* ARABIC </w:instrText>
      </w:r>
      <w:r>
        <w:fldChar w:fldCharType="separate"/>
      </w:r>
      <w:r w:rsidR="001C3B3A">
        <w:rPr>
          <w:noProof/>
        </w:rPr>
        <w:t>2</w:t>
      </w:r>
      <w:r>
        <w:fldChar w:fldCharType="end"/>
      </w:r>
      <w:r>
        <w:t xml:space="preserve">: </w:t>
      </w:r>
      <w:r w:rsidRPr="00A82DD0">
        <w:t>Page d'accueil (première page de la page d’exploration de Trombinoscope)</w:t>
      </w:r>
      <w:bookmarkEnd w:id="455"/>
    </w:p>
    <w:p w14:paraId="57C150F0" w14:textId="77777777" w:rsidR="00D10D57" w:rsidRDefault="00D10D57" w:rsidP="00D10D57">
      <w:pPr>
        <w:pStyle w:val="Lgende"/>
      </w:pPr>
    </w:p>
    <w:tbl>
      <w:tblPr>
        <w:tblStyle w:val="Grilledutableau"/>
        <w:tblW w:w="0" w:type="auto"/>
        <w:tblLook w:val="04A0" w:firstRow="1" w:lastRow="0" w:firstColumn="1" w:lastColumn="0" w:noHBand="0" w:noVBand="1"/>
      </w:tblPr>
      <w:tblGrid>
        <w:gridCol w:w="2791"/>
        <w:gridCol w:w="6271"/>
      </w:tblGrid>
      <w:tr w:rsidR="00D10D57" w14:paraId="0D22B321" w14:textId="77777777" w:rsidTr="00FE542D">
        <w:tc>
          <w:tcPr>
            <w:tcW w:w="9209" w:type="dxa"/>
            <w:gridSpan w:val="2"/>
          </w:tcPr>
          <w:p w14:paraId="2E4AF841" w14:textId="77777777" w:rsidR="00D10D57" w:rsidRDefault="00D10D57" w:rsidP="00D10D57">
            <w:pPr>
              <w:jc w:val="center"/>
            </w:pPr>
            <w:r w:rsidRPr="00BE0BD5">
              <w:rPr>
                <w:b/>
              </w:rPr>
              <w:t>Fiche de description de fonctionnalité</w:t>
            </w:r>
          </w:p>
        </w:tc>
      </w:tr>
      <w:tr w:rsidR="00D10D57" w14:paraId="5F24A2CD" w14:textId="77777777" w:rsidTr="00FE542D">
        <w:tc>
          <w:tcPr>
            <w:tcW w:w="2836" w:type="dxa"/>
          </w:tcPr>
          <w:p w14:paraId="073EA07B" w14:textId="77777777" w:rsidR="00D10D57" w:rsidRDefault="00D10D57" w:rsidP="00D10D57">
            <w:pPr>
              <w:jc w:val="both"/>
            </w:pPr>
            <w:r w:rsidRPr="00BE0BD5">
              <w:rPr>
                <w:b/>
              </w:rPr>
              <w:t>Nom de la fonctionnalité</w:t>
            </w:r>
          </w:p>
        </w:tc>
        <w:tc>
          <w:tcPr>
            <w:tcW w:w="6373" w:type="dxa"/>
          </w:tcPr>
          <w:p w14:paraId="089F3799" w14:textId="77777777" w:rsidR="00D10D57" w:rsidRDefault="00D10D57" w:rsidP="00D10D57">
            <w:pPr>
              <w:jc w:val="both"/>
            </w:pPr>
            <w:r>
              <w:t>Affichage de la page d’exploration</w:t>
            </w:r>
          </w:p>
        </w:tc>
      </w:tr>
      <w:tr w:rsidR="00D10D57" w14:paraId="49013224" w14:textId="77777777" w:rsidTr="00FE542D">
        <w:tc>
          <w:tcPr>
            <w:tcW w:w="2836" w:type="dxa"/>
          </w:tcPr>
          <w:p w14:paraId="1B86717C" w14:textId="77777777" w:rsidR="00D10D57" w:rsidRDefault="00D10D57" w:rsidP="00D10D57">
            <w:pPr>
              <w:jc w:val="both"/>
            </w:pPr>
            <w:r w:rsidRPr="00BE0BD5">
              <w:rPr>
                <w:b/>
              </w:rPr>
              <w:t>Description sommaire</w:t>
            </w:r>
          </w:p>
        </w:tc>
        <w:tc>
          <w:tcPr>
            <w:tcW w:w="6373" w:type="dxa"/>
          </w:tcPr>
          <w:p w14:paraId="0FBC61D0" w14:textId="77777777" w:rsidR="00D10D57" w:rsidRDefault="00D10D57" w:rsidP="00D10D57">
            <w:pPr>
              <w:jc w:val="both"/>
            </w:pPr>
            <w:r>
              <w:t xml:space="preserve">Il s’agit de la page qui permet d’explorer Trombinoscope. Cela en mode de lecture uniquement. </w:t>
            </w:r>
          </w:p>
        </w:tc>
      </w:tr>
      <w:tr w:rsidR="00D10D57" w14:paraId="2A00F879" w14:textId="77777777" w:rsidTr="00FE542D">
        <w:tc>
          <w:tcPr>
            <w:tcW w:w="9209" w:type="dxa"/>
            <w:gridSpan w:val="2"/>
          </w:tcPr>
          <w:p w14:paraId="4DED7727" w14:textId="77777777" w:rsidR="00D10D57" w:rsidRDefault="00D10D57" w:rsidP="00D10D57">
            <w:pPr>
              <w:jc w:val="both"/>
            </w:pPr>
            <w:r w:rsidRPr="001B2B57">
              <w:rPr>
                <w:b/>
              </w:rPr>
              <w:t>Fonctionnalités attendues</w:t>
            </w:r>
            <w:r>
              <w:rPr>
                <w:b/>
              </w:rPr>
              <w:t xml:space="preserve"> par composants</w:t>
            </w:r>
          </w:p>
        </w:tc>
      </w:tr>
      <w:tr w:rsidR="00D10D57" w14:paraId="79EB28FC" w14:textId="77777777" w:rsidTr="00FE542D">
        <w:tc>
          <w:tcPr>
            <w:tcW w:w="2836" w:type="dxa"/>
          </w:tcPr>
          <w:p w14:paraId="0249039E" w14:textId="77777777" w:rsidR="00D10D57" w:rsidRPr="00034658" w:rsidRDefault="00D10D57" w:rsidP="00D10D57">
            <w:pPr>
              <w:jc w:val="both"/>
              <w:rPr>
                <w:b/>
              </w:rPr>
            </w:pPr>
            <w:r w:rsidRPr="00034658">
              <w:rPr>
                <w:b/>
              </w:rPr>
              <w:t>Barre de navigation</w:t>
            </w:r>
          </w:p>
        </w:tc>
        <w:tc>
          <w:tcPr>
            <w:tcW w:w="6373" w:type="dxa"/>
          </w:tcPr>
          <w:p w14:paraId="461C66B7" w14:textId="77777777" w:rsidR="00D10D57" w:rsidRDefault="00D10D57" w:rsidP="00D10D57">
            <w:pPr>
              <w:jc w:val="both"/>
            </w:pPr>
            <w:r>
              <w:t>Elle est composée :</w:t>
            </w:r>
          </w:p>
          <w:p w14:paraId="4A9D5BAA" w14:textId="77777777" w:rsidR="00D10D57" w:rsidRDefault="00D10D57">
            <w:pPr>
              <w:pStyle w:val="Paragraphedeliste"/>
              <w:numPr>
                <w:ilvl w:val="0"/>
                <w:numId w:val="1"/>
              </w:numPr>
              <w:jc w:val="both"/>
              <w:pPrChange w:id="456" w:author="Rojo" w:date="2021-06-30T17:33:00Z">
                <w:pPr>
                  <w:pStyle w:val="Paragraphedeliste"/>
                  <w:numPr>
                    <w:numId w:val="5"/>
                  </w:numPr>
                  <w:ind w:left="1440" w:hanging="360"/>
                  <w:jc w:val="both"/>
                </w:pPr>
              </w:pPrChange>
            </w:pPr>
            <w:r>
              <w:t>Du menu département : affiche les départements existants chez FTHM.</w:t>
            </w:r>
          </w:p>
          <w:p w14:paraId="11D269CB" w14:textId="77777777" w:rsidR="00D10D57" w:rsidRDefault="00D10D57">
            <w:pPr>
              <w:pStyle w:val="Paragraphedeliste"/>
              <w:numPr>
                <w:ilvl w:val="0"/>
                <w:numId w:val="2"/>
              </w:numPr>
              <w:jc w:val="both"/>
              <w:pPrChange w:id="457" w:author="Rojo" w:date="2021-06-30T17:33:00Z">
                <w:pPr>
                  <w:pStyle w:val="Paragraphedeliste"/>
                  <w:numPr>
                    <w:numId w:val="8"/>
                  </w:numPr>
                  <w:ind w:hanging="360"/>
                  <w:jc w:val="both"/>
                </w:pPr>
              </w:pPrChange>
            </w:pPr>
            <w:r>
              <w:t>ADMINISTRATION </w:t>
            </w:r>
          </w:p>
          <w:p w14:paraId="50314CD7" w14:textId="77777777" w:rsidR="00D10D57" w:rsidRDefault="00D10D57">
            <w:pPr>
              <w:pStyle w:val="Paragraphedeliste"/>
              <w:numPr>
                <w:ilvl w:val="0"/>
                <w:numId w:val="2"/>
              </w:numPr>
              <w:jc w:val="both"/>
              <w:pPrChange w:id="458" w:author="Rojo" w:date="2021-06-30T17:33:00Z">
                <w:pPr>
                  <w:pStyle w:val="Paragraphedeliste"/>
                  <w:numPr>
                    <w:numId w:val="8"/>
                  </w:numPr>
                  <w:ind w:hanging="360"/>
                  <w:jc w:val="both"/>
                </w:pPr>
              </w:pPrChange>
            </w:pPr>
            <w:r>
              <w:t>AMOA</w:t>
            </w:r>
          </w:p>
          <w:p w14:paraId="0E5DA182" w14:textId="77777777" w:rsidR="00D10D57" w:rsidRDefault="00D10D57">
            <w:pPr>
              <w:pStyle w:val="Paragraphedeliste"/>
              <w:numPr>
                <w:ilvl w:val="0"/>
                <w:numId w:val="2"/>
              </w:numPr>
              <w:jc w:val="both"/>
              <w:pPrChange w:id="459" w:author="Rojo" w:date="2021-06-30T17:33:00Z">
                <w:pPr>
                  <w:pStyle w:val="Paragraphedeliste"/>
                  <w:numPr>
                    <w:numId w:val="8"/>
                  </w:numPr>
                  <w:ind w:hanging="360"/>
                  <w:jc w:val="both"/>
                </w:pPr>
              </w:pPrChange>
            </w:pPr>
            <w:r>
              <w:t>AUDIT</w:t>
            </w:r>
          </w:p>
          <w:p w14:paraId="3909C40E" w14:textId="77777777" w:rsidR="00D10D57" w:rsidRDefault="00D10D57">
            <w:pPr>
              <w:pStyle w:val="Paragraphedeliste"/>
              <w:numPr>
                <w:ilvl w:val="0"/>
                <w:numId w:val="2"/>
              </w:numPr>
              <w:jc w:val="both"/>
              <w:pPrChange w:id="460" w:author="Rojo" w:date="2021-06-30T17:33:00Z">
                <w:pPr>
                  <w:pStyle w:val="Paragraphedeliste"/>
                  <w:numPr>
                    <w:numId w:val="8"/>
                  </w:numPr>
                  <w:ind w:hanging="360"/>
                  <w:jc w:val="both"/>
                </w:pPr>
              </w:pPrChange>
            </w:pPr>
            <w:r>
              <w:lastRenderedPageBreak/>
              <w:t>BPO COMPTA</w:t>
            </w:r>
          </w:p>
          <w:p w14:paraId="46B32008" w14:textId="77777777" w:rsidR="00D10D57" w:rsidRDefault="00D10D57">
            <w:pPr>
              <w:pStyle w:val="Paragraphedeliste"/>
              <w:numPr>
                <w:ilvl w:val="0"/>
                <w:numId w:val="2"/>
              </w:numPr>
              <w:jc w:val="both"/>
              <w:pPrChange w:id="461" w:author="Rojo" w:date="2021-06-30T17:33:00Z">
                <w:pPr>
                  <w:pStyle w:val="Paragraphedeliste"/>
                  <w:numPr>
                    <w:numId w:val="8"/>
                  </w:numPr>
                  <w:ind w:hanging="360"/>
                  <w:jc w:val="both"/>
                </w:pPr>
              </w:pPrChange>
            </w:pPr>
            <w:r>
              <w:t>BPO RH</w:t>
            </w:r>
          </w:p>
          <w:p w14:paraId="60E0AFAA" w14:textId="77777777" w:rsidR="00D10D57" w:rsidRDefault="00D10D57">
            <w:pPr>
              <w:pStyle w:val="Paragraphedeliste"/>
              <w:numPr>
                <w:ilvl w:val="0"/>
                <w:numId w:val="2"/>
              </w:numPr>
              <w:jc w:val="both"/>
              <w:pPrChange w:id="462" w:author="Rojo" w:date="2021-06-30T17:33:00Z">
                <w:pPr>
                  <w:pStyle w:val="Paragraphedeliste"/>
                  <w:numPr>
                    <w:numId w:val="8"/>
                  </w:numPr>
                  <w:ind w:hanging="360"/>
                  <w:jc w:val="both"/>
                </w:pPr>
              </w:pPrChange>
            </w:pPr>
            <w:r>
              <w:t>COMMERCIAL</w:t>
            </w:r>
          </w:p>
          <w:p w14:paraId="26C00804" w14:textId="77777777" w:rsidR="00D10D57" w:rsidRDefault="00D10D57">
            <w:pPr>
              <w:pStyle w:val="Paragraphedeliste"/>
              <w:numPr>
                <w:ilvl w:val="0"/>
                <w:numId w:val="2"/>
              </w:numPr>
              <w:jc w:val="both"/>
              <w:pPrChange w:id="463" w:author="Rojo" w:date="2021-06-30T17:33:00Z">
                <w:pPr>
                  <w:pStyle w:val="Paragraphedeliste"/>
                  <w:numPr>
                    <w:numId w:val="8"/>
                  </w:numPr>
                  <w:ind w:hanging="360"/>
                  <w:jc w:val="both"/>
                </w:pPr>
              </w:pPrChange>
            </w:pPr>
            <w:r>
              <w:t>COMMUNICATION</w:t>
            </w:r>
          </w:p>
          <w:p w14:paraId="30005393" w14:textId="77777777" w:rsidR="00D10D57" w:rsidRDefault="00D10D57">
            <w:pPr>
              <w:pStyle w:val="Paragraphedeliste"/>
              <w:numPr>
                <w:ilvl w:val="0"/>
                <w:numId w:val="2"/>
              </w:numPr>
              <w:jc w:val="both"/>
              <w:pPrChange w:id="464" w:author="Rojo" w:date="2021-06-30T17:33:00Z">
                <w:pPr>
                  <w:pStyle w:val="Paragraphedeliste"/>
                  <w:numPr>
                    <w:numId w:val="8"/>
                  </w:numPr>
                  <w:ind w:hanging="360"/>
                  <w:jc w:val="both"/>
                </w:pPr>
              </w:pPrChange>
            </w:pPr>
            <w:r>
              <w:t>DAF</w:t>
            </w:r>
          </w:p>
          <w:p w14:paraId="17930B3E" w14:textId="77777777" w:rsidR="00D10D57" w:rsidRDefault="00D10D57">
            <w:pPr>
              <w:pStyle w:val="Paragraphedeliste"/>
              <w:numPr>
                <w:ilvl w:val="0"/>
                <w:numId w:val="2"/>
              </w:numPr>
              <w:jc w:val="both"/>
              <w:pPrChange w:id="465" w:author="Rojo" w:date="2021-06-30T17:33:00Z">
                <w:pPr>
                  <w:pStyle w:val="Paragraphedeliste"/>
                  <w:numPr>
                    <w:numId w:val="8"/>
                  </w:numPr>
                  <w:ind w:hanging="360"/>
                  <w:jc w:val="both"/>
                </w:pPr>
              </w:pPrChange>
            </w:pPr>
            <w:r>
              <w:t>DIRECTION</w:t>
            </w:r>
          </w:p>
          <w:p w14:paraId="7F22FF05" w14:textId="77777777" w:rsidR="00D10D57" w:rsidRDefault="00D10D57">
            <w:pPr>
              <w:pStyle w:val="Paragraphedeliste"/>
              <w:numPr>
                <w:ilvl w:val="0"/>
                <w:numId w:val="2"/>
              </w:numPr>
              <w:jc w:val="both"/>
              <w:pPrChange w:id="466" w:author="Rojo" w:date="2021-06-30T17:33:00Z">
                <w:pPr>
                  <w:pStyle w:val="Paragraphedeliste"/>
                  <w:numPr>
                    <w:numId w:val="8"/>
                  </w:numPr>
                  <w:ind w:hanging="360"/>
                  <w:jc w:val="both"/>
                </w:pPr>
              </w:pPrChange>
            </w:pPr>
            <w:r>
              <w:t>FINANCE</w:t>
            </w:r>
          </w:p>
          <w:p w14:paraId="7C9E572D" w14:textId="77777777" w:rsidR="00D10D57" w:rsidRDefault="00D10D57">
            <w:pPr>
              <w:pStyle w:val="Paragraphedeliste"/>
              <w:numPr>
                <w:ilvl w:val="0"/>
                <w:numId w:val="2"/>
              </w:numPr>
              <w:jc w:val="both"/>
              <w:pPrChange w:id="467" w:author="Rojo" w:date="2021-06-30T17:33:00Z">
                <w:pPr>
                  <w:pStyle w:val="Paragraphedeliste"/>
                  <w:numPr>
                    <w:numId w:val="8"/>
                  </w:numPr>
                  <w:ind w:hanging="360"/>
                  <w:jc w:val="both"/>
                </w:pPr>
              </w:pPrChange>
            </w:pPr>
            <w:r>
              <w:t>INFO</w:t>
            </w:r>
          </w:p>
          <w:p w14:paraId="61835CFF" w14:textId="77777777" w:rsidR="00D10D57" w:rsidRDefault="00D10D57">
            <w:pPr>
              <w:pStyle w:val="Paragraphedeliste"/>
              <w:numPr>
                <w:ilvl w:val="0"/>
                <w:numId w:val="2"/>
              </w:numPr>
              <w:jc w:val="both"/>
              <w:pPrChange w:id="468" w:author="Rojo" w:date="2021-06-30T17:33:00Z">
                <w:pPr>
                  <w:pStyle w:val="Paragraphedeliste"/>
                  <w:numPr>
                    <w:numId w:val="8"/>
                  </w:numPr>
                  <w:ind w:hanging="360"/>
                  <w:jc w:val="both"/>
                </w:pPr>
              </w:pPrChange>
            </w:pPr>
            <w:r>
              <w:t>ORGA</w:t>
            </w:r>
          </w:p>
          <w:p w14:paraId="07938206" w14:textId="77777777" w:rsidR="00D10D57" w:rsidRDefault="00D10D57">
            <w:pPr>
              <w:pStyle w:val="Paragraphedeliste"/>
              <w:numPr>
                <w:ilvl w:val="0"/>
                <w:numId w:val="2"/>
              </w:numPr>
              <w:jc w:val="both"/>
              <w:pPrChange w:id="469" w:author="Rojo" w:date="2021-06-30T17:33:00Z">
                <w:pPr>
                  <w:pStyle w:val="Paragraphedeliste"/>
                  <w:numPr>
                    <w:numId w:val="8"/>
                  </w:numPr>
                  <w:ind w:hanging="360"/>
                  <w:jc w:val="both"/>
                </w:pPr>
              </w:pPrChange>
            </w:pPr>
            <w:r>
              <w:t>QUALITE</w:t>
            </w:r>
          </w:p>
          <w:p w14:paraId="40EFDC6C" w14:textId="77777777" w:rsidR="00D10D57" w:rsidRDefault="00D10D57">
            <w:pPr>
              <w:pStyle w:val="Paragraphedeliste"/>
              <w:numPr>
                <w:ilvl w:val="0"/>
                <w:numId w:val="2"/>
              </w:numPr>
              <w:jc w:val="both"/>
              <w:pPrChange w:id="470" w:author="Rojo" w:date="2021-06-30T17:33:00Z">
                <w:pPr>
                  <w:pStyle w:val="Paragraphedeliste"/>
                  <w:numPr>
                    <w:numId w:val="8"/>
                  </w:numPr>
                  <w:ind w:hanging="360"/>
                  <w:jc w:val="both"/>
                </w:pPr>
              </w:pPrChange>
            </w:pPr>
            <w:r>
              <w:t>RHC</w:t>
            </w:r>
          </w:p>
          <w:p w14:paraId="4CE7F692" w14:textId="77777777" w:rsidR="00D10D57" w:rsidRDefault="00D10D57">
            <w:pPr>
              <w:pStyle w:val="Paragraphedeliste"/>
              <w:numPr>
                <w:ilvl w:val="0"/>
                <w:numId w:val="2"/>
              </w:numPr>
              <w:jc w:val="both"/>
              <w:pPrChange w:id="471" w:author="Rojo" w:date="2021-06-30T17:33:00Z">
                <w:pPr>
                  <w:pStyle w:val="Paragraphedeliste"/>
                  <w:numPr>
                    <w:numId w:val="8"/>
                  </w:numPr>
                  <w:ind w:hanging="360"/>
                  <w:jc w:val="both"/>
                </w:pPr>
              </w:pPrChange>
            </w:pPr>
            <w:r>
              <w:t>RHI</w:t>
            </w:r>
          </w:p>
        </w:tc>
      </w:tr>
      <w:tr w:rsidR="00D10D57" w14:paraId="64416F9D" w14:textId="77777777" w:rsidTr="00FE542D">
        <w:tc>
          <w:tcPr>
            <w:tcW w:w="2836" w:type="dxa"/>
          </w:tcPr>
          <w:p w14:paraId="4D90459B" w14:textId="77777777" w:rsidR="00D10D57" w:rsidRPr="00034658" w:rsidRDefault="00D10D57" w:rsidP="00D10D57">
            <w:pPr>
              <w:jc w:val="both"/>
              <w:rPr>
                <w:b/>
              </w:rPr>
            </w:pPr>
            <w:r w:rsidRPr="00034658">
              <w:rPr>
                <w:b/>
              </w:rPr>
              <w:lastRenderedPageBreak/>
              <w:t>Logo</w:t>
            </w:r>
          </w:p>
        </w:tc>
        <w:tc>
          <w:tcPr>
            <w:tcW w:w="6373" w:type="dxa"/>
          </w:tcPr>
          <w:p w14:paraId="32CB211A" w14:textId="77777777" w:rsidR="00D10D57" w:rsidRDefault="00D10D57">
            <w:pPr>
              <w:pStyle w:val="Paragraphedeliste"/>
              <w:numPr>
                <w:ilvl w:val="0"/>
                <w:numId w:val="1"/>
              </w:numPr>
              <w:jc w:val="both"/>
              <w:pPrChange w:id="472" w:author="Rojo" w:date="2021-06-30T17:33:00Z">
                <w:pPr>
                  <w:pStyle w:val="Paragraphedeliste"/>
                  <w:numPr>
                    <w:numId w:val="5"/>
                  </w:numPr>
                  <w:ind w:left="1440" w:hanging="360"/>
                  <w:jc w:val="both"/>
                </w:pPr>
              </w:pPrChange>
            </w:pPr>
            <w:r>
              <w:t>Bouton cliquable</w:t>
            </w:r>
          </w:p>
          <w:p w14:paraId="35C1BB76" w14:textId="77777777" w:rsidR="00D10D57" w:rsidRDefault="00D10D57">
            <w:pPr>
              <w:pStyle w:val="Paragraphedeliste"/>
              <w:numPr>
                <w:ilvl w:val="0"/>
                <w:numId w:val="1"/>
              </w:numPr>
              <w:jc w:val="both"/>
              <w:pPrChange w:id="473" w:author="Rojo" w:date="2021-06-30T17:33:00Z">
                <w:pPr>
                  <w:pStyle w:val="Paragraphedeliste"/>
                  <w:numPr>
                    <w:numId w:val="5"/>
                  </w:numPr>
                  <w:ind w:left="1440" w:hanging="360"/>
                  <w:jc w:val="both"/>
                </w:pPr>
              </w:pPrChange>
            </w:pPr>
            <w:r>
              <w:t>Renvoie à la première page de l’interface d’exploration de Trombinoscope au clic</w:t>
            </w:r>
          </w:p>
        </w:tc>
      </w:tr>
      <w:tr w:rsidR="00D10D57" w14:paraId="4E36009E" w14:textId="77777777" w:rsidTr="00FE542D">
        <w:tc>
          <w:tcPr>
            <w:tcW w:w="2836" w:type="dxa"/>
          </w:tcPr>
          <w:p w14:paraId="3D63BA65" w14:textId="77777777" w:rsidR="00D10D57" w:rsidRPr="00034658" w:rsidRDefault="00D10D57" w:rsidP="00D10D57">
            <w:pPr>
              <w:jc w:val="both"/>
              <w:rPr>
                <w:b/>
              </w:rPr>
            </w:pPr>
            <w:r w:rsidRPr="00034658">
              <w:rPr>
                <w:b/>
              </w:rPr>
              <w:t>Barre de recherche</w:t>
            </w:r>
          </w:p>
        </w:tc>
        <w:tc>
          <w:tcPr>
            <w:tcW w:w="6373" w:type="dxa"/>
          </w:tcPr>
          <w:p w14:paraId="35F27ECC" w14:textId="77777777" w:rsidR="00D10D57" w:rsidRDefault="00D10D57">
            <w:pPr>
              <w:pStyle w:val="Paragraphedeliste"/>
              <w:numPr>
                <w:ilvl w:val="0"/>
                <w:numId w:val="1"/>
              </w:numPr>
              <w:jc w:val="both"/>
              <w:pPrChange w:id="474" w:author="Rojo" w:date="2021-06-30T17:33:00Z">
                <w:pPr>
                  <w:pStyle w:val="Paragraphedeliste"/>
                  <w:numPr>
                    <w:numId w:val="5"/>
                  </w:numPr>
                  <w:ind w:left="1440" w:hanging="360"/>
                  <w:jc w:val="both"/>
                </w:pPr>
              </w:pPrChange>
            </w:pPr>
            <w:r>
              <w:t>Champ saisie du nom à rechercher</w:t>
            </w:r>
          </w:p>
          <w:p w14:paraId="32F7243D" w14:textId="77777777" w:rsidR="00D10D57" w:rsidRDefault="00D10D57">
            <w:pPr>
              <w:pStyle w:val="Paragraphedeliste"/>
              <w:numPr>
                <w:ilvl w:val="0"/>
                <w:numId w:val="1"/>
              </w:numPr>
              <w:jc w:val="both"/>
              <w:pPrChange w:id="475" w:author="Rojo" w:date="2021-06-30T17:33:00Z">
                <w:pPr>
                  <w:pStyle w:val="Paragraphedeliste"/>
                  <w:numPr>
                    <w:numId w:val="5"/>
                  </w:numPr>
                  <w:ind w:left="1440" w:hanging="360"/>
                  <w:jc w:val="both"/>
                </w:pPr>
              </w:pPrChange>
            </w:pPr>
            <w:r>
              <w:t>Bouton avec icône « recherche » : affiche les résultats d’une recherche au clic.</w:t>
            </w:r>
          </w:p>
        </w:tc>
      </w:tr>
      <w:tr w:rsidR="00D10D57" w14:paraId="7422E68E" w14:textId="77777777" w:rsidTr="00FE542D">
        <w:tc>
          <w:tcPr>
            <w:tcW w:w="2836" w:type="dxa"/>
          </w:tcPr>
          <w:p w14:paraId="08C279AE" w14:textId="77777777" w:rsidR="00D10D57" w:rsidRPr="00034658" w:rsidRDefault="00D10D57" w:rsidP="00D10D57">
            <w:pPr>
              <w:jc w:val="both"/>
              <w:rPr>
                <w:b/>
              </w:rPr>
            </w:pPr>
            <w:r w:rsidRPr="00034658">
              <w:rPr>
                <w:b/>
              </w:rPr>
              <w:t>Icône de déconnexion</w:t>
            </w:r>
          </w:p>
        </w:tc>
        <w:tc>
          <w:tcPr>
            <w:tcW w:w="6373" w:type="dxa"/>
          </w:tcPr>
          <w:p w14:paraId="27C2B83E" w14:textId="77777777" w:rsidR="00D10D57" w:rsidRDefault="00D10D57" w:rsidP="00D10D57">
            <w:pPr>
              <w:jc w:val="both"/>
            </w:pPr>
            <w:r>
              <w:t>L’icône déconnexion déconnecte l’utilisateur et le redirige vers la page d’authentification.</w:t>
            </w:r>
          </w:p>
        </w:tc>
      </w:tr>
      <w:tr w:rsidR="00D10D57" w14:paraId="3C651DB0" w14:textId="77777777" w:rsidTr="00FE542D">
        <w:tc>
          <w:tcPr>
            <w:tcW w:w="2836" w:type="dxa"/>
          </w:tcPr>
          <w:p w14:paraId="79F3D316" w14:textId="77777777" w:rsidR="00D10D57" w:rsidRPr="00034658" w:rsidRDefault="00D10D57" w:rsidP="00D10D57">
            <w:pPr>
              <w:jc w:val="both"/>
              <w:rPr>
                <w:b/>
              </w:rPr>
            </w:pPr>
            <w:r w:rsidRPr="00034658">
              <w:rPr>
                <w:b/>
              </w:rPr>
              <w:t>Section d’affichage des personnels</w:t>
            </w:r>
          </w:p>
        </w:tc>
        <w:tc>
          <w:tcPr>
            <w:tcW w:w="6373" w:type="dxa"/>
          </w:tcPr>
          <w:p w14:paraId="19F5FCCA" w14:textId="77777777" w:rsidR="00D10D57" w:rsidRDefault="00D10D57" w:rsidP="00D10D57">
            <w:pPr>
              <w:jc w:val="both"/>
            </w:pPr>
            <w:r>
              <w:t>Elle est composée :</w:t>
            </w:r>
          </w:p>
          <w:p w14:paraId="0CEF865C" w14:textId="77777777" w:rsidR="00D10D57" w:rsidRDefault="00D10D57">
            <w:pPr>
              <w:pStyle w:val="Paragraphedeliste"/>
              <w:numPr>
                <w:ilvl w:val="0"/>
                <w:numId w:val="1"/>
              </w:numPr>
              <w:jc w:val="both"/>
              <w:pPrChange w:id="476" w:author="Rojo" w:date="2021-06-30T17:33:00Z">
                <w:pPr>
                  <w:pStyle w:val="Paragraphedeliste"/>
                  <w:numPr>
                    <w:numId w:val="5"/>
                  </w:numPr>
                  <w:ind w:left="1440" w:hanging="360"/>
                  <w:jc w:val="both"/>
                </w:pPr>
              </w:pPrChange>
            </w:pPr>
            <w:r>
              <w:t>De photos : illustrations des personnes concernées</w:t>
            </w:r>
          </w:p>
          <w:p w14:paraId="5C023B01" w14:textId="77777777" w:rsidR="00D10D57" w:rsidRDefault="00D10D57">
            <w:pPr>
              <w:pStyle w:val="Paragraphedeliste"/>
              <w:numPr>
                <w:ilvl w:val="0"/>
                <w:numId w:val="1"/>
              </w:numPr>
              <w:jc w:val="both"/>
              <w:pPrChange w:id="477" w:author="Rojo" w:date="2021-06-30T17:33:00Z">
                <w:pPr>
                  <w:pStyle w:val="Paragraphedeliste"/>
                  <w:numPr>
                    <w:numId w:val="5"/>
                  </w:numPr>
                  <w:ind w:left="1440" w:hanging="360"/>
                  <w:jc w:val="both"/>
                </w:pPr>
              </w:pPrChange>
            </w:pPr>
            <w:r>
              <w:t>De prénoms, noms et fonctions des personnels au sein de FTHM</w:t>
            </w:r>
          </w:p>
          <w:p w14:paraId="5C9E8F6C" w14:textId="77777777" w:rsidR="00D10D57" w:rsidRDefault="00D10D57">
            <w:pPr>
              <w:pStyle w:val="Paragraphedeliste"/>
              <w:numPr>
                <w:ilvl w:val="0"/>
                <w:numId w:val="1"/>
              </w:numPr>
              <w:jc w:val="both"/>
              <w:pPrChange w:id="478" w:author="Rojo" w:date="2021-06-30T17:33:00Z">
                <w:pPr>
                  <w:pStyle w:val="Paragraphedeliste"/>
                  <w:numPr>
                    <w:numId w:val="5"/>
                  </w:numPr>
                  <w:ind w:left="1440" w:hanging="360"/>
                  <w:jc w:val="both"/>
                </w:pPr>
              </w:pPrChange>
            </w:pPr>
            <w:r>
              <w:t>D’icônes mails : affiche le mail de la personne au survol de la souris</w:t>
            </w:r>
          </w:p>
          <w:p w14:paraId="49F0F7F4" w14:textId="77777777" w:rsidR="00D10D57" w:rsidRDefault="00D10D57">
            <w:pPr>
              <w:pStyle w:val="Paragraphedeliste"/>
              <w:numPr>
                <w:ilvl w:val="0"/>
                <w:numId w:val="1"/>
              </w:numPr>
              <w:jc w:val="both"/>
              <w:pPrChange w:id="479" w:author="Rojo" w:date="2021-06-30T17:33:00Z">
                <w:pPr>
                  <w:pStyle w:val="Paragraphedeliste"/>
                  <w:numPr>
                    <w:numId w:val="5"/>
                  </w:numPr>
                  <w:ind w:left="1440" w:hanging="360"/>
                  <w:jc w:val="both"/>
                </w:pPr>
              </w:pPrChange>
            </w:pPr>
            <w:r>
              <w:t>D’icônes téléphones : affiche le numéro de la personne au survol de la souris</w:t>
            </w:r>
          </w:p>
        </w:tc>
      </w:tr>
      <w:tr w:rsidR="00D10D57" w14:paraId="5ACF79EA" w14:textId="77777777" w:rsidTr="00FE542D">
        <w:tc>
          <w:tcPr>
            <w:tcW w:w="2836" w:type="dxa"/>
          </w:tcPr>
          <w:p w14:paraId="0E30BECF" w14:textId="77777777" w:rsidR="00D10D57" w:rsidRDefault="00D10D57" w:rsidP="00D10D57">
            <w:pPr>
              <w:jc w:val="both"/>
            </w:pPr>
            <w:r w:rsidRPr="0038344E">
              <w:rPr>
                <w:b/>
              </w:rPr>
              <w:t>Règles de gestion</w:t>
            </w:r>
          </w:p>
        </w:tc>
        <w:tc>
          <w:tcPr>
            <w:tcW w:w="6373" w:type="dxa"/>
          </w:tcPr>
          <w:p w14:paraId="7F14C4D1" w14:textId="77777777" w:rsidR="00D10D57" w:rsidRDefault="00D10D57">
            <w:pPr>
              <w:pStyle w:val="Paragraphedeliste"/>
              <w:numPr>
                <w:ilvl w:val="0"/>
                <w:numId w:val="3"/>
              </w:numPr>
              <w:jc w:val="both"/>
              <w:pPrChange w:id="480" w:author="Rojo" w:date="2021-06-30T17:33:00Z">
                <w:pPr>
                  <w:pStyle w:val="Paragraphedeliste"/>
                  <w:numPr>
                    <w:numId w:val="9"/>
                  </w:numPr>
                  <w:ind w:hanging="360"/>
                  <w:jc w:val="both"/>
                </w:pPr>
              </w:pPrChange>
            </w:pPr>
            <w:r>
              <w:t>L</w:t>
            </w:r>
            <w:r w:rsidRPr="008E508A">
              <w:t xml:space="preserve">es premières personnes affichées </w:t>
            </w:r>
            <w:r>
              <w:t>sur la « Section d’affichage des personnels » sont</w:t>
            </w:r>
            <w:r w:rsidRPr="008E508A">
              <w:t xml:space="preserve"> les associés</w:t>
            </w:r>
          </w:p>
        </w:tc>
      </w:tr>
    </w:tbl>
    <w:p w14:paraId="6484E6BD" w14:textId="77777777" w:rsidR="00D10D57" w:rsidRDefault="00D10D57" w:rsidP="009561F2">
      <w:pPr>
        <w:pStyle w:val="Titre4"/>
      </w:pPr>
      <w:bookmarkStart w:id="481" w:name="_Toc76128484"/>
      <w:r>
        <w:t xml:space="preserve">Affichage </w:t>
      </w:r>
      <w:r w:rsidRPr="00433F41">
        <w:t>des</w:t>
      </w:r>
      <w:r>
        <w:t xml:space="preserve"> personnels d’un département</w:t>
      </w:r>
      <w:bookmarkEnd w:id="481"/>
    </w:p>
    <w:p w14:paraId="5994CD9B" w14:textId="77777777" w:rsidR="00D10D57" w:rsidRDefault="00D10D57" w:rsidP="00D10D57">
      <w:pPr>
        <w:jc w:val="both"/>
      </w:pPr>
      <w:r>
        <w:t>L’affichage de chaque département se présente comme suit :</w:t>
      </w:r>
    </w:p>
    <w:p w14:paraId="3CA09132" w14:textId="77777777" w:rsidR="00D10D57" w:rsidRPr="00B10E60" w:rsidRDefault="00D10D57" w:rsidP="00D10D57"/>
    <w:p w14:paraId="76EEF57D" w14:textId="77777777" w:rsidR="00D10D57" w:rsidRDefault="00D10D57" w:rsidP="00D10D57">
      <w:pPr>
        <w:jc w:val="both"/>
      </w:pPr>
      <w:r>
        <w:rPr>
          <w:noProof/>
          <w:lang w:eastAsia="fr-FR"/>
        </w:rPr>
        <w:lastRenderedPageBreak/>
        <w:drawing>
          <wp:inline distT="0" distB="0" distL="0" distR="0" wp14:anchorId="5AE9DC5B" wp14:editId="58B78093">
            <wp:extent cx="5759450" cy="323977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épartement.png"/>
                    <pic:cNvPicPr/>
                  </pic:nvPicPr>
                  <pic:blipFill>
                    <a:blip r:embed="rId11">
                      <a:extLst>
                        <a:ext uri="{28A0092B-C50C-407E-A947-70E740481C1C}">
                          <a14:useLocalDpi xmlns:a14="http://schemas.microsoft.com/office/drawing/2010/main" val="0"/>
                        </a:ext>
                      </a:extLst>
                    </a:blip>
                    <a:stretch>
                      <a:fillRect/>
                    </a:stretch>
                  </pic:blipFill>
                  <pic:spPr>
                    <a:xfrm>
                      <a:off x="0" y="0"/>
                      <a:ext cx="5759450" cy="3239770"/>
                    </a:xfrm>
                    <a:prstGeom prst="rect">
                      <a:avLst/>
                    </a:prstGeom>
                  </pic:spPr>
                </pic:pic>
              </a:graphicData>
            </a:graphic>
          </wp:inline>
        </w:drawing>
      </w:r>
    </w:p>
    <w:p w14:paraId="484CC3CE" w14:textId="77777777" w:rsidR="00D10D57" w:rsidRDefault="00D10D57" w:rsidP="00D10D57">
      <w:pPr>
        <w:pStyle w:val="Lgende"/>
      </w:pPr>
      <w:bookmarkStart w:id="482" w:name="_Toc76128519"/>
      <w:r>
        <w:t xml:space="preserve">Figure </w:t>
      </w:r>
      <w:r>
        <w:fldChar w:fldCharType="begin"/>
      </w:r>
      <w:r>
        <w:instrText xml:space="preserve"> SEQ Figure \* ARABIC </w:instrText>
      </w:r>
      <w:r>
        <w:fldChar w:fldCharType="separate"/>
      </w:r>
      <w:r w:rsidR="001C3B3A">
        <w:rPr>
          <w:noProof/>
        </w:rPr>
        <w:t>3</w:t>
      </w:r>
      <w:r>
        <w:fldChar w:fldCharType="end"/>
      </w:r>
      <w:r>
        <w:t xml:space="preserve">: </w:t>
      </w:r>
      <w:r w:rsidRPr="00DD1EE1">
        <w:t>Affichage de chaque département</w:t>
      </w:r>
      <w:bookmarkEnd w:id="482"/>
    </w:p>
    <w:p w14:paraId="4400985E" w14:textId="77777777" w:rsidR="00D10D57" w:rsidRDefault="00D10D57" w:rsidP="00D10D57">
      <w:pPr>
        <w:jc w:val="both"/>
      </w:pPr>
    </w:p>
    <w:p w14:paraId="65E22284" w14:textId="77777777" w:rsidR="00D10D57" w:rsidRDefault="00D10D57" w:rsidP="00D10D57">
      <w:pPr>
        <w:jc w:val="both"/>
      </w:pPr>
    </w:p>
    <w:p w14:paraId="2F531006" w14:textId="77777777" w:rsidR="00D10D57" w:rsidRDefault="00D10D57" w:rsidP="00D10D57">
      <w:pPr>
        <w:jc w:val="both"/>
      </w:pPr>
    </w:p>
    <w:p w14:paraId="209A8981" w14:textId="77777777" w:rsidR="00D10D57" w:rsidRPr="00504BED" w:rsidRDefault="00D10D57" w:rsidP="00D10D57"/>
    <w:tbl>
      <w:tblPr>
        <w:tblStyle w:val="Grilledutableau"/>
        <w:tblW w:w="0" w:type="auto"/>
        <w:tblLook w:val="04A0" w:firstRow="1" w:lastRow="0" w:firstColumn="1" w:lastColumn="0" w:noHBand="0" w:noVBand="1"/>
      </w:tblPr>
      <w:tblGrid>
        <w:gridCol w:w="2689"/>
        <w:gridCol w:w="6373"/>
      </w:tblGrid>
      <w:tr w:rsidR="00D10D57" w14:paraId="1E505550" w14:textId="77777777" w:rsidTr="00FE542D">
        <w:tc>
          <w:tcPr>
            <w:tcW w:w="9062" w:type="dxa"/>
            <w:gridSpan w:val="2"/>
          </w:tcPr>
          <w:p w14:paraId="6399CCBD" w14:textId="77777777" w:rsidR="00D10D57" w:rsidRDefault="00D10D57" w:rsidP="00D10D57">
            <w:pPr>
              <w:jc w:val="center"/>
            </w:pPr>
            <w:r w:rsidRPr="00BE0BD5">
              <w:rPr>
                <w:b/>
              </w:rPr>
              <w:t>Fiche de description de fonctionnalité</w:t>
            </w:r>
          </w:p>
        </w:tc>
      </w:tr>
      <w:tr w:rsidR="00D10D57" w14:paraId="1BDC38C7" w14:textId="77777777" w:rsidTr="00FE542D">
        <w:tc>
          <w:tcPr>
            <w:tcW w:w="2689" w:type="dxa"/>
          </w:tcPr>
          <w:p w14:paraId="0AE5B210" w14:textId="77777777" w:rsidR="00D10D57" w:rsidRDefault="00D10D57" w:rsidP="00D10D57">
            <w:pPr>
              <w:jc w:val="both"/>
            </w:pPr>
            <w:r w:rsidRPr="00BE0BD5">
              <w:rPr>
                <w:b/>
              </w:rPr>
              <w:t>Nom de la fonctionnalité</w:t>
            </w:r>
          </w:p>
        </w:tc>
        <w:tc>
          <w:tcPr>
            <w:tcW w:w="6373" w:type="dxa"/>
          </w:tcPr>
          <w:p w14:paraId="28ECB4AE" w14:textId="77777777" w:rsidR="00D10D57" w:rsidRDefault="00D10D57" w:rsidP="00D10D57">
            <w:pPr>
              <w:jc w:val="both"/>
            </w:pPr>
            <w:r>
              <w:t>Affichage des personnels d’un département</w:t>
            </w:r>
          </w:p>
        </w:tc>
      </w:tr>
      <w:tr w:rsidR="00D10D57" w14:paraId="063BC483" w14:textId="77777777" w:rsidTr="00FE542D">
        <w:tc>
          <w:tcPr>
            <w:tcW w:w="9062" w:type="dxa"/>
            <w:gridSpan w:val="2"/>
          </w:tcPr>
          <w:p w14:paraId="6A7ADB4B" w14:textId="77777777" w:rsidR="00D10D57" w:rsidRDefault="00D10D57" w:rsidP="00D10D57">
            <w:pPr>
              <w:jc w:val="both"/>
            </w:pPr>
            <w:r w:rsidRPr="001B2B57">
              <w:rPr>
                <w:b/>
              </w:rPr>
              <w:t>Fonctionnalités attendues</w:t>
            </w:r>
            <w:r>
              <w:rPr>
                <w:b/>
              </w:rPr>
              <w:t xml:space="preserve"> par composants</w:t>
            </w:r>
          </w:p>
        </w:tc>
      </w:tr>
      <w:tr w:rsidR="00D10D57" w14:paraId="3641DC5B" w14:textId="77777777" w:rsidTr="00FE542D">
        <w:tc>
          <w:tcPr>
            <w:tcW w:w="2689" w:type="dxa"/>
          </w:tcPr>
          <w:p w14:paraId="3DEE7728" w14:textId="77777777" w:rsidR="00D10D57" w:rsidRPr="00034658" w:rsidRDefault="00D10D57" w:rsidP="00D10D57">
            <w:pPr>
              <w:jc w:val="both"/>
              <w:rPr>
                <w:b/>
              </w:rPr>
            </w:pPr>
            <w:r w:rsidRPr="00034658">
              <w:rPr>
                <w:b/>
              </w:rPr>
              <w:t>Section concernée</w:t>
            </w:r>
          </w:p>
        </w:tc>
        <w:tc>
          <w:tcPr>
            <w:tcW w:w="6373" w:type="dxa"/>
          </w:tcPr>
          <w:p w14:paraId="005E21C3" w14:textId="77777777" w:rsidR="00D10D57" w:rsidRDefault="00D10D57" w:rsidP="00D10D57">
            <w:pPr>
              <w:jc w:val="both"/>
            </w:pPr>
            <w:r>
              <w:t>Section d’affichage des personnels</w:t>
            </w:r>
          </w:p>
        </w:tc>
      </w:tr>
      <w:tr w:rsidR="00D10D57" w14:paraId="58F2A264" w14:textId="77777777" w:rsidTr="00FE542D">
        <w:tc>
          <w:tcPr>
            <w:tcW w:w="2689" w:type="dxa"/>
          </w:tcPr>
          <w:p w14:paraId="17AF507A" w14:textId="77777777" w:rsidR="00D10D57" w:rsidRPr="0095795B" w:rsidRDefault="00D10D57" w:rsidP="00D10D57">
            <w:pPr>
              <w:jc w:val="both"/>
              <w:rPr>
                <w:b/>
              </w:rPr>
            </w:pPr>
            <w:r w:rsidRPr="00034658">
              <w:rPr>
                <w:b/>
              </w:rPr>
              <w:t>Section d’affichage des personnels</w:t>
            </w:r>
          </w:p>
        </w:tc>
        <w:tc>
          <w:tcPr>
            <w:tcW w:w="6373" w:type="dxa"/>
          </w:tcPr>
          <w:p w14:paraId="3BAF09C6" w14:textId="77777777" w:rsidR="00D10D57" w:rsidRDefault="00D10D57" w:rsidP="00D10D57">
            <w:pPr>
              <w:jc w:val="both"/>
            </w:pPr>
            <w:r>
              <w:t>Elle est composée des informations concernant les personnels du département concernée dont :</w:t>
            </w:r>
          </w:p>
          <w:p w14:paraId="4516C646" w14:textId="77777777" w:rsidR="00D10D57" w:rsidRDefault="00D10D57">
            <w:pPr>
              <w:pStyle w:val="Paragraphedeliste"/>
              <w:numPr>
                <w:ilvl w:val="0"/>
                <w:numId w:val="1"/>
              </w:numPr>
              <w:jc w:val="both"/>
              <w:pPrChange w:id="483" w:author="Rojo" w:date="2021-06-30T17:33:00Z">
                <w:pPr>
                  <w:pStyle w:val="Paragraphedeliste"/>
                  <w:numPr>
                    <w:numId w:val="5"/>
                  </w:numPr>
                  <w:ind w:left="1440" w:hanging="360"/>
                  <w:jc w:val="both"/>
                </w:pPr>
              </w:pPrChange>
            </w:pPr>
            <w:r>
              <w:t xml:space="preserve">Des photos </w:t>
            </w:r>
          </w:p>
          <w:p w14:paraId="15C14100" w14:textId="77777777" w:rsidR="00D10D57" w:rsidRDefault="00D10D57">
            <w:pPr>
              <w:pStyle w:val="Paragraphedeliste"/>
              <w:numPr>
                <w:ilvl w:val="0"/>
                <w:numId w:val="1"/>
              </w:numPr>
              <w:jc w:val="both"/>
              <w:pPrChange w:id="484" w:author="Rojo" w:date="2021-06-30T17:33:00Z">
                <w:pPr>
                  <w:pStyle w:val="Paragraphedeliste"/>
                  <w:numPr>
                    <w:numId w:val="5"/>
                  </w:numPr>
                  <w:ind w:left="1440" w:hanging="360"/>
                  <w:jc w:val="both"/>
                </w:pPr>
              </w:pPrChange>
            </w:pPr>
            <w:r>
              <w:t xml:space="preserve">Des prénoms, noms et fonctions </w:t>
            </w:r>
          </w:p>
          <w:p w14:paraId="31E7611C" w14:textId="77777777" w:rsidR="00D10D57" w:rsidRDefault="00D10D57">
            <w:pPr>
              <w:pStyle w:val="Paragraphedeliste"/>
              <w:numPr>
                <w:ilvl w:val="0"/>
                <w:numId w:val="1"/>
              </w:numPr>
              <w:jc w:val="both"/>
              <w:pPrChange w:id="485" w:author="Rojo" w:date="2021-06-30T17:33:00Z">
                <w:pPr>
                  <w:pStyle w:val="Paragraphedeliste"/>
                  <w:numPr>
                    <w:numId w:val="5"/>
                  </w:numPr>
                  <w:ind w:left="1440" w:hanging="360"/>
                  <w:jc w:val="both"/>
                </w:pPr>
              </w:pPrChange>
            </w:pPr>
            <w:r>
              <w:t>Des icônes mails : affichant le mail de la personne au survol de la souris</w:t>
            </w:r>
          </w:p>
          <w:p w14:paraId="14854D49" w14:textId="77777777" w:rsidR="00D10D57" w:rsidRDefault="00D10D57">
            <w:pPr>
              <w:pStyle w:val="Paragraphedeliste"/>
              <w:numPr>
                <w:ilvl w:val="0"/>
                <w:numId w:val="1"/>
              </w:numPr>
              <w:jc w:val="both"/>
              <w:pPrChange w:id="486" w:author="Rojo" w:date="2021-06-30T17:33:00Z">
                <w:pPr>
                  <w:pStyle w:val="Paragraphedeliste"/>
                  <w:numPr>
                    <w:numId w:val="5"/>
                  </w:numPr>
                  <w:ind w:left="1440" w:hanging="360"/>
                  <w:jc w:val="both"/>
                </w:pPr>
              </w:pPrChange>
            </w:pPr>
            <w:r>
              <w:t xml:space="preserve">Des icônes </w:t>
            </w:r>
            <w:proofErr w:type="gramStart"/>
            <w:r>
              <w:t>téléphones</w:t>
            </w:r>
            <w:proofErr w:type="gramEnd"/>
            <w:r>
              <w:t> : affichant le numéro de téléphone de la personne au survol de la souris</w:t>
            </w:r>
          </w:p>
        </w:tc>
      </w:tr>
      <w:tr w:rsidR="00D10D57" w14:paraId="65351341" w14:textId="77777777" w:rsidTr="00FE542D">
        <w:tc>
          <w:tcPr>
            <w:tcW w:w="2689" w:type="dxa"/>
          </w:tcPr>
          <w:p w14:paraId="6F4CAAFF" w14:textId="77777777" w:rsidR="00D10D57" w:rsidRPr="0038344E" w:rsidRDefault="00D10D57" w:rsidP="00D10D57">
            <w:pPr>
              <w:jc w:val="both"/>
              <w:rPr>
                <w:b/>
              </w:rPr>
            </w:pPr>
            <w:r w:rsidRPr="0038344E">
              <w:rPr>
                <w:b/>
              </w:rPr>
              <w:t>Règles de gestion</w:t>
            </w:r>
          </w:p>
        </w:tc>
        <w:tc>
          <w:tcPr>
            <w:tcW w:w="6373" w:type="dxa"/>
          </w:tcPr>
          <w:p w14:paraId="6B48DC37" w14:textId="77777777" w:rsidR="00D10D57" w:rsidRDefault="00D10D57">
            <w:pPr>
              <w:pStyle w:val="Paragraphedeliste"/>
              <w:numPr>
                <w:ilvl w:val="0"/>
                <w:numId w:val="3"/>
              </w:numPr>
              <w:jc w:val="both"/>
              <w:pPrChange w:id="487" w:author="Rojo" w:date="2021-06-30T17:33:00Z">
                <w:pPr>
                  <w:pStyle w:val="Paragraphedeliste"/>
                  <w:numPr>
                    <w:numId w:val="9"/>
                  </w:numPr>
                  <w:ind w:hanging="360"/>
                  <w:jc w:val="both"/>
                </w:pPr>
              </w:pPrChange>
            </w:pPr>
            <w:r>
              <w:t xml:space="preserve">L’affichage des consultants/collaborateurs du département doit se présenter de haut en bas par ordre hiérarchique : associé, </w:t>
            </w:r>
            <w:proofErr w:type="gramStart"/>
            <w:r>
              <w:t>manager</w:t>
            </w:r>
            <w:proofErr w:type="gramEnd"/>
            <w:r>
              <w:t>, assistant manager, senior, junior, stagiaire.</w:t>
            </w:r>
          </w:p>
        </w:tc>
      </w:tr>
    </w:tbl>
    <w:p w14:paraId="40308665" w14:textId="77777777" w:rsidR="00D10D57" w:rsidRDefault="00D10D57" w:rsidP="00D10D57">
      <w:pPr>
        <w:ind w:firstLine="708"/>
        <w:jc w:val="both"/>
      </w:pPr>
    </w:p>
    <w:p w14:paraId="20A0AC1B" w14:textId="77777777" w:rsidR="00D10D57" w:rsidRDefault="00D10D57" w:rsidP="009561F2">
      <w:pPr>
        <w:pStyle w:val="Titre4"/>
      </w:pPr>
      <w:bookmarkStart w:id="488" w:name="_Toc76128485"/>
      <w:r>
        <w:t>Affichage du profil d’un consultant/collaborateur</w:t>
      </w:r>
      <w:bookmarkEnd w:id="488"/>
    </w:p>
    <w:p w14:paraId="4EF7525D" w14:textId="77777777" w:rsidR="00D10D57" w:rsidRDefault="00D10D57" w:rsidP="00D10D57">
      <w:pPr>
        <w:jc w:val="both"/>
      </w:pPr>
      <w:r>
        <w:t>Le profil d’un associé est suggéré comme suit, avec les départements à sa charge :</w:t>
      </w:r>
    </w:p>
    <w:p w14:paraId="011F895D" w14:textId="77777777" w:rsidR="00D10D57" w:rsidRPr="00B10E60" w:rsidRDefault="00D10D57" w:rsidP="00D10D57"/>
    <w:p w14:paraId="31E56484" w14:textId="77777777" w:rsidR="00D10D57" w:rsidRDefault="00D10D57" w:rsidP="00D10D57">
      <w:pPr>
        <w:jc w:val="both"/>
      </w:pPr>
      <w:r>
        <w:rPr>
          <w:noProof/>
          <w:lang w:eastAsia="fr-FR"/>
        </w:rPr>
        <w:lastRenderedPageBreak/>
        <w:drawing>
          <wp:inline distT="0" distB="0" distL="0" distR="0" wp14:anchorId="12CC685D" wp14:editId="46CC6CE9">
            <wp:extent cx="5760085" cy="323977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rofil.png"/>
                    <pic:cNvPicPr/>
                  </pic:nvPicPr>
                  <pic:blipFill>
                    <a:blip r:embed="rId12">
                      <a:extLst>
                        <a:ext uri="{28A0092B-C50C-407E-A947-70E740481C1C}">
                          <a14:useLocalDpi xmlns:a14="http://schemas.microsoft.com/office/drawing/2010/main" val="0"/>
                        </a:ext>
                      </a:extLst>
                    </a:blip>
                    <a:stretch>
                      <a:fillRect/>
                    </a:stretch>
                  </pic:blipFill>
                  <pic:spPr>
                    <a:xfrm>
                      <a:off x="0" y="0"/>
                      <a:ext cx="5760718" cy="3240404"/>
                    </a:xfrm>
                    <a:prstGeom prst="rect">
                      <a:avLst/>
                    </a:prstGeom>
                  </pic:spPr>
                </pic:pic>
              </a:graphicData>
            </a:graphic>
          </wp:inline>
        </w:drawing>
      </w:r>
    </w:p>
    <w:p w14:paraId="484DEA7B" w14:textId="77777777" w:rsidR="00D10D57" w:rsidRDefault="00D10D57" w:rsidP="00D10D57">
      <w:pPr>
        <w:pStyle w:val="Lgende"/>
      </w:pPr>
      <w:bookmarkStart w:id="489" w:name="_Toc76128520"/>
      <w:r>
        <w:t xml:space="preserve">Figure </w:t>
      </w:r>
      <w:r>
        <w:fldChar w:fldCharType="begin"/>
      </w:r>
      <w:r>
        <w:instrText xml:space="preserve"> SEQ Figure \* ARABIC </w:instrText>
      </w:r>
      <w:r>
        <w:fldChar w:fldCharType="separate"/>
      </w:r>
      <w:r w:rsidR="001C3B3A">
        <w:rPr>
          <w:noProof/>
        </w:rPr>
        <w:t>4</w:t>
      </w:r>
      <w:r>
        <w:fldChar w:fldCharType="end"/>
      </w:r>
      <w:r>
        <w:t xml:space="preserve">: </w:t>
      </w:r>
      <w:r w:rsidRPr="004E0984">
        <w:t>Présentation du profil d'un associé</w:t>
      </w:r>
      <w:bookmarkEnd w:id="489"/>
    </w:p>
    <w:p w14:paraId="70293D72" w14:textId="77777777" w:rsidR="00D10D57" w:rsidRDefault="00D10D57" w:rsidP="00D10D57">
      <w:pPr>
        <w:jc w:val="both"/>
      </w:pPr>
    </w:p>
    <w:p w14:paraId="79272EF4" w14:textId="77777777" w:rsidR="00D10D57" w:rsidRDefault="00D10D57" w:rsidP="00D10D57">
      <w:pPr>
        <w:jc w:val="both"/>
      </w:pPr>
      <w:r>
        <w:t>Le profil d’un consultant est suggéré comme suit :</w:t>
      </w:r>
    </w:p>
    <w:p w14:paraId="6F41403F" w14:textId="77777777" w:rsidR="00D10D57" w:rsidRDefault="00D10D57" w:rsidP="00D10D57">
      <w:pPr>
        <w:jc w:val="both"/>
      </w:pPr>
      <w:r>
        <w:rPr>
          <w:noProof/>
          <w:lang w:eastAsia="fr-FR"/>
        </w:rPr>
        <w:drawing>
          <wp:inline distT="0" distB="0" distL="0" distR="0" wp14:anchorId="2B7AF82B" wp14:editId="278F5513">
            <wp:extent cx="5760085" cy="323977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rofil consultant.png"/>
                    <pic:cNvPicPr/>
                  </pic:nvPicPr>
                  <pic:blipFill>
                    <a:blip r:embed="rId13">
                      <a:extLst>
                        <a:ext uri="{28A0092B-C50C-407E-A947-70E740481C1C}">
                          <a14:useLocalDpi xmlns:a14="http://schemas.microsoft.com/office/drawing/2010/main" val="0"/>
                        </a:ext>
                      </a:extLst>
                    </a:blip>
                    <a:stretch>
                      <a:fillRect/>
                    </a:stretch>
                  </pic:blipFill>
                  <pic:spPr>
                    <a:xfrm>
                      <a:off x="0" y="0"/>
                      <a:ext cx="5760718" cy="3240404"/>
                    </a:xfrm>
                    <a:prstGeom prst="rect">
                      <a:avLst/>
                    </a:prstGeom>
                  </pic:spPr>
                </pic:pic>
              </a:graphicData>
            </a:graphic>
          </wp:inline>
        </w:drawing>
      </w:r>
    </w:p>
    <w:p w14:paraId="354AA999" w14:textId="77777777" w:rsidR="00D10D57" w:rsidRDefault="00D10D57" w:rsidP="00D10D57">
      <w:pPr>
        <w:pStyle w:val="Lgende"/>
      </w:pPr>
      <w:bookmarkStart w:id="490" w:name="_Toc76128521"/>
      <w:r>
        <w:t xml:space="preserve">Figure </w:t>
      </w:r>
      <w:r>
        <w:fldChar w:fldCharType="begin"/>
      </w:r>
      <w:r>
        <w:instrText xml:space="preserve"> SEQ Figure \* ARABIC </w:instrText>
      </w:r>
      <w:r>
        <w:fldChar w:fldCharType="separate"/>
      </w:r>
      <w:r w:rsidR="001C3B3A">
        <w:rPr>
          <w:noProof/>
        </w:rPr>
        <w:t>5</w:t>
      </w:r>
      <w:r>
        <w:fldChar w:fldCharType="end"/>
      </w:r>
      <w:r>
        <w:t xml:space="preserve">: </w:t>
      </w:r>
      <w:r w:rsidRPr="006B6F4F">
        <w:t>Présentation du profil d'un consultant</w:t>
      </w:r>
      <w:bookmarkEnd w:id="490"/>
    </w:p>
    <w:p w14:paraId="0C591E0A" w14:textId="77777777" w:rsidR="00D10D57" w:rsidRPr="00504BED" w:rsidRDefault="00D10D57" w:rsidP="00D10D57"/>
    <w:tbl>
      <w:tblPr>
        <w:tblStyle w:val="Grilledutableau"/>
        <w:tblW w:w="0" w:type="auto"/>
        <w:tblLook w:val="04A0" w:firstRow="1" w:lastRow="0" w:firstColumn="1" w:lastColumn="0" w:noHBand="0" w:noVBand="1"/>
      </w:tblPr>
      <w:tblGrid>
        <w:gridCol w:w="2689"/>
        <w:gridCol w:w="6373"/>
      </w:tblGrid>
      <w:tr w:rsidR="00D10D57" w14:paraId="6968BEA9" w14:textId="77777777" w:rsidTr="00FE542D">
        <w:tc>
          <w:tcPr>
            <w:tcW w:w="9062" w:type="dxa"/>
            <w:gridSpan w:val="2"/>
          </w:tcPr>
          <w:p w14:paraId="51E215BC" w14:textId="77777777" w:rsidR="00D10D57" w:rsidRDefault="00D10D57" w:rsidP="00D10D57">
            <w:pPr>
              <w:jc w:val="center"/>
            </w:pPr>
            <w:r w:rsidRPr="00BE0BD5">
              <w:rPr>
                <w:b/>
              </w:rPr>
              <w:t>Fiche de description de fonctionnalité</w:t>
            </w:r>
          </w:p>
        </w:tc>
      </w:tr>
      <w:tr w:rsidR="00D10D57" w14:paraId="193F3708" w14:textId="77777777" w:rsidTr="00FE542D">
        <w:tc>
          <w:tcPr>
            <w:tcW w:w="2689" w:type="dxa"/>
          </w:tcPr>
          <w:p w14:paraId="726752C7" w14:textId="77777777" w:rsidR="00D10D57" w:rsidRDefault="00D10D57" w:rsidP="00D10D57">
            <w:pPr>
              <w:jc w:val="both"/>
            </w:pPr>
            <w:r w:rsidRPr="00BE0BD5">
              <w:rPr>
                <w:b/>
              </w:rPr>
              <w:t>Nom de la fonctionnalité</w:t>
            </w:r>
          </w:p>
        </w:tc>
        <w:tc>
          <w:tcPr>
            <w:tcW w:w="6373" w:type="dxa"/>
          </w:tcPr>
          <w:p w14:paraId="00DF8007" w14:textId="77777777" w:rsidR="00D10D57" w:rsidRDefault="00D10D57" w:rsidP="00D10D57">
            <w:pPr>
              <w:jc w:val="both"/>
            </w:pPr>
            <w:r>
              <w:t>Affichage du profil d’un consultant/collaborateur</w:t>
            </w:r>
          </w:p>
        </w:tc>
      </w:tr>
      <w:tr w:rsidR="00C07D64" w14:paraId="23D91BB6" w14:textId="77777777" w:rsidTr="00FE542D">
        <w:trPr>
          <w:ins w:id="491" w:author="Rojo" w:date="2021-06-30T17:29:00Z"/>
        </w:trPr>
        <w:tc>
          <w:tcPr>
            <w:tcW w:w="2689" w:type="dxa"/>
          </w:tcPr>
          <w:p w14:paraId="6EBD05F8" w14:textId="2D49AD1C" w:rsidR="00C07D64" w:rsidRPr="00BE0BD5" w:rsidRDefault="00C07D64" w:rsidP="00D10D57">
            <w:pPr>
              <w:jc w:val="both"/>
              <w:rPr>
                <w:ins w:id="492" w:author="Rojo" w:date="2021-06-30T17:29:00Z"/>
                <w:b/>
              </w:rPr>
            </w:pPr>
            <w:ins w:id="493" w:author="Rojo" w:date="2021-06-30T17:29:00Z">
              <w:r>
                <w:rPr>
                  <w:b/>
                </w:rPr>
                <w:t>Description sommaire</w:t>
              </w:r>
            </w:ins>
          </w:p>
        </w:tc>
        <w:tc>
          <w:tcPr>
            <w:tcW w:w="6373" w:type="dxa"/>
          </w:tcPr>
          <w:p w14:paraId="649ADB3A" w14:textId="0DF60656" w:rsidR="00C07D64" w:rsidRDefault="00C07D64" w:rsidP="00D10D57">
            <w:pPr>
              <w:jc w:val="both"/>
              <w:rPr>
                <w:ins w:id="494" w:author="Rojo" w:date="2021-06-30T17:29:00Z"/>
              </w:rPr>
            </w:pPr>
            <w:ins w:id="495" w:author="Rojo" w:date="2021-06-30T17:32:00Z">
              <w:r>
                <w:t>Lorsqu’on veut en savoir plus sur la personne, on peut cliquer sur sa photo ou son nom po</w:t>
              </w:r>
            </w:ins>
            <w:ins w:id="496" w:author="Rojo" w:date="2021-06-30T17:33:00Z">
              <w:r>
                <w:t>ur afficher un pop-up représentant son profil</w:t>
              </w:r>
              <w:r w:rsidR="0080702C">
                <w:t>.</w:t>
              </w:r>
            </w:ins>
          </w:p>
        </w:tc>
      </w:tr>
      <w:tr w:rsidR="00D10D57" w14:paraId="067AEA6D" w14:textId="77777777" w:rsidTr="00FE542D">
        <w:tc>
          <w:tcPr>
            <w:tcW w:w="9062" w:type="dxa"/>
            <w:gridSpan w:val="2"/>
          </w:tcPr>
          <w:p w14:paraId="292EE103" w14:textId="77777777" w:rsidR="00D10D57" w:rsidRDefault="00D10D57" w:rsidP="00D10D57">
            <w:pPr>
              <w:jc w:val="both"/>
            </w:pPr>
            <w:r w:rsidRPr="001B2B57">
              <w:rPr>
                <w:b/>
              </w:rPr>
              <w:lastRenderedPageBreak/>
              <w:t>Fonctionnalités attendues</w:t>
            </w:r>
            <w:r>
              <w:rPr>
                <w:b/>
              </w:rPr>
              <w:t xml:space="preserve"> par composants</w:t>
            </w:r>
          </w:p>
        </w:tc>
      </w:tr>
      <w:tr w:rsidR="00D10D57" w:rsidDel="00C07D64" w14:paraId="42A69FFC" w14:textId="30FC63F2" w:rsidTr="00FE542D">
        <w:trPr>
          <w:del w:id="497" w:author="Rojo" w:date="2021-06-30T17:28:00Z"/>
        </w:trPr>
        <w:tc>
          <w:tcPr>
            <w:tcW w:w="2689" w:type="dxa"/>
          </w:tcPr>
          <w:p w14:paraId="34800784" w14:textId="44346EF6" w:rsidR="00D10D57" w:rsidRPr="006F290D" w:rsidDel="00C07D64" w:rsidRDefault="00D10D57" w:rsidP="00D10D57">
            <w:pPr>
              <w:jc w:val="both"/>
              <w:rPr>
                <w:del w:id="498" w:author="Rojo" w:date="2021-06-30T17:28:00Z"/>
                <w:b/>
              </w:rPr>
            </w:pPr>
            <w:del w:id="499" w:author="Rojo" w:date="2021-06-30T17:28:00Z">
              <w:r w:rsidRPr="006F290D" w:rsidDel="00C07D64">
                <w:rPr>
                  <w:b/>
                </w:rPr>
                <w:delText>Section concernée</w:delText>
              </w:r>
            </w:del>
          </w:p>
        </w:tc>
        <w:tc>
          <w:tcPr>
            <w:tcW w:w="6373" w:type="dxa"/>
          </w:tcPr>
          <w:p w14:paraId="2EAD1FB8" w14:textId="2A91A890" w:rsidR="00D10D57" w:rsidDel="00C07D64" w:rsidRDefault="00D10D57" w:rsidP="00D10D57">
            <w:pPr>
              <w:jc w:val="both"/>
              <w:rPr>
                <w:del w:id="500" w:author="Rojo" w:date="2021-06-30T17:28:00Z"/>
              </w:rPr>
            </w:pPr>
            <w:del w:id="501" w:author="Rojo" w:date="2021-06-30T17:28:00Z">
              <w:r w:rsidDel="00C07D64">
                <w:delText>Section d’affichage des personnels</w:delText>
              </w:r>
            </w:del>
          </w:p>
        </w:tc>
      </w:tr>
      <w:tr w:rsidR="00D10D57" w14:paraId="500F2BFE" w14:textId="77777777" w:rsidTr="00FE542D">
        <w:tc>
          <w:tcPr>
            <w:tcW w:w="2689" w:type="dxa"/>
          </w:tcPr>
          <w:p w14:paraId="0D546958" w14:textId="77777777" w:rsidR="00D10D57" w:rsidRPr="00517B66" w:rsidRDefault="00D10D57" w:rsidP="00D10D57">
            <w:pPr>
              <w:jc w:val="both"/>
              <w:rPr>
                <w:b/>
              </w:rPr>
            </w:pPr>
            <w:r w:rsidRPr="00E37AD4">
              <w:rPr>
                <w:b/>
              </w:rPr>
              <w:t>Section d’affichage des personnels</w:t>
            </w:r>
          </w:p>
        </w:tc>
        <w:tc>
          <w:tcPr>
            <w:tcW w:w="6373" w:type="dxa"/>
          </w:tcPr>
          <w:p w14:paraId="7A5A0837" w14:textId="77777777" w:rsidR="00D10D57" w:rsidRDefault="00D10D57" w:rsidP="00D10D57">
            <w:pPr>
              <w:jc w:val="both"/>
            </w:pPr>
            <w:r>
              <w:t>Elle détaille les informations la concernant, notamment :</w:t>
            </w:r>
          </w:p>
          <w:p w14:paraId="6AFA2F79" w14:textId="77777777" w:rsidR="00D10D57" w:rsidRDefault="00D10D57">
            <w:pPr>
              <w:pStyle w:val="Paragraphedeliste"/>
              <w:numPr>
                <w:ilvl w:val="0"/>
                <w:numId w:val="1"/>
              </w:numPr>
              <w:jc w:val="both"/>
              <w:pPrChange w:id="502" w:author="Rojo" w:date="2021-06-30T17:33:00Z">
                <w:pPr>
                  <w:pStyle w:val="Paragraphedeliste"/>
                  <w:numPr>
                    <w:numId w:val="5"/>
                  </w:numPr>
                  <w:ind w:left="1440" w:hanging="360"/>
                  <w:jc w:val="both"/>
                </w:pPr>
              </w:pPrChange>
            </w:pPr>
            <w:r>
              <w:t>La photo</w:t>
            </w:r>
          </w:p>
          <w:p w14:paraId="1AFC1ACA" w14:textId="77777777" w:rsidR="00D10D57" w:rsidRDefault="00D10D57">
            <w:pPr>
              <w:pStyle w:val="Paragraphedeliste"/>
              <w:numPr>
                <w:ilvl w:val="0"/>
                <w:numId w:val="1"/>
              </w:numPr>
              <w:jc w:val="both"/>
              <w:pPrChange w:id="503" w:author="Rojo" w:date="2021-06-30T17:33:00Z">
                <w:pPr>
                  <w:pStyle w:val="Paragraphedeliste"/>
                  <w:numPr>
                    <w:numId w:val="5"/>
                  </w:numPr>
                  <w:ind w:left="1440" w:hanging="360"/>
                  <w:jc w:val="both"/>
                </w:pPr>
              </w:pPrChange>
            </w:pPr>
            <w:r>
              <w:t>Le prénom</w:t>
            </w:r>
          </w:p>
          <w:p w14:paraId="549C652A" w14:textId="77777777" w:rsidR="00D10D57" w:rsidRDefault="00D10D57">
            <w:pPr>
              <w:pStyle w:val="Paragraphedeliste"/>
              <w:numPr>
                <w:ilvl w:val="0"/>
                <w:numId w:val="1"/>
              </w:numPr>
              <w:jc w:val="both"/>
              <w:pPrChange w:id="504" w:author="Rojo" w:date="2021-06-30T17:33:00Z">
                <w:pPr>
                  <w:pStyle w:val="Paragraphedeliste"/>
                  <w:numPr>
                    <w:numId w:val="5"/>
                  </w:numPr>
                  <w:ind w:left="1440" w:hanging="360"/>
                  <w:jc w:val="both"/>
                </w:pPr>
              </w:pPrChange>
            </w:pPr>
            <w:r>
              <w:t>Le nom</w:t>
            </w:r>
          </w:p>
          <w:p w14:paraId="0EE1D56D" w14:textId="77777777" w:rsidR="00D10D57" w:rsidRDefault="00D10D57">
            <w:pPr>
              <w:pStyle w:val="Paragraphedeliste"/>
              <w:numPr>
                <w:ilvl w:val="0"/>
                <w:numId w:val="1"/>
              </w:numPr>
              <w:jc w:val="both"/>
              <w:pPrChange w:id="505" w:author="Rojo" w:date="2021-06-30T17:33:00Z">
                <w:pPr>
                  <w:pStyle w:val="Paragraphedeliste"/>
                  <w:numPr>
                    <w:numId w:val="5"/>
                  </w:numPr>
                  <w:ind w:left="1440" w:hanging="360"/>
                  <w:jc w:val="both"/>
                </w:pPr>
              </w:pPrChange>
            </w:pPr>
            <w:r>
              <w:t>Le département ou pour le cas d’un associé les départements à sa charge</w:t>
            </w:r>
          </w:p>
          <w:p w14:paraId="08C56FEC" w14:textId="77777777" w:rsidR="00D10D57" w:rsidRDefault="00D10D57">
            <w:pPr>
              <w:pStyle w:val="Paragraphedeliste"/>
              <w:numPr>
                <w:ilvl w:val="0"/>
                <w:numId w:val="1"/>
              </w:numPr>
              <w:jc w:val="both"/>
              <w:pPrChange w:id="506" w:author="Rojo" w:date="2021-06-30T17:33:00Z">
                <w:pPr>
                  <w:pStyle w:val="Paragraphedeliste"/>
                  <w:numPr>
                    <w:numId w:val="5"/>
                  </w:numPr>
                  <w:ind w:left="1440" w:hanging="360"/>
                  <w:jc w:val="both"/>
                </w:pPr>
              </w:pPrChange>
            </w:pPr>
            <w:r>
              <w:t>La fonction</w:t>
            </w:r>
          </w:p>
          <w:p w14:paraId="1963627D" w14:textId="77777777" w:rsidR="00D10D57" w:rsidRDefault="00D10D57">
            <w:pPr>
              <w:pStyle w:val="Paragraphedeliste"/>
              <w:numPr>
                <w:ilvl w:val="0"/>
                <w:numId w:val="1"/>
              </w:numPr>
              <w:jc w:val="both"/>
              <w:pPrChange w:id="507" w:author="Rojo" w:date="2021-06-30T17:33:00Z">
                <w:pPr>
                  <w:pStyle w:val="Paragraphedeliste"/>
                  <w:numPr>
                    <w:numId w:val="5"/>
                  </w:numPr>
                  <w:ind w:left="1440" w:hanging="360"/>
                  <w:jc w:val="both"/>
                </w:pPr>
              </w:pPrChange>
            </w:pPr>
            <w:r>
              <w:t>Le mail</w:t>
            </w:r>
          </w:p>
          <w:p w14:paraId="14C62044" w14:textId="77777777" w:rsidR="00D10D57" w:rsidRDefault="00D10D57">
            <w:pPr>
              <w:pStyle w:val="Paragraphedeliste"/>
              <w:numPr>
                <w:ilvl w:val="0"/>
                <w:numId w:val="1"/>
              </w:numPr>
              <w:jc w:val="both"/>
              <w:pPrChange w:id="508" w:author="Rojo" w:date="2021-06-30T17:33:00Z">
                <w:pPr>
                  <w:pStyle w:val="Paragraphedeliste"/>
                  <w:numPr>
                    <w:numId w:val="5"/>
                  </w:numPr>
                  <w:ind w:left="1440" w:hanging="360"/>
                  <w:jc w:val="both"/>
                </w:pPr>
              </w:pPrChange>
            </w:pPr>
            <w:r>
              <w:t>Le contact téléphonique</w:t>
            </w:r>
          </w:p>
          <w:p w14:paraId="0FD095CA" w14:textId="77777777" w:rsidR="00D10D57" w:rsidRDefault="00D10D57">
            <w:pPr>
              <w:pStyle w:val="Paragraphedeliste"/>
              <w:numPr>
                <w:ilvl w:val="0"/>
                <w:numId w:val="1"/>
              </w:numPr>
              <w:jc w:val="both"/>
              <w:pPrChange w:id="509" w:author="Rojo" w:date="2021-06-30T17:33:00Z">
                <w:pPr>
                  <w:pStyle w:val="Paragraphedeliste"/>
                  <w:numPr>
                    <w:numId w:val="5"/>
                  </w:numPr>
                  <w:ind w:left="1440" w:hanging="360"/>
                  <w:jc w:val="both"/>
                </w:pPr>
              </w:pPrChange>
            </w:pPr>
            <w:r>
              <w:t>Le cursus avant FTHM et l’évolution chez FTHM</w:t>
            </w:r>
          </w:p>
        </w:tc>
      </w:tr>
      <w:tr w:rsidR="00D10D57" w14:paraId="71246E0A" w14:textId="77777777" w:rsidTr="00FE542D">
        <w:tc>
          <w:tcPr>
            <w:tcW w:w="2689" w:type="dxa"/>
          </w:tcPr>
          <w:p w14:paraId="71177F4B" w14:textId="77777777" w:rsidR="00D10D57" w:rsidRPr="0038344E" w:rsidRDefault="00D10D57" w:rsidP="00D10D57">
            <w:pPr>
              <w:jc w:val="both"/>
              <w:rPr>
                <w:b/>
              </w:rPr>
            </w:pPr>
            <w:r w:rsidRPr="0038344E">
              <w:rPr>
                <w:b/>
              </w:rPr>
              <w:t>Règles de gestion</w:t>
            </w:r>
          </w:p>
        </w:tc>
        <w:tc>
          <w:tcPr>
            <w:tcW w:w="6373" w:type="dxa"/>
          </w:tcPr>
          <w:p w14:paraId="2D7B6026" w14:textId="77777777" w:rsidR="00D10D57" w:rsidRDefault="00D10D57" w:rsidP="00D10D57">
            <w:pPr>
              <w:jc w:val="both"/>
            </w:pPr>
            <w:r>
              <w:t>Le prénom d’appellation du  consultant/collaborateur doit être souligné sur l’affichage</w:t>
            </w:r>
          </w:p>
        </w:tc>
      </w:tr>
    </w:tbl>
    <w:p w14:paraId="1D9E667A" w14:textId="77777777" w:rsidR="00D10D57" w:rsidRPr="0052367E" w:rsidRDefault="00D10D57" w:rsidP="00D10D57"/>
    <w:p w14:paraId="60CE1F13" w14:textId="77777777" w:rsidR="00D10D57" w:rsidRDefault="00D10D57" w:rsidP="009561F2">
      <w:pPr>
        <w:pStyle w:val="Titre4"/>
      </w:pPr>
      <w:bookmarkStart w:id="510" w:name="_Toc76128486"/>
      <w:r>
        <w:t>Recherche d’un personnel</w:t>
      </w:r>
      <w:bookmarkEnd w:id="510"/>
    </w:p>
    <w:tbl>
      <w:tblPr>
        <w:tblStyle w:val="Grilledutableau"/>
        <w:tblW w:w="0" w:type="auto"/>
        <w:tblLook w:val="04A0" w:firstRow="1" w:lastRow="0" w:firstColumn="1" w:lastColumn="0" w:noHBand="0" w:noVBand="1"/>
      </w:tblPr>
      <w:tblGrid>
        <w:gridCol w:w="2689"/>
        <w:gridCol w:w="6373"/>
      </w:tblGrid>
      <w:tr w:rsidR="00D10D57" w14:paraId="162752FF" w14:textId="77777777" w:rsidTr="00FE542D">
        <w:tc>
          <w:tcPr>
            <w:tcW w:w="9062" w:type="dxa"/>
            <w:gridSpan w:val="2"/>
          </w:tcPr>
          <w:p w14:paraId="5E8B040D" w14:textId="77777777" w:rsidR="00D10D57" w:rsidRDefault="00D10D57" w:rsidP="00D10D57">
            <w:pPr>
              <w:jc w:val="center"/>
            </w:pPr>
            <w:r w:rsidRPr="00BE0BD5">
              <w:rPr>
                <w:b/>
              </w:rPr>
              <w:t>Fiche de description de fonctionnalité</w:t>
            </w:r>
          </w:p>
        </w:tc>
      </w:tr>
      <w:tr w:rsidR="00D10D57" w14:paraId="1167105F" w14:textId="77777777" w:rsidTr="00FE542D">
        <w:tc>
          <w:tcPr>
            <w:tcW w:w="2689" w:type="dxa"/>
          </w:tcPr>
          <w:p w14:paraId="7DA7C62B" w14:textId="77777777" w:rsidR="00D10D57" w:rsidRDefault="00D10D57" w:rsidP="00D10D57">
            <w:pPr>
              <w:jc w:val="both"/>
            </w:pPr>
            <w:r w:rsidRPr="00BE0BD5">
              <w:rPr>
                <w:b/>
              </w:rPr>
              <w:t>Nom de la fonctionnalité</w:t>
            </w:r>
          </w:p>
        </w:tc>
        <w:tc>
          <w:tcPr>
            <w:tcW w:w="6373" w:type="dxa"/>
          </w:tcPr>
          <w:p w14:paraId="286A4F0B" w14:textId="77777777" w:rsidR="00D10D57" w:rsidRDefault="00D10D57" w:rsidP="00D10D57">
            <w:pPr>
              <w:jc w:val="both"/>
            </w:pPr>
            <w:r>
              <w:t>Recherche d’un personnel</w:t>
            </w:r>
          </w:p>
        </w:tc>
      </w:tr>
      <w:tr w:rsidR="00D10D57" w14:paraId="25872F32" w14:textId="77777777" w:rsidTr="00FE542D">
        <w:tc>
          <w:tcPr>
            <w:tcW w:w="9062" w:type="dxa"/>
            <w:gridSpan w:val="2"/>
          </w:tcPr>
          <w:p w14:paraId="39EBC8E8" w14:textId="77777777" w:rsidR="00D10D57" w:rsidRDefault="00D10D57" w:rsidP="00D10D57">
            <w:pPr>
              <w:jc w:val="both"/>
            </w:pPr>
            <w:r w:rsidRPr="001B2B57">
              <w:rPr>
                <w:b/>
              </w:rPr>
              <w:t>Fonctionnalités attendues</w:t>
            </w:r>
            <w:r>
              <w:rPr>
                <w:b/>
              </w:rPr>
              <w:t xml:space="preserve"> par composants</w:t>
            </w:r>
          </w:p>
        </w:tc>
      </w:tr>
      <w:tr w:rsidR="00D10D57" w14:paraId="0EEEF42A" w14:textId="77777777" w:rsidTr="00FE542D">
        <w:tc>
          <w:tcPr>
            <w:tcW w:w="2689" w:type="dxa"/>
          </w:tcPr>
          <w:p w14:paraId="4E2A4C82" w14:textId="77777777" w:rsidR="00D10D57" w:rsidRPr="006F290D" w:rsidRDefault="00D10D57" w:rsidP="00D10D57">
            <w:pPr>
              <w:jc w:val="both"/>
              <w:rPr>
                <w:b/>
              </w:rPr>
            </w:pPr>
            <w:r w:rsidRPr="006F290D">
              <w:rPr>
                <w:b/>
              </w:rPr>
              <w:t>Input</w:t>
            </w:r>
          </w:p>
        </w:tc>
        <w:tc>
          <w:tcPr>
            <w:tcW w:w="6373" w:type="dxa"/>
          </w:tcPr>
          <w:p w14:paraId="47C5EBAC" w14:textId="77777777" w:rsidR="00D10D57" w:rsidRDefault="00D10D57" w:rsidP="00D10D57">
            <w:pPr>
              <w:jc w:val="both"/>
            </w:pPr>
            <w:r>
              <w:t>Entrée d’un mot clé de recherche dans la « Barre de recherche »</w:t>
            </w:r>
          </w:p>
        </w:tc>
      </w:tr>
      <w:tr w:rsidR="00D10D57" w14:paraId="424F6203" w14:textId="77777777" w:rsidTr="00FE542D">
        <w:tc>
          <w:tcPr>
            <w:tcW w:w="2689" w:type="dxa"/>
          </w:tcPr>
          <w:p w14:paraId="00199819" w14:textId="77777777" w:rsidR="00D10D57" w:rsidRPr="00E37AD4" w:rsidRDefault="00D10D57" w:rsidP="00D10D57">
            <w:pPr>
              <w:jc w:val="both"/>
              <w:rPr>
                <w:b/>
              </w:rPr>
            </w:pPr>
            <w:r w:rsidRPr="00E37AD4">
              <w:rPr>
                <w:b/>
              </w:rPr>
              <w:t>Section concernée</w:t>
            </w:r>
          </w:p>
        </w:tc>
        <w:tc>
          <w:tcPr>
            <w:tcW w:w="6373" w:type="dxa"/>
          </w:tcPr>
          <w:p w14:paraId="70ECAA55" w14:textId="77777777" w:rsidR="00D10D57" w:rsidRDefault="00D10D57" w:rsidP="00D10D57">
            <w:pPr>
              <w:jc w:val="both"/>
            </w:pPr>
            <w:r>
              <w:t>Section d’affichage des personnels</w:t>
            </w:r>
          </w:p>
        </w:tc>
      </w:tr>
      <w:tr w:rsidR="00D10D57" w14:paraId="72433B19" w14:textId="77777777" w:rsidTr="00FE542D">
        <w:tc>
          <w:tcPr>
            <w:tcW w:w="2689" w:type="dxa"/>
          </w:tcPr>
          <w:p w14:paraId="7A6FDA30" w14:textId="77777777" w:rsidR="00D10D57" w:rsidRPr="00517B66" w:rsidRDefault="00D10D57" w:rsidP="00D10D57">
            <w:pPr>
              <w:jc w:val="both"/>
              <w:rPr>
                <w:b/>
              </w:rPr>
            </w:pPr>
            <w:r w:rsidRPr="00E37AD4">
              <w:rPr>
                <w:b/>
              </w:rPr>
              <w:t>Section d’affichage des personnels</w:t>
            </w:r>
          </w:p>
        </w:tc>
        <w:tc>
          <w:tcPr>
            <w:tcW w:w="6373" w:type="dxa"/>
          </w:tcPr>
          <w:p w14:paraId="3012601F" w14:textId="77777777" w:rsidR="00D10D57" w:rsidRDefault="00D10D57" w:rsidP="00D10D57">
            <w:pPr>
              <w:jc w:val="both"/>
            </w:pPr>
            <w:r>
              <w:t>Elle est composée pour chaque résultat de recherche (s’il y en a) :</w:t>
            </w:r>
          </w:p>
          <w:p w14:paraId="4BFE4254" w14:textId="77777777" w:rsidR="00D10D57" w:rsidRDefault="00D10D57">
            <w:pPr>
              <w:pStyle w:val="Paragraphedeliste"/>
              <w:numPr>
                <w:ilvl w:val="0"/>
                <w:numId w:val="1"/>
              </w:numPr>
              <w:jc w:val="both"/>
              <w:pPrChange w:id="511" w:author="Rojo" w:date="2021-06-30T17:33:00Z">
                <w:pPr>
                  <w:pStyle w:val="Paragraphedeliste"/>
                  <w:numPr>
                    <w:numId w:val="5"/>
                  </w:numPr>
                  <w:ind w:left="1440" w:hanging="360"/>
                  <w:jc w:val="both"/>
                </w:pPr>
              </w:pPrChange>
            </w:pPr>
            <w:r>
              <w:t>De photo : illustration de la personne concernée</w:t>
            </w:r>
          </w:p>
          <w:p w14:paraId="74436BC7" w14:textId="77777777" w:rsidR="00D10D57" w:rsidRDefault="00D10D57">
            <w:pPr>
              <w:pStyle w:val="Paragraphedeliste"/>
              <w:numPr>
                <w:ilvl w:val="0"/>
                <w:numId w:val="1"/>
              </w:numPr>
              <w:jc w:val="both"/>
              <w:pPrChange w:id="512" w:author="Rojo" w:date="2021-06-30T17:33:00Z">
                <w:pPr>
                  <w:pStyle w:val="Paragraphedeliste"/>
                  <w:numPr>
                    <w:numId w:val="5"/>
                  </w:numPr>
                  <w:ind w:left="1440" w:hanging="360"/>
                  <w:jc w:val="both"/>
                </w:pPr>
              </w:pPrChange>
            </w:pPr>
            <w:r>
              <w:t>Du nom, prénom et profil de la personne au sein de FTHM</w:t>
            </w:r>
          </w:p>
          <w:p w14:paraId="598A9446" w14:textId="77777777" w:rsidR="00D10D57" w:rsidRDefault="00D10D57">
            <w:pPr>
              <w:pStyle w:val="Paragraphedeliste"/>
              <w:numPr>
                <w:ilvl w:val="0"/>
                <w:numId w:val="1"/>
              </w:numPr>
              <w:jc w:val="both"/>
              <w:pPrChange w:id="513" w:author="Rojo" w:date="2021-06-30T17:33:00Z">
                <w:pPr>
                  <w:pStyle w:val="Paragraphedeliste"/>
                  <w:numPr>
                    <w:numId w:val="5"/>
                  </w:numPr>
                  <w:ind w:left="1440" w:hanging="360"/>
                  <w:jc w:val="both"/>
                </w:pPr>
              </w:pPrChange>
            </w:pPr>
            <w:r>
              <w:t>D’une icône mail : affiche le mail de la personne au survol de la souris</w:t>
            </w:r>
          </w:p>
          <w:p w14:paraId="34671952" w14:textId="77777777" w:rsidR="00D10D57" w:rsidRDefault="00D10D57">
            <w:pPr>
              <w:pStyle w:val="Paragraphedeliste"/>
              <w:numPr>
                <w:ilvl w:val="0"/>
                <w:numId w:val="1"/>
              </w:numPr>
              <w:jc w:val="both"/>
              <w:pPrChange w:id="514" w:author="Rojo" w:date="2021-06-30T17:33:00Z">
                <w:pPr>
                  <w:pStyle w:val="Paragraphedeliste"/>
                  <w:numPr>
                    <w:numId w:val="5"/>
                  </w:numPr>
                  <w:ind w:left="1440" w:hanging="360"/>
                  <w:jc w:val="both"/>
                </w:pPr>
              </w:pPrChange>
            </w:pPr>
            <w:r>
              <w:t>D’une icône téléphone : affiche le numéro de la personne au survol de la souris</w:t>
            </w:r>
          </w:p>
        </w:tc>
      </w:tr>
      <w:tr w:rsidR="00D10D57" w14:paraId="3A168E2C" w14:textId="77777777" w:rsidTr="00FE542D">
        <w:tc>
          <w:tcPr>
            <w:tcW w:w="2689" w:type="dxa"/>
          </w:tcPr>
          <w:p w14:paraId="183F25E5" w14:textId="77777777" w:rsidR="00D10D57" w:rsidRPr="0038344E" w:rsidRDefault="00D10D57" w:rsidP="00D10D57">
            <w:pPr>
              <w:jc w:val="both"/>
              <w:rPr>
                <w:b/>
              </w:rPr>
            </w:pPr>
            <w:r w:rsidRPr="0038344E">
              <w:rPr>
                <w:b/>
              </w:rPr>
              <w:t>Règles de gestion</w:t>
            </w:r>
          </w:p>
        </w:tc>
        <w:tc>
          <w:tcPr>
            <w:tcW w:w="6373" w:type="dxa"/>
          </w:tcPr>
          <w:p w14:paraId="499D86C0" w14:textId="77777777" w:rsidR="00D10D57" w:rsidRDefault="00D10D57">
            <w:pPr>
              <w:pStyle w:val="Paragraphedeliste"/>
              <w:numPr>
                <w:ilvl w:val="0"/>
                <w:numId w:val="3"/>
              </w:numPr>
              <w:jc w:val="both"/>
              <w:pPrChange w:id="515" w:author="Rojo" w:date="2021-06-30T17:33:00Z">
                <w:pPr>
                  <w:pStyle w:val="Paragraphedeliste"/>
                  <w:numPr>
                    <w:numId w:val="9"/>
                  </w:numPr>
                  <w:ind w:hanging="360"/>
                  <w:jc w:val="both"/>
                </w:pPr>
              </w:pPrChange>
            </w:pPr>
            <w:r>
              <w:t>La barre de recherche sert uniquement pour la recherche de nom, prénoms, mail et téléphone de personnels</w:t>
            </w:r>
          </w:p>
          <w:p w14:paraId="3B47554F" w14:textId="77777777" w:rsidR="00D10D57" w:rsidRDefault="00D10D57">
            <w:pPr>
              <w:pStyle w:val="Paragraphedeliste"/>
              <w:numPr>
                <w:ilvl w:val="0"/>
                <w:numId w:val="3"/>
              </w:numPr>
              <w:jc w:val="both"/>
              <w:pPrChange w:id="516" w:author="Rojo" w:date="2021-06-30T17:33:00Z">
                <w:pPr>
                  <w:pStyle w:val="Paragraphedeliste"/>
                  <w:numPr>
                    <w:numId w:val="9"/>
                  </w:numPr>
                  <w:ind w:hanging="360"/>
                  <w:jc w:val="both"/>
                </w:pPr>
              </w:pPrChange>
            </w:pPr>
            <w:r>
              <w:t>Chaque personnel ayant un critère de recherche contenant le mot clé de recherche s’affiche dans le résultat de recherche.</w:t>
            </w:r>
          </w:p>
          <w:p w14:paraId="3AA07E35" w14:textId="77777777" w:rsidR="00D10D57" w:rsidRDefault="00D10D57">
            <w:pPr>
              <w:pStyle w:val="Paragraphedeliste"/>
              <w:numPr>
                <w:ilvl w:val="0"/>
                <w:numId w:val="3"/>
              </w:numPr>
              <w:jc w:val="both"/>
              <w:pPrChange w:id="517" w:author="Rojo" w:date="2021-06-30T17:33:00Z">
                <w:pPr>
                  <w:pStyle w:val="Paragraphedeliste"/>
                  <w:numPr>
                    <w:numId w:val="9"/>
                  </w:numPr>
                  <w:ind w:hanging="360"/>
                  <w:jc w:val="both"/>
                </w:pPr>
              </w:pPrChange>
            </w:pPr>
            <w:r>
              <w:t>Le mot clé de recherche n’est pas sensible à la casse s’il s’agit de majuscule ou de minuscule. Par contre elle est sensible à la casse pour les divers accents sur les lettres.</w:t>
            </w:r>
          </w:p>
        </w:tc>
      </w:tr>
    </w:tbl>
    <w:p w14:paraId="0E58FC70" w14:textId="77777777" w:rsidR="00D10D57" w:rsidRDefault="00D10D57" w:rsidP="00D10D57"/>
    <w:p w14:paraId="06D90EFC" w14:textId="77777777" w:rsidR="00D10D57" w:rsidRDefault="00D10D57" w:rsidP="00D10D57">
      <w:pPr>
        <w:pStyle w:val="Titre2"/>
      </w:pPr>
      <w:bookmarkStart w:id="518" w:name="_Toc76128487"/>
      <w:r>
        <w:t>Interface a</w:t>
      </w:r>
      <w:r w:rsidRPr="005D6840">
        <w:t>dministrateur</w:t>
      </w:r>
      <w:r>
        <w:t xml:space="preserve"> RHI</w:t>
      </w:r>
      <w:bookmarkEnd w:id="518"/>
    </w:p>
    <w:p w14:paraId="50209929" w14:textId="77777777" w:rsidR="00D10D57" w:rsidRDefault="00D10D57" w:rsidP="00D10D57">
      <w:pPr>
        <w:ind w:firstLine="708"/>
        <w:jc w:val="both"/>
      </w:pPr>
      <w:r>
        <w:t>Cette interface est dédiée spécialement pour le département RHI. Comparé à l’interface commune, elle permet d’ajouter un nouveau personnel dans le Trombinoscope, modifier un profil, gérer des demandes d’habilitation.</w:t>
      </w:r>
    </w:p>
    <w:p w14:paraId="0DA09BE7" w14:textId="77777777" w:rsidR="00D10D57" w:rsidRDefault="00D10D57" w:rsidP="00D10D57">
      <w:pPr>
        <w:ind w:firstLine="708"/>
        <w:jc w:val="both"/>
      </w:pPr>
      <w:r>
        <w:t>Chaque administrateur RHI doit pouvoir :</w:t>
      </w:r>
    </w:p>
    <w:p w14:paraId="6589B6DF" w14:textId="77777777" w:rsidR="00D10D57" w:rsidRDefault="00D10D57">
      <w:pPr>
        <w:pStyle w:val="Paragraphedeliste"/>
        <w:numPr>
          <w:ilvl w:val="0"/>
          <w:numId w:val="1"/>
        </w:numPr>
        <w:jc w:val="both"/>
        <w:pPrChange w:id="519" w:author="Rojo" w:date="2021-06-30T17:33:00Z">
          <w:pPr>
            <w:pStyle w:val="Paragraphedeliste"/>
            <w:numPr>
              <w:numId w:val="5"/>
            </w:numPr>
            <w:ind w:left="1440" w:hanging="360"/>
            <w:jc w:val="both"/>
          </w:pPr>
        </w:pPrChange>
      </w:pPr>
      <w:r>
        <w:t>Avoir accès aux interfaces communes</w:t>
      </w:r>
      <w:r>
        <w:rPr>
          <w:rStyle w:val="Appelnotedebasdep"/>
        </w:rPr>
        <w:footnoteReference w:id="1"/>
      </w:r>
      <w:r>
        <w:t>, à savoir la page d’authentification et d’exploration en lecture seule de trombinoscope</w:t>
      </w:r>
    </w:p>
    <w:p w14:paraId="6F396D90" w14:textId="77777777" w:rsidR="00D10D57" w:rsidRDefault="00D10D57">
      <w:pPr>
        <w:pStyle w:val="Paragraphedeliste"/>
        <w:numPr>
          <w:ilvl w:val="0"/>
          <w:numId w:val="1"/>
        </w:numPr>
        <w:jc w:val="both"/>
        <w:pPrChange w:id="520" w:author="Rojo" w:date="2021-06-30T17:33:00Z">
          <w:pPr>
            <w:pStyle w:val="Paragraphedeliste"/>
            <w:numPr>
              <w:numId w:val="5"/>
            </w:numPr>
            <w:ind w:left="1440" w:hanging="360"/>
            <w:jc w:val="both"/>
          </w:pPr>
        </w:pPrChange>
      </w:pPr>
      <w:r>
        <w:t>Avoir une interface d’administration incluant les onglets:</w:t>
      </w:r>
    </w:p>
    <w:p w14:paraId="092D2461" w14:textId="77777777" w:rsidR="00D10D57" w:rsidRDefault="00D10D57">
      <w:pPr>
        <w:pStyle w:val="Paragraphedeliste"/>
        <w:numPr>
          <w:ilvl w:val="1"/>
          <w:numId w:val="1"/>
        </w:numPr>
        <w:jc w:val="both"/>
        <w:pPrChange w:id="521" w:author="Rojo" w:date="2021-06-30T17:33:00Z">
          <w:pPr>
            <w:pStyle w:val="Paragraphedeliste"/>
            <w:numPr>
              <w:ilvl w:val="1"/>
              <w:numId w:val="5"/>
            </w:numPr>
            <w:ind w:left="2160" w:hanging="360"/>
            <w:jc w:val="both"/>
          </w:pPr>
        </w:pPrChange>
      </w:pPr>
      <w:r>
        <w:t>Ajouter un personnel</w:t>
      </w:r>
    </w:p>
    <w:p w14:paraId="23D9427B" w14:textId="77777777" w:rsidR="00D10D57" w:rsidRDefault="00D10D57">
      <w:pPr>
        <w:pStyle w:val="Paragraphedeliste"/>
        <w:numPr>
          <w:ilvl w:val="1"/>
          <w:numId w:val="1"/>
        </w:numPr>
        <w:jc w:val="both"/>
        <w:pPrChange w:id="522" w:author="Rojo" w:date="2021-06-30T17:33:00Z">
          <w:pPr>
            <w:pStyle w:val="Paragraphedeliste"/>
            <w:numPr>
              <w:ilvl w:val="1"/>
              <w:numId w:val="5"/>
            </w:numPr>
            <w:ind w:left="2160" w:hanging="360"/>
            <w:jc w:val="both"/>
          </w:pPr>
        </w:pPrChange>
      </w:pPr>
      <w:r>
        <w:t>Modifier le profil d’un personnel</w:t>
      </w:r>
    </w:p>
    <w:p w14:paraId="60D826B9" w14:textId="77777777" w:rsidR="00D10D57" w:rsidRDefault="00D10D57">
      <w:pPr>
        <w:pStyle w:val="Paragraphedeliste"/>
        <w:numPr>
          <w:ilvl w:val="1"/>
          <w:numId w:val="1"/>
        </w:numPr>
        <w:jc w:val="both"/>
        <w:pPrChange w:id="523" w:author="Rojo" w:date="2021-06-30T17:33:00Z">
          <w:pPr>
            <w:pStyle w:val="Paragraphedeliste"/>
            <w:numPr>
              <w:ilvl w:val="1"/>
              <w:numId w:val="5"/>
            </w:numPr>
            <w:ind w:left="2160" w:hanging="360"/>
            <w:jc w:val="both"/>
          </w:pPr>
        </w:pPrChange>
      </w:pPr>
      <w:r>
        <w:lastRenderedPageBreak/>
        <w:t>Supprimer un personnel</w:t>
      </w:r>
    </w:p>
    <w:p w14:paraId="5F527054" w14:textId="77777777" w:rsidR="00D10D57" w:rsidRDefault="00D10D57">
      <w:pPr>
        <w:pStyle w:val="Paragraphedeliste"/>
        <w:numPr>
          <w:ilvl w:val="1"/>
          <w:numId w:val="1"/>
        </w:numPr>
        <w:jc w:val="both"/>
        <w:pPrChange w:id="524" w:author="Rojo" w:date="2021-06-30T17:33:00Z">
          <w:pPr>
            <w:pStyle w:val="Paragraphedeliste"/>
            <w:numPr>
              <w:ilvl w:val="1"/>
              <w:numId w:val="5"/>
            </w:numPr>
            <w:ind w:left="2160" w:hanging="360"/>
            <w:jc w:val="both"/>
          </w:pPr>
        </w:pPrChange>
      </w:pPr>
      <w:r>
        <w:t>Gérer la demande d’habilitation d’un personnel</w:t>
      </w:r>
    </w:p>
    <w:p w14:paraId="78AC40A5" w14:textId="77777777" w:rsidR="00D10D57" w:rsidRDefault="00D10D57">
      <w:pPr>
        <w:pStyle w:val="Paragraphedeliste"/>
        <w:numPr>
          <w:ilvl w:val="1"/>
          <w:numId w:val="1"/>
        </w:numPr>
        <w:jc w:val="both"/>
        <w:pPrChange w:id="525" w:author="Rojo" w:date="2021-06-30T17:33:00Z">
          <w:pPr>
            <w:pStyle w:val="Paragraphedeliste"/>
            <w:numPr>
              <w:ilvl w:val="1"/>
              <w:numId w:val="5"/>
            </w:numPr>
            <w:ind w:left="2160" w:hanging="360"/>
            <w:jc w:val="both"/>
          </w:pPr>
        </w:pPrChange>
      </w:pPr>
      <w:r>
        <w:t xml:space="preserve">Liste du personnel : </w:t>
      </w:r>
      <w:r w:rsidRPr="00E37AD4">
        <w:t>habilitées, à désactiver et déshabilitées</w:t>
      </w:r>
      <w:r>
        <w:t xml:space="preserve"> </w:t>
      </w:r>
    </w:p>
    <w:p w14:paraId="0338FCFF" w14:textId="77777777" w:rsidR="00D10D57" w:rsidRDefault="00D10D57">
      <w:pPr>
        <w:pStyle w:val="Paragraphedeliste"/>
        <w:numPr>
          <w:ilvl w:val="1"/>
          <w:numId w:val="1"/>
        </w:numPr>
        <w:jc w:val="both"/>
        <w:pPrChange w:id="526" w:author="Rojo" w:date="2021-06-30T17:33:00Z">
          <w:pPr>
            <w:pStyle w:val="Paragraphedeliste"/>
            <w:numPr>
              <w:ilvl w:val="1"/>
              <w:numId w:val="5"/>
            </w:numPr>
            <w:ind w:left="2160" w:hanging="360"/>
            <w:jc w:val="both"/>
          </w:pPr>
        </w:pPrChange>
      </w:pPr>
      <w:r>
        <w:t>Restaurer les personnes archivées</w:t>
      </w:r>
    </w:p>
    <w:p w14:paraId="3C4E6A46" w14:textId="77777777" w:rsidR="00D10D57" w:rsidRDefault="00D10D57" w:rsidP="00D10D57">
      <w:pPr>
        <w:pStyle w:val="Paragraphedeliste"/>
        <w:jc w:val="both"/>
      </w:pPr>
    </w:p>
    <w:p w14:paraId="274FDCA5" w14:textId="77777777" w:rsidR="00D10D57" w:rsidRDefault="00D10D57" w:rsidP="00D10D57">
      <w:pPr>
        <w:jc w:val="both"/>
      </w:pPr>
    </w:p>
    <w:p w14:paraId="3DD06EEC" w14:textId="77777777" w:rsidR="00D10D57" w:rsidRDefault="00D10D57" w:rsidP="00D10D57">
      <w:pPr>
        <w:jc w:val="both"/>
      </w:pPr>
    </w:p>
    <w:p w14:paraId="003C2A6E" w14:textId="77777777" w:rsidR="00D10D57" w:rsidRDefault="00D10D57" w:rsidP="00D10D57">
      <w:pPr>
        <w:jc w:val="both"/>
      </w:pPr>
    </w:p>
    <w:p w14:paraId="1F347782" w14:textId="77777777" w:rsidR="00D10D57" w:rsidRDefault="00D10D57" w:rsidP="00D10D57">
      <w:pPr>
        <w:jc w:val="both"/>
      </w:pPr>
      <w:r>
        <w:t>Pour la RHI, l’interface d’administration se présente comme suit, avec les options en surplus :</w:t>
      </w:r>
    </w:p>
    <w:p w14:paraId="3AD97CE3" w14:textId="77777777" w:rsidR="00D10D57" w:rsidRDefault="00D10D57" w:rsidP="00D10D57">
      <w:pPr>
        <w:jc w:val="both"/>
      </w:pPr>
      <w:r>
        <w:rPr>
          <w:noProof/>
          <w:lang w:eastAsia="fr-FR"/>
        </w:rPr>
        <w:drawing>
          <wp:inline distT="0" distB="0" distL="0" distR="0" wp14:anchorId="40BF905F" wp14:editId="10125785">
            <wp:extent cx="5760085" cy="323977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ccueil RHI.png"/>
                    <pic:cNvPicPr/>
                  </pic:nvPicPr>
                  <pic:blipFill>
                    <a:blip r:embed="rId14">
                      <a:extLst>
                        <a:ext uri="{28A0092B-C50C-407E-A947-70E740481C1C}">
                          <a14:useLocalDpi xmlns:a14="http://schemas.microsoft.com/office/drawing/2010/main" val="0"/>
                        </a:ext>
                      </a:extLst>
                    </a:blip>
                    <a:stretch>
                      <a:fillRect/>
                    </a:stretch>
                  </pic:blipFill>
                  <pic:spPr>
                    <a:xfrm>
                      <a:off x="0" y="0"/>
                      <a:ext cx="5760718" cy="3240403"/>
                    </a:xfrm>
                    <a:prstGeom prst="rect">
                      <a:avLst/>
                    </a:prstGeom>
                  </pic:spPr>
                </pic:pic>
              </a:graphicData>
            </a:graphic>
          </wp:inline>
        </w:drawing>
      </w:r>
    </w:p>
    <w:p w14:paraId="4498DD57" w14:textId="77777777" w:rsidR="00D10D57" w:rsidRDefault="00D10D57" w:rsidP="00D10D57">
      <w:pPr>
        <w:pStyle w:val="Lgende"/>
      </w:pPr>
      <w:bookmarkStart w:id="527" w:name="_Toc76128522"/>
      <w:r>
        <w:t xml:space="preserve">Figure </w:t>
      </w:r>
      <w:r>
        <w:fldChar w:fldCharType="begin"/>
      </w:r>
      <w:r>
        <w:instrText xml:space="preserve"> SEQ Figure \* ARABIC </w:instrText>
      </w:r>
      <w:r>
        <w:fldChar w:fldCharType="separate"/>
      </w:r>
      <w:r w:rsidR="001C3B3A">
        <w:rPr>
          <w:noProof/>
        </w:rPr>
        <w:t>6</w:t>
      </w:r>
      <w:r>
        <w:fldChar w:fldCharType="end"/>
      </w:r>
      <w:r>
        <w:t xml:space="preserve">: </w:t>
      </w:r>
      <w:r w:rsidRPr="00CE3569">
        <w:t>Présentation de l'interface pour la RHI</w:t>
      </w:r>
      <w:bookmarkEnd w:id="527"/>
    </w:p>
    <w:p w14:paraId="37703A62" w14:textId="77777777" w:rsidR="00D10D57" w:rsidRDefault="00D10D57" w:rsidP="00D10D57">
      <w:pPr>
        <w:jc w:val="both"/>
      </w:pPr>
    </w:p>
    <w:tbl>
      <w:tblPr>
        <w:tblStyle w:val="Grilledutableau"/>
        <w:tblW w:w="0" w:type="auto"/>
        <w:tblLook w:val="04A0" w:firstRow="1" w:lastRow="0" w:firstColumn="1" w:lastColumn="0" w:noHBand="0" w:noVBand="1"/>
      </w:tblPr>
      <w:tblGrid>
        <w:gridCol w:w="2689"/>
        <w:gridCol w:w="6373"/>
      </w:tblGrid>
      <w:tr w:rsidR="00D10D57" w14:paraId="2FEE8C0C" w14:textId="77777777" w:rsidTr="00FE542D">
        <w:tc>
          <w:tcPr>
            <w:tcW w:w="9062" w:type="dxa"/>
            <w:gridSpan w:val="2"/>
          </w:tcPr>
          <w:p w14:paraId="677C8B07" w14:textId="77777777" w:rsidR="00D10D57" w:rsidRDefault="00D10D57" w:rsidP="00D10D57">
            <w:pPr>
              <w:jc w:val="center"/>
            </w:pPr>
            <w:r w:rsidRPr="00BE0BD5">
              <w:rPr>
                <w:b/>
              </w:rPr>
              <w:t>Fiche de description de fonctionnalité</w:t>
            </w:r>
          </w:p>
        </w:tc>
      </w:tr>
      <w:tr w:rsidR="00D10D57" w14:paraId="52A16F37" w14:textId="77777777" w:rsidTr="00FE542D">
        <w:tc>
          <w:tcPr>
            <w:tcW w:w="2689" w:type="dxa"/>
          </w:tcPr>
          <w:p w14:paraId="6D7F6F8A" w14:textId="77777777" w:rsidR="00D10D57" w:rsidRDefault="00D10D57" w:rsidP="00D10D57">
            <w:pPr>
              <w:jc w:val="both"/>
            </w:pPr>
            <w:r w:rsidRPr="00BE0BD5">
              <w:rPr>
                <w:b/>
              </w:rPr>
              <w:t>Nom de la fonctionnalité</w:t>
            </w:r>
          </w:p>
        </w:tc>
        <w:tc>
          <w:tcPr>
            <w:tcW w:w="6373" w:type="dxa"/>
          </w:tcPr>
          <w:p w14:paraId="4CE6F067" w14:textId="77777777" w:rsidR="00D10D57" w:rsidRDefault="00D10D57" w:rsidP="00D10D57">
            <w:pPr>
              <w:jc w:val="both"/>
            </w:pPr>
            <w:r>
              <w:t>Affichage de l’interface d’administration</w:t>
            </w:r>
            <w:r w:rsidDel="00452A0A">
              <w:t xml:space="preserve"> </w:t>
            </w:r>
            <w:r>
              <w:t>RHI</w:t>
            </w:r>
          </w:p>
        </w:tc>
      </w:tr>
      <w:tr w:rsidR="00D10D57" w14:paraId="69842EB7" w14:textId="77777777" w:rsidTr="00FE542D">
        <w:tc>
          <w:tcPr>
            <w:tcW w:w="2689" w:type="dxa"/>
          </w:tcPr>
          <w:p w14:paraId="16347BFB" w14:textId="77777777" w:rsidR="00D10D57" w:rsidRDefault="00D10D57" w:rsidP="00D10D57">
            <w:pPr>
              <w:jc w:val="both"/>
            </w:pPr>
            <w:r w:rsidRPr="00BE0BD5">
              <w:rPr>
                <w:b/>
              </w:rPr>
              <w:t>Description sommaire</w:t>
            </w:r>
          </w:p>
        </w:tc>
        <w:tc>
          <w:tcPr>
            <w:tcW w:w="6373" w:type="dxa"/>
          </w:tcPr>
          <w:p w14:paraId="76850E58" w14:textId="77777777" w:rsidR="00D10D57" w:rsidRDefault="00D10D57" w:rsidP="00D10D57">
            <w:pPr>
              <w:jc w:val="both"/>
            </w:pPr>
            <w:r>
              <w:t>Il s’agit de la fonctionnalité d’administration de Trombinoscope pour un administrateur RHI. C’est là où l’administrateur RHI effectue les diverses manipulations des employés de FTHM (création, modification, suppression, gestion des habilitations, …).</w:t>
            </w:r>
          </w:p>
        </w:tc>
      </w:tr>
      <w:tr w:rsidR="00D10D57" w14:paraId="39406963" w14:textId="77777777" w:rsidTr="00FE542D">
        <w:tc>
          <w:tcPr>
            <w:tcW w:w="9062" w:type="dxa"/>
            <w:gridSpan w:val="2"/>
          </w:tcPr>
          <w:p w14:paraId="0F01204A" w14:textId="77777777" w:rsidR="00D10D57" w:rsidRDefault="00D10D57" w:rsidP="00D10D57">
            <w:pPr>
              <w:jc w:val="both"/>
            </w:pPr>
            <w:r w:rsidRPr="001B2B57">
              <w:rPr>
                <w:b/>
              </w:rPr>
              <w:t>Fonctionnalités attendues</w:t>
            </w:r>
            <w:r>
              <w:rPr>
                <w:b/>
              </w:rPr>
              <w:t xml:space="preserve"> par composants</w:t>
            </w:r>
          </w:p>
        </w:tc>
      </w:tr>
      <w:tr w:rsidR="00D10D57" w14:paraId="79CCC54F" w14:textId="77777777" w:rsidTr="00FE542D">
        <w:tc>
          <w:tcPr>
            <w:tcW w:w="2689" w:type="dxa"/>
          </w:tcPr>
          <w:p w14:paraId="7717BEC6" w14:textId="77777777" w:rsidR="00D10D57" w:rsidRDefault="00D10D57" w:rsidP="00D10D57">
            <w:pPr>
              <w:jc w:val="both"/>
            </w:pPr>
            <w:r>
              <w:t>Barre de navigation</w:t>
            </w:r>
          </w:p>
        </w:tc>
        <w:tc>
          <w:tcPr>
            <w:tcW w:w="6373" w:type="dxa"/>
          </w:tcPr>
          <w:p w14:paraId="64FE9A87" w14:textId="77777777" w:rsidR="00D10D57" w:rsidRDefault="00D10D57" w:rsidP="00D10D57">
            <w:pPr>
              <w:jc w:val="both"/>
            </w:pPr>
            <w:r>
              <w:t>Elle est composée :</w:t>
            </w:r>
          </w:p>
          <w:p w14:paraId="167B1CC4" w14:textId="77777777" w:rsidR="00D10D57" w:rsidRDefault="00D10D57">
            <w:pPr>
              <w:pStyle w:val="Paragraphedeliste"/>
              <w:numPr>
                <w:ilvl w:val="0"/>
                <w:numId w:val="1"/>
              </w:numPr>
              <w:jc w:val="both"/>
              <w:pPrChange w:id="528" w:author="Rojo" w:date="2021-06-30T17:33:00Z">
                <w:pPr>
                  <w:pStyle w:val="Paragraphedeliste"/>
                  <w:numPr>
                    <w:numId w:val="5"/>
                  </w:numPr>
                  <w:ind w:left="1440" w:hanging="360"/>
                  <w:jc w:val="both"/>
                </w:pPr>
              </w:pPrChange>
            </w:pPr>
            <w:r>
              <w:t>Du menu département : affiche les départements existants chez FTHM.</w:t>
            </w:r>
          </w:p>
          <w:p w14:paraId="0C0B3804" w14:textId="77777777" w:rsidR="00D10D57" w:rsidRDefault="00D10D57">
            <w:pPr>
              <w:pStyle w:val="Paragraphedeliste"/>
              <w:numPr>
                <w:ilvl w:val="0"/>
                <w:numId w:val="2"/>
              </w:numPr>
              <w:jc w:val="both"/>
              <w:pPrChange w:id="529" w:author="Rojo" w:date="2021-06-30T17:33:00Z">
                <w:pPr>
                  <w:pStyle w:val="Paragraphedeliste"/>
                  <w:numPr>
                    <w:numId w:val="8"/>
                  </w:numPr>
                  <w:ind w:hanging="360"/>
                  <w:jc w:val="both"/>
                </w:pPr>
              </w:pPrChange>
            </w:pPr>
            <w:r>
              <w:t>ADMINISTRATION </w:t>
            </w:r>
          </w:p>
          <w:p w14:paraId="25709665" w14:textId="77777777" w:rsidR="00D10D57" w:rsidRDefault="00D10D57">
            <w:pPr>
              <w:pStyle w:val="Paragraphedeliste"/>
              <w:numPr>
                <w:ilvl w:val="0"/>
                <w:numId w:val="2"/>
              </w:numPr>
              <w:jc w:val="both"/>
              <w:pPrChange w:id="530" w:author="Rojo" w:date="2021-06-30T17:33:00Z">
                <w:pPr>
                  <w:pStyle w:val="Paragraphedeliste"/>
                  <w:numPr>
                    <w:numId w:val="8"/>
                  </w:numPr>
                  <w:ind w:hanging="360"/>
                  <w:jc w:val="both"/>
                </w:pPr>
              </w:pPrChange>
            </w:pPr>
            <w:r>
              <w:t>AMOA</w:t>
            </w:r>
          </w:p>
          <w:p w14:paraId="6B466938" w14:textId="77777777" w:rsidR="00D10D57" w:rsidRDefault="00D10D57">
            <w:pPr>
              <w:pStyle w:val="Paragraphedeliste"/>
              <w:numPr>
                <w:ilvl w:val="0"/>
                <w:numId w:val="2"/>
              </w:numPr>
              <w:jc w:val="both"/>
              <w:pPrChange w:id="531" w:author="Rojo" w:date="2021-06-30T17:33:00Z">
                <w:pPr>
                  <w:pStyle w:val="Paragraphedeliste"/>
                  <w:numPr>
                    <w:numId w:val="8"/>
                  </w:numPr>
                  <w:ind w:hanging="360"/>
                  <w:jc w:val="both"/>
                </w:pPr>
              </w:pPrChange>
            </w:pPr>
            <w:r>
              <w:t>ASSOCIE</w:t>
            </w:r>
          </w:p>
          <w:p w14:paraId="073F82F5" w14:textId="77777777" w:rsidR="00D10D57" w:rsidRDefault="00D10D57">
            <w:pPr>
              <w:pStyle w:val="Paragraphedeliste"/>
              <w:numPr>
                <w:ilvl w:val="0"/>
                <w:numId w:val="2"/>
              </w:numPr>
              <w:jc w:val="both"/>
              <w:pPrChange w:id="532" w:author="Rojo" w:date="2021-06-30T17:33:00Z">
                <w:pPr>
                  <w:pStyle w:val="Paragraphedeliste"/>
                  <w:numPr>
                    <w:numId w:val="8"/>
                  </w:numPr>
                  <w:ind w:hanging="360"/>
                  <w:jc w:val="both"/>
                </w:pPr>
              </w:pPrChange>
            </w:pPr>
            <w:r>
              <w:t>AUDIT</w:t>
            </w:r>
          </w:p>
          <w:p w14:paraId="2A8F9CFD" w14:textId="77777777" w:rsidR="00D10D57" w:rsidRDefault="00D10D57">
            <w:pPr>
              <w:pStyle w:val="Paragraphedeliste"/>
              <w:numPr>
                <w:ilvl w:val="0"/>
                <w:numId w:val="2"/>
              </w:numPr>
              <w:jc w:val="both"/>
              <w:pPrChange w:id="533" w:author="Rojo" w:date="2021-06-30T17:33:00Z">
                <w:pPr>
                  <w:pStyle w:val="Paragraphedeliste"/>
                  <w:numPr>
                    <w:numId w:val="8"/>
                  </w:numPr>
                  <w:ind w:hanging="360"/>
                  <w:jc w:val="both"/>
                </w:pPr>
              </w:pPrChange>
            </w:pPr>
            <w:r>
              <w:t>BPO COMPTA</w:t>
            </w:r>
          </w:p>
          <w:p w14:paraId="62866149" w14:textId="77777777" w:rsidR="00D10D57" w:rsidRDefault="00D10D57">
            <w:pPr>
              <w:pStyle w:val="Paragraphedeliste"/>
              <w:numPr>
                <w:ilvl w:val="0"/>
                <w:numId w:val="2"/>
              </w:numPr>
              <w:jc w:val="both"/>
              <w:pPrChange w:id="534" w:author="Rojo" w:date="2021-06-30T17:33:00Z">
                <w:pPr>
                  <w:pStyle w:val="Paragraphedeliste"/>
                  <w:numPr>
                    <w:numId w:val="8"/>
                  </w:numPr>
                  <w:ind w:hanging="360"/>
                  <w:jc w:val="both"/>
                </w:pPr>
              </w:pPrChange>
            </w:pPr>
            <w:r>
              <w:t>BPO RH</w:t>
            </w:r>
          </w:p>
          <w:p w14:paraId="584F2361" w14:textId="77777777" w:rsidR="00D10D57" w:rsidRDefault="00D10D57">
            <w:pPr>
              <w:pStyle w:val="Paragraphedeliste"/>
              <w:numPr>
                <w:ilvl w:val="0"/>
                <w:numId w:val="2"/>
              </w:numPr>
              <w:jc w:val="both"/>
              <w:pPrChange w:id="535" w:author="Rojo" w:date="2021-06-30T17:33:00Z">
                <w:pPr>
                  <w:pStyle w:val="Paragraphedeliste"/>
                  <w:numPr>
                    <w:numId w:val="8"/>
                  </w:numPr>
                  <w:ind w:hanging="360"/>
                  <w:jc w:val="both"/>
                </w:pPr>
              </w:pPrChange>
            </w:pPr>
            <w:r>
              <w:lastRenderedPageBreak/>
              <w:t>COMMERCIAL</w:t>
            </w:r>
          </w:p>
          <w:p w14:paraId="6F0D35B9" w14:textId="77777777" w:rsidR="00D10D57" w:rsidRDefault="00D10D57">
            <w:pPr>
              <w:pStyle w:val="Paragraphedeliste"/>
              <w:numPr>
                <w:ilvl w:val="0"/>
                <w:numId w:val="2"/>
              </w:numPr>
              <w:jc w:val="both"/>
              <w:pPrChange w:id="536" w:author="Rojo" w:date="2021-06-30T17:33:00Z">
                <w:pPr>
                  <w:pStyle w:val="Paragraphedeliste"/>
                  <w:numPr>
                    <w:numId w:val="8"/>
                  </w:numPr>
                  <w:ind w:hanging="360"/>
                  <w:jc w:val="both"/>
                </w:pPr>
              </w:pPrChange>
            </w:pPr>
            <w:r>
              <w:t>COMMUNICATION</w:t>
            </w:r>
          </w:p>
          <w:p w14:paraId="68D2F337" w14:textId="77777777" w:rsidR="00D10D57" w:rsidRDefault="00D10D57">
            <w:pPr>
              <w:pStyle w:val="Paragraphedeliste"/>
              <w:numPr>
                <w:ilvl w:val="0"/>
                <w:numId w:val="2"/>
              </w:numPr>
              <w:jc w:val="both"/>
              <w:pPrChange w:id="537" w:author="Rojo" w:date="2021-06-30T17:33:00Z">
                <w:pPr>
                  <w:pStyle w:val="Paragraphedeliste"/>
                  <w:numPr>
                    <w:numId w:val="8"/>
                  </w:numPr>
                  <w:ind w:hanging="360"/>
                  <w:jc w:val="both"/>
                </w:pPr>
              </w:pPrChange>
            </w:pPr>
            <w:r>
              <w:t>DAF</w:t>
            </w:r>
          </w:p>
          <w:p w14:paraId="7FC96C4E" w14:textId="77777777" w:rsidR="00D10D57" w:rsidRDefault="00D10D57">
            <w:pPr>
              <w:pStyle w:val="Paragraphedeliste"/>
              <w:numPr>
                <w:ilvl w:val="0"/>
                <w:numId w:val="2"/>
              </w:numPr>
              <w:jc w:val="both"/>
              <w:pPrChange w:id="538" w:author="Rojo" w:date="2021-06-30T17:33:00Z">
                <w:pPr>
                  <w:pStyle w:val="Paragraphedeliste"/>
                  <w:numPr>
                    <w:numId w:val="8"/>
                  </w:numPr>
                  <w:ind w:hanging="360"/>
                  <w:jc w:val="both"/>
                </w:pPr>
              </w:pPrChange>
            </w:pPr>
            <w:r>
              <w:t>FINANCE</w:t>
            </w:r>
          </w:p>
          <w:p w14:paraId="6D4CD8AE" w14:textId="77777777" w:rsidR="00D10D57" w:rsidRDefault="00D10D57">
            <w:pPr>
              <w:pStyle w:val="Paragraphedeliste"/>
              <w:numPr>
                <w:ilvl w:val="0"/>
                <w:numId w:val="2"/>
              </w:numPr>
              <w:jc w:val="both"/>
              <w:pPrChange w:id="539" w:author="Rojo" w:date="2021-06-30T17:33:00Z">
                <w:pPr>
                  <w:pStyle w:val="Paragraphedeliste"/>
                  <w:numPr>
                    <w:numId w:val="8"/>
                  </w:numPr>
                  <w:ind w:hanging="360"/>
                  <w:jc w:val="both"/>
                </w:pPr>
              </w:pPrChange>
            </w:pPr>
            <w:r>
              <w:t>INFO</w:t>
            </w:r>
          </w:p>
          <w:p w14:paraId="38217E3A" w14:textId="77777777" w:rsidR="00D10D57" w:rsidRDefault="00D10D57">
            <w:pPr>
              <w:pStyle w:val="Paragraphedeliste"/>
              <w:numPr>
                <w:ilvl w:val="0"/>
                <w:numId w:val="2"/>
              </w:numPr>
              <w:jc w:val="both"/>
              <w:pPrChange w:id="540" w:author="Rojo" w:date="2021-06-30T17:33:00Z">
                <w:pPr>
                  <w:pStyle w:val="Paragraphedeliste"/>
                  <w:numPr>
                    <w:numId w:val="8"/>
                  </w:numPr>
                  <w:ind w:hanging="360"/>
                  <w:jc w:val="both"/>
                </w:pPr>
              </w:pPrChange>
            </w:pPr>
            <w:r>
              <w:t>ORGA</w:t>
            </w:r>
          </w:p>
          <w:p w14:paraId="77F44A03" w14:textId="77777777" w:rsidR="00D10D57" w:rsidRDefault="00D10D57">
            <w:pPr>
              <w:pStyle w:val="Paragraphedeliste"/>
              <w:numPr>
                <w:ilvl w:val="0"/>
                <w:numId w:val="2"/>
              </w:numPr>
              <w:jc w:val="both"/>
              <w:pPrChange w:id="541" w:author="Rojo" w:date="2021-06-30T17:33:00Z">
                <w:pPr>
                  <w:pStyle w:val="Paragraphedeliste"/>
                  <w:numPr>
                    <w:numId w:val="8"/>
                  </w:numPr>
                  <w:ind w:hanging="360"/>
                  <w:jc w:val="both"/>
                </w:pPr>
              </w:pPrChange>
            </w:pPr>
            <w:r>
              <w:t>QUALITE</w:t>
            </w:r>
          </w:p>
          <w:p w14:paraId="71C85836" w14:textId="77777777" w:rsidR="00D10D57" w:rsidRDefault="00D10D57">
            <w:pPr>
              <w:pStyle w:val="Paragraphedeliste"/>
              <w:numPr>
                <w:ilvl w:val="0"/>
                <w:numId w:val="2"/>
              </w:numPr>
              <w:jc w:val="both"/>
              <w:pPrChange w:id="542" w:author="Rojo" w:date="2021-06-30T17:33:00Z">
                <w:pPr>
                  <w:pStyle w:val="Paragraphedeliste"/>
                  <w:numPr>
                    <w:numId w:val="8"/>
                  </w:numPr>
                  <w:ind w:hanging="360"/>
                  <w:jc w:val="both"/>
                </w:pPr>
              </w:pPrChange>
            </w:pPr>
            <w:r>
              <w:t>RHC</w:t>
            </w:r>
          </w:p>
          <w:p w14:paraId="2DED0B07" w14:textId="77777777" w:rsidR="00D10D57" w:rsidRDefault="00D10D57">
            <w:pPr>
              <w:pStyle w:val="Paragraphedeliste"/>
              <w:numPr>
                <w:ilvl w:val="0"/>
                <w:numId w:val="2"/>
              </w:numPr>
              <w:jc w:val="both"/>
              <w:pPrChange w:id="543" w:author="Rojo" w:date="2021-06-30T17:33:00Z">
                <w:pPr>
                  <w:pStyle w:val="Paragraphedeliste"/>
                  <w:numPr>
                    <w:numId w:val="8"/>
                  </w:numPr>
                  <w:ind w:hanging="360"/>
                  <w:jc w:val="both"/>
                </w:pPr>
              </w:pPrChange>
            </w:pPr>
            <w:r>
              <w:t>RHI</w:t>
            </w:r>
          </w:p>
        </w:tc>
      </w:tr>
      <w:tr w:rsidR="00D10D57" w14:paraId="51EB04E9" w14:textId="77777777" w:rsidTr="00FE542D">
        <w:tc>
          <w:tcPr>
            <w:tcW w:w="2689" w:type="dxa"/>
          </w:tcPr>
          <w:p w14:paraId="3FBA69A0" w14:textId="77777777" w:rsidR="00D10D57" w:rsidRDefault="00D10D57" w:rsidP="00D10D57">
            <w:pPr>
              <w:tabs>
                <w:tab w:val="left" w:pos="1155"/>
              </w:tabs>
              <w:jc w:val="both"/>
            </w:pPr>
            <w:r>
              <w:lastRenderedPageBreak/>
              <w:t>Logo</w:t>
            </w:r>
          </w:p>
        </w:tc>
        <w:tc>
          <w:tcPr>
            <w:tcW w:w="6373" w:type="dxa"/>
          </w:tcPr>
          <w:p w14:paraId="6D72F7C3" w14:textId="77777777" w:rsidR="00D10D57" w:rsidRDefault="00D10D57">
            <w:pPr>
              <w:pStyle w:val="Paragraphedeliste"/>
              <w:numPr>
                <w:ilvl w:val="0"/>
                <w:numId w:val="1"/>
              </w:numPr>
              <w:jc w:val="both"/>
              <w:pPrChange w:id="544" w:author="Rojo" w:date="2021-06-30T17:33:00Z">
                <w:pPr>
                  <w:pStyle w:val="Paragraphedeliste"/>
                  <w:numPr>
                    <w:numId w:val="5"/>
                  </w:numPr>
                  <w:ind w:left="1440" w:hanging="360"/>
                  <w:jc w:val="both"/>
                </w:pPr>
              </w:pPrChange>
            </w:pPr>
            <w:r>
              <w:t>Bouton cliquable</w:t>
            </w:r>
          </w:p>
          <w:p w14:paraId="6E97EF78" w14:textId="77777777" w:rsidR="00D10D57" w:rsidRDefault="00D10D57">
            <w:pPr>
              <w:pStyle w:val="Paragraphedeliste"/>
              <w:numPr>
                <w:ilvl w:val="0"/>
                <w:numId w:val="1"/>
              </w:numPr>
              <w:jc w:val="both"/>
              <w:pPrChange w:id="545" w:author="Rojo" w:date="2021-06-30T17:33:00Z">
                <w:pPr>
                  <w:pStyle w:val="Paragraphedeliste"/>
                  <w:numPr>
                    <w:numId w:val="5"/>
                  </w:numPr>
                  <w:ind w:left="1440" w:hanging="360"/>
                  <w:jc w:val="both"/>
                </w:pPr>
              </w:pPrChange>
            </w:pPr>
            <w:r>
              <w:t>Permet l’activation et la désactivation du mode administrateur</w:t>
            </w:r>
          </w:p>
          <w:p w14:paraId="55CAC3B5" w14:textId="77777777" w:rsidR="00D10D57" w:rsidRDefault="00D10D57">
            <w:pPr>
              <w:pStyle w:val="Paragraphedeliste"/>
              <w:numPr>
                <w:ilvl w:val="0"/>
                <w:numId w:val="1"/>
              </w:numPr>
              <w:jc w:val="both"/>
              <w:pPrChange w:id="546" w:author="Rojo" w:date="2021-06-30T17:33:00Z">
                <w:pPr>
                  <w:pStyle w:val="Paragraphedeliste"/>
                  <w:numPr>
                    <w:numId w:val="5"/>
                  </w:numPr>
                  <w:ind w:left="1440" w:hanging="360"/>
                  <w:jc w:val="both"/>
                </w:pPr>
              </w:pPrChange>
            </w:pPr>
            <w:r>
              <w:t>Renvoie à la première page de l’interface d’exploration (en lecture seule) de Trombinoscope au clic si le mode « administrateur » est « off »</w:t>
            </w:r>
          </w:p>
          <w:p w14:paraId="5EC2CCFF" w14:textId="77777777" w:rsidR="00D10D57" w:rsidRDefault="00D10D57">
            <w:pPr>
              <w:pStyle w:val="Paragraphedeliste"/>
              <w:numPr>
                <w:ilvl w:val="0"/>
                <w:numId w:val="1"/>
              </w:numPr>
              <w:jc w:val="both"/>
              <w:pPrChange w:id="547" w:author="Rojo" w:date="2021-06-30T17:33:00Z">
                <w:pPr>
                  <w:pStyle w:val="Paragraphedeliste"/>
                  <w:numPr>
                    <w:numId w:val="5"/>
                  </w:numPr>
                  <w:ind w:left="1440" w:hanging="360"/>
                  <w:jc w:val="both"/>
                </w:pPr>
              </w:pPrChange>
            </w:pPr>
            <w:r>
              <w:t>Permet l’apparition des divers menus et onglets d’administrations RHI au clic si le mode « administrateur » est « on »</w:t>
            </w:r>
          </w:p>
          <w:p w14:paraId="723F2F18" w14:textId="77777777" w:rsidR="00D10D57" w:rsidRDefault="00D10D57">
            <w:pPr>
              <w:pStyle w:val="Paragraphedeliste"/>
              <w:numPr>
                <w:ilvl w:val="0"/>
                <w:numId w:val="1"/>
              </w:numPr>
              <w:jc w:val="both"/>
              <w:pPrChange w:id="548" w:author="Rojo" w:date="2021-06-30T17:33:00Z">
                <w:pPr>
                  <w:pStyle w:val="Paragraphedeliste"/>
                  <w:numPr>
                    <w:numId w:val="5"/>
                  </w:numPr>
                  <w:ind w:left="1440" w:hanging="360"/>
                  <w:jc w:val="both"/>
                </w:pPr>
              </w:pPrChange>
            </w:pPr>
            <w:r>
              <w:t>Doit comporter un fond en vert lorsque le mode administrateur est « on »</w:t>
            </w:r>
          </w:p>
          <w:p w14:paraId="7CFEB176" w14:textId="77777777" w:rsidR="00D10D57" w:rsidRDefault="00D10D57">
            <w:pPr>
              <w:pStyle w:val="Paragraphedeliste"/>
              <w:numPr>
                <w:ilvl w:val="0"/>
                <w:numId w:val="1"/>
              </w:numPr>
              <w:jc w:val="both"/>
              <w:pPrChange w:id="549" w:author="Rojo" w:date="2021-06-30T17:33:00Z">
                <w:pPr>
                  <w:pStyle w:val="Paragraphedeliste"/>
                  <w:numPr>
                    <w:numId w:val="5"/>
                  </w:numPr>
                  <w:ind w:left="1440" w:hanging="360"/>
                  <w:jc w:val="both"/>
                </w:pPr>
              </w:pPrChange>
            </w:pPr>
            <w:r>
              <w:t>Ne doit comporter aucun fond (fond blanc) lorsque le mode administrateur est « off »</w:t>
            </w:r>
          </w:p>
        </w:tc>
      </w:tr>
      <w:tr w:rsidR="00D10D57" w14:paraId="12FB99C6" w14:textId="77777777" w:rsidTr="00FE542D">
        <w:tc>
          <w:tcPr>
            <w:tcW w:w="2689" w:type="dxa"/>
          </w:tcPr>
          <w:p w14:paraId="40284107" w14:textId="77777777" w:rsidR="00D10D57" w:rsidRDefault="00D10D57" w:rsidP="00D10D57">
            <w:pPr>
              <w:tabs>
                <w:tab w:val="left" w:pos="1155"/>
              </w:tabs>
              <w:jc w:val="both"/>
            </w:pPr>
            <w:r>
              <w:t>Onglet « Ajouter personnel »</w:t>
            </w:r>
          </w:p>
        </w:tc>
        <w:tc>
          <w:tcPr>
            <w:tcW w:w="6373" w:type="dxa"/>
          </w:tcPr>
          <w:p w14:paraId="63536FF9" w14:textId="77777777" w:rsidR="00D10D57" w:rsidRDefault="00D10D57" w:rsidP="00D10D57">
            <w:pPr>
              <w:jc w:val="both"/>
            </w:pPr>
            <w:r>
              <w:t>Redirige vers un formulaire d’ajout de personnel</w:t>
            </w:r>
          </w:p>
        </w:tc>
      </w:tr>
      <w:tr w:rsidR="00D10D57" w14:paraId="69E51B22" w14:textId="77777777" w:rsidTr="00FE542D">
        <w:tc>
          <w:tcPr>
            <w:tcW w:w="2689" w:type="dxa"/>
          </w:tcPr>
          <w:p w14:paraId="5946ED23" w14:textId="77777777" w:rsidR="00D10D57" w:rsidRDefault="00D10D57" w:rsidP="00D10D57">
            <w:pPr>
              <w:tabs>
                <w:tab w:val="left" w:pos="1155"/>
              </w:tabs>
              <w:jc w:val="both"/>
            </w:pPr>
            <w:r>
              <w:t>Onglet « Liste du personnel »</w:t>
            </w:r>
          </w:p>
        </w:tc>
        <w:tc>
          <w:tcPr>
            <w:tcW w:w="6373" w:type="dxa"/>
          </w:tcPr>
          <w:p w14:paraId="11043800" w14:textId="77777777" w:rsidR="00D10D57" w:rsidRDefault="00D10D57" w:rsidP="00D10D57">
            <w:pPr>
              <w:jc w:val="both"/>
            </w:pPr>
            <w:r>
              <w:t>Redirige vers une page qui liste les personnels de FTHM distinguant les habilités et déshabilités</w:t>
            </w:r>
          </w:p>
        </w:tc>
      </w:tr>
      <w:tr w:rsidR="00D10D57" w14:paraId="37793F5D" w14:textId="77777777" w:rsidTr="00FE542D">
        <w:tc>
          <w:tcPr>
            <w:tcW w:w="2689" w:type="dxa"/>
          </w:tcPr>
          <w:p w14:paraId="154EDDF7" w14:textId="77777777" w:rsidR="00D10D57" w:rsidRDefault="00D10D57" w:rsidP="00D10D57">
            <w:pPr>
              <w:tabs>
                <w:tab w:val="left" w:pos="1155"/>
              </w:tabs>
              <w:jc w:val="both"/>
            </w:pPr>
            <w:r>
              <w:t>Onglet « Archives » </w:t>
            </w:r>
          </w:p>
        </w:tc>
        <w:tc>
          <w:tcPr>
            <w:tcW w:w="6373" w:type="dxa"/>
          </w:tcPr>
          <w:p w14:paraId="0DA614D1" w14:textId="77777777" w:rsidR="00D10D57" w:rsidRDefault="00D10D57" w:rsidP="00D10D57">
            <w:pPr>
              <w:jc w:val="both"/>
            </w:pPr>
            <w:r>
              <w:t>Redirige vers une page de possibilité de restauration</w:t>
            </w:r>
          </w:p>
        </w:tc>
      </w:tr>
      <w:tr w:rsidR="00D10D57" w14:paraId="4710F17E" w14:textId="77777777" w:rsidTr="00FE542D">
        <w:tc>
          <w:tcPr>
            <w:tcW w:w="2689" w:type="dxa"/>
          </w:tcPr>
          <w:p w14:paraId="4180976B" w14:textId="77777777" w:rsidR="00D10D57" w:rsidRDefault="00D10D57" w:rsidP="00D10D57">
            <w:pPr>
              <w:jc w:val="both"/>
            </w:pPr>
            <w:r>
              <w:t>Barre de recherche</w:t>
            </w:r>
          </w:p>
        </w:tc>
        <w:tc>
          <w:tcPr>
            <w:tcW w:w="6373" w:type="dxa"/>
          </w:tcPr>
          <w:p w14:paraId="7D3DCC65" w14:textId="77777777" w:rsidR="00D10D57" w:rsidRDefault="00D10D57">
            <w:pPr>
              <w:pStyle w:val="Paragraphedeliste"/>
              <w:numPr>
                <w:ilvl w:val="0"/>
                <w:numId w:val="1"/>
              </w:numPr>
              <w:jc w:val="both"/>
              <w:pPrChange w:id="550" w:author="Rojo" w:date="2021-06-30T17:33:00Z">
                <w:pPr>
                  <w:pStyle w:val="Paragraphedeliste"/>
                  <w:numPr>
                    <w:numId w:val="5"/>
                  </w:numPr>
                  <w:ind w:left="1440" w:hanging="360"/>
                  <w:jc w:val="both"/>
                </w:pPr>
              </w:pPrChange>
            </w:pPr>
            <w:r>
              <w:t>Champ de saisie d’un mot clé à rechercher</w:t>
            </w:r>
          </w:p>
          <w:p w14:paraId="46D72771" w14:textId="77777777" w:rsidR="00D10D57" w:rsidRDefault="00D10D57">
            <w:pPr>
              <w:pStyle w:val="Paragraphedeliste"/>
              <w:numPr>
                <w:ilvl w:val="0"/>
                <w:numId w:val="1"/>
              </w:numPr>
              <w:jc w:val="both"/>
              <w:pPrChange w:id="551" w:author="Rojo" w:date="2021-06-30T17:33:00Z">
                <w:pPr>
                  <w:pStyle w:val="Paragraphedeliste"/>
                  <w:numPr>
                    <w:numId w:val="5"/>
                  </w:numPr>
                  <w:ind w:left="1440" w:hanging="360"/>
                  <w:jc w:val="both"/>
                </w:pPr>
              </w:pPrChange>
            </w:pPr>
            <w:r>
              <w:t>Bouton avec icône « recherche » : affiche les résultats d’une recherche au clic.</w:t>
            </w:r>
          </w:p>
        </w:tc>
      </w:tr>
      <w:tr w:rsidR="00D10D57" w14:paraId="436E18A4" w14:textId="77777777" w:rsidTr="00FE542D">
        <w:tc>
          <w:tcPr>
            <w:tcW w:w="2689" w:type="dxa"/>
          </w:tcPr>
          <w:p w14:paraId="700D47A3" w14:textId="77777777" w:rsidR="00D10D57" w:rsidRDefault="00D10D57" w:rsidP="00D10D57">
            <w:pPr>
              <w:jc w:val="both"/>
            </w:pPr>
            <w:r>
              <w:t>Déconnexion</w:t>
            </w:r>
          </w:p>
        </w:tc>
        <w:tc>
          <w:tcPr>
            <w:tcW w:w="6373" w:type="dxa"/>
          </w:tcPr>
          <w:p w14:paraId="48822263" w14:textId="77777777" w:rsidR="00D10D57" w:rsidRDefault="00D10D57" w:rsidP="00D10D57">
            <w:pPr>
              <w:jc w:val="both"/>
            </w:pPr>
            <w:r>
              <w:t>L’icône déconnexion déconnecte l’utilisateur et le redirige vers la page d’authentification.</w:t>
            </w:r>
          </w:p>
        </w:tc>
      </w:tr>
      <w:tr w:rsidR="00D10D57" w14:paraId="5976F2BD" w14:textId="77777777" w:rsidTr="00FE542D">
        <w:tc>
          <w:tcPr>
            <w:tcW w:w="2689" w:type="dxa"/>
          </w:tcPr>
          <w:p w14:paraId="71B41BE6" w14:textId="77777777" w:rsidR="00D10D57" w:rsidRPr="008E508A" w:rsidRDefault="00D10D57" w:rsidP="00D10D57">
            <w:pPr>
              <w:jc w:val="both"/>
            </w:pPr>
            <w:r>
              <w:t>Section d’affichage des personnels</w:t>
            </w:r>
          </w:p>
        </w:tc>
        <w:tc>
          <w:tcPr>
            <w:tcW w:w="6373" w:type="dxa"/>
          </w:tcPr>
          <w:p w14:paraId="259F3BF8" w14:textId="77777777" w:rsidR="00D10D57" w:rsidRDefault="00D10D57" w:rsidP="00D10D57">
            <w:pPr>
              <w:jc w:val="both"/>
            </w:pPr>
            <w:r>
              <w:t>Elle est composée :</w:t>
            </w:r>
          </w:p>
          <w:p w14:paraId="68CC64D8" w14:textId="77777777" w:rsidR="00D10D57" w:rsidRDefault="00D10D57">
            <w:pPr>
              <w:pStyle w:val="Paragraphedeliste"/>
              <w:numPr>
                <w:ilvl w:val="0"/>
                <w:numId w:val="1"/>
              </w:numPr>
              <w:jc w:val="both"/>
              <w:pPrChange w:id="552" w:author="Rojo" w:date="2021-06-30T17:33:00Z">
                <w:pPr>
                  <w:pStyle w:val="Paragraphedeliste"/>
                  <w:numPr>
                    <w:numId w:val="5"/>
                  </w:numPr>
                  <w:ind w:left="1440" w:hanging="360"/>
                  <w:jc w:val="both"/>
                </w:pPr>
              </w:pPrChange>
            </w:pPr>
            <w:r>
              <w:t>De bouton sur chaque profil utilisateur qui au clic déroule une liste d’options :</w:t>
            </w:r>
          </w:p>
          <w:p w14:paraId="0445A4D0" w14:textId="77777777" w:rsidR="00D10D57" w:rsidRDefault="00D10D57">
            <w:pPr>
              <w:pStyle w:val="Paragraphedeliste"/>
              <w:numPr>
                <w:ilvl w:val="0"/>
                <w:numId w:val="5"/>
              </w:numPr>
              <w:jc w:val="both"/>
              <w:pPrChange w:id="553" w:author="Rojo" w:date="2021-06-30T17:33:00Z">
                <w:pPr>
                  <w:pStyle w:val="Paragraphedeliste"/>
                  <w:numPr>
                    <w:numId w:val="11"/>
                  </w:numPr>
                  <w:ind w:hanging="360"/>
                  <w:jc w:val="both"/>
                </w:pPr>
              </w:pPrChange>
            </w:pPr>
            <w:r>
              <w:t>Modifier le profil : redirige vers un formulaire de modification du personnel ;</w:t>
            </w:r>
          </w:p>
          <w:p w14:paraId="7ED07A14" w14:textId="77777777" w:rsidR="00D10D57" w:rsidRDefault="00D10D57">
            <w:pPr>
              <w:pStyle w:val="Paragraphedeliste"/>
              <w:numPr>
                <w:ilvl w:val="0"/>
                <w:numId w:val="5"/>
              </w:numPr>
              <w:jc w:val="both"/>
              <w:pPrChange w:id="554" w:author="Rojo" w:date="2021-06-30T17:33:00Z">
                <w:pPr>
                  <w:pStyle w:val="Paragraphedeliste"/>
                  <w:numPr>
                    <w:numId w:val="11"/>
                  </w:numPr>
                  <w:ind w:hanging="360"/>
                  <w:jc w:val="both"/>
                </w:pPr>
              </w:pPrChange>
            </w:pPr>
            <w:r>
              <w:t>Supprimer le profil : supprime le personnel ;</w:t>
            </w:r>
          </w:p>
          <w:p w14:paraId="1EE84C26" w14:textId="77777777" w:rsidR="00D10D57" w:rsidRDefault="00D10D57">
            <w:pPr>
              <w:pStyle w:val="Paragraphedeliste"/>
              <w:numPr>
                <w:ilvl w:val="0"/>
                <w:numId w:val="5"/>
              </w:numPr>
              <w:jc w:val="both"/>
              <w:pPrChange w:id="555" w:author="Rojo" w:date="2021-06-30T17:33:00Z">
                <w:pPr>
                  <w:pStyle w:val="Paragraphedeliste"/>
                  <w:numPr>
                    <w:numId w:val="11"/>
                  </w:numPr>
                  <w:ind w:hanging="360"/>
                  <w:jc w:val="both"/>
                </w:pPr>
              </w:pPrChange>
            </w:pPr>
            <w:r>
              <w:t>Gérer la demande d’habilitation : redirige vers une page de gestion d’habilitation.</w:t>
            </w:r>
          </w:p>
          <w:p w14:paraId="50BE2372" w14:textId="77777777" w:rsidR="00D10D57" w:rsidRDefault="00D10D57">
            <w:pPr>
              <w:pStyle w:val="Paragraphedeliste"/>
              <w:numPr>
                <w:ilvl w:val="0"/>
                <w:numId w:val="1"/>
              </w:numPr>
              <w:jc w:val="both"/>
              <w:pPrChange w:id="556" w:author="Rojo" w:date="2021-06-30T17:33:00Z">
                <w:pPr>
                  <w:pStyle w:val="Paragraphedeliste"/>
                  <w:numPr>
                    <w:numId w:val="5"/>
                  </w:numPr>
                  <w:ind w:left="1440" w:hanging="360"/>
                  <w:jc w:val="both"/>
                </w:pPr>
              </w:pPrChange>
            </w:pPr>
            <w:r>
              <w:t>De photos : illustrations des personnes concernées</w:t>
            </w:r>
          </w:p>
          <w:p w14:paraId="2962BDDB" w14:textId="77777777" w:rsidR="00D10D57" w:rsidRDefault="00D10D57">
            <w:pPr>
              <w:pStyle w:val="Paragraphedeliste"/>
              <w:numPr>
                <w:ilvl w:val="0"/>
                <w:numId w:val="1"/>
              </w:numPr>
              <w:jc w:val="both"/>
              <w:pPrChange w:id="557" w:author="Rojo" w:date="2021-06-30T17:33:00Z">
                <w:pPr>
                  <w:pStyle w:val="Paragraphedeliste"/>
                  <w:numPr>
                    <w:numId w:val="5"/>
                  </w:numPr>
                  <w:ind w:left="1440" w:hanging="360"/>
                  <w:jc w:val="both"/>
                </w:pPr>
              </w:pPrChange>
            </w:pPr>
            <w:r>
              <w:t>De prénoms, noms et fonctions des personnes au sein de FTHM</w:t>
            </w:r>
          </w:p>
          <w:p w14:paraId="4C1A548C" w14:textId="77777777" w:rsidR="00D10D57" w:rsidRDefault="00D10D57">
            <w:pPr>
              <w:pStyle w:val="Paragraphedeliste"/>
              <w:numPr>
                <w:ilvl w:val="0"/>
                <w:numId w:val="1"/>
              </w:numPr>
              <w:jc w:val="both"/>
              <w:pPrChange w:id="558" w:author="Rojo" w:date="2021-06-30T17:33:00Z">
                <w:pPr>
                  <w:pStyle w:val="Paragraphedeliste"/>
                  <w:numPr>
                    <w:numId w:val="5"/>
                  </w:numPr>
                  <w:ind w:left="1440" w:hanging="360"/>
                  <w:jc w:val="both"/>
                </w:pPr>
              </w:pPrChange>
            </w:pPr>
            <w:r>
              <w:t>D’icônes mails : affiche le mail de la personne au survol de la souris</w:t>
            </w:r>
          </w:p>
          <w:p w14:paraId="292A5E78" w14:textId="77777777" w:rsidR="00D10D57" w:rsidRDefault="00D10D57">
            <w:pPr>
              <w:pStyle w:val="Paragraphedeliste"/>
              <w:numPr>
                <w:ilvl w:val="0"/>
                <w:numId w:val="1"/>
              </w:numPr>
              <w:jc w:val="both"/>
              <w:pPrChange w:id="559" w:author="Rojo" w:date="2021-06-30T17:33:00Z">
                <w:pPr>
                  <w:pStyle w:val="Paragraphedeliste"/>
                  <w:numPr>
                    <w:numId w:val="5"/>
                  </w:numPr>
                  <w:ind w:left="1440" w:hanging="360"/>
                  <w:jc w:val="both"/>
                </w:pPr>
              </w:pPrChange>
            </w:pPr>
            <w:r>
              <w:t>D’icônes téléphones : affiche le numéro de la personne au survol de la souris</w:t>
            </w:r>
          </w:p>
        </w:tc>
      </w:tr>
      <w:tr w:rsidR="00D10D57" w14:paraId="7BD7853E" w14:textId="77777777" w:rsidTr="00FE542D">
        <w:tc>
          <w:tcPr>
            <w:tcW w:w="2689" w:type="dxa"/>
          </w:tcPr>
          <w:p w14:paraId="434B31FF" w14:textId="77777777" w:rsidR="00D10D57" w:rsidRDefault="00D10D57" w:rsidP="00D10D57">
            <w:pPr>
              <w:jc w:val="both"/>
            </w:pPr>
            <w:r w:rsidRPr="0038344E">
              <w:rPr>
                <w:b/>
              </w:rPr>
              <w:t>Règles de gestion</w:t>
            </w:r>
          </w:p>
        </w:tc>
        <w:tc>
          <w:tcPr>
            <w:tcW w:w="6373" w:type="dxa"/>
          </w:tcPr>
          <w:p w14:paraId="36C9EEB6" w14:textId="77777777" w:rsidR="00D10D57" w:rsidRDefault="00D10D57">
            <w:pPr>
              <w:pStyle w:val="Paragraphedeliste"/>
              <w:numPr>
                <w:ilvl w:val="0"/>
                <w:numId w:val="3"/>
              </w:numPr>
              <w:jc w:val="both"/>
              <w:pPrChange w:id="560" w:author="Rojo" w:date="2021-06-30T17:33:00Z">
                <w:pPr>
                  <w:pStyle w:val="Paragraphedeliste"/>
                  <w:numPr>
                    <w:numId w:val="9"/>
                  </w:numPr>
                  <w:ind w:hanging="360"/>
                  <w:jc w:val="both"/>
                </w:pPr>
              </w:pPrChange>
            </w:pPr>
            <w:r>
              <w:t>Le bouton permettant d’avoir les options « modifier le profil », « Supprimer le profil » et « Gérer la demande d’habilitation » doit aussi apparaître sur les résultats de recherches lorsque le mode administrateur est « on »</w:t>
            </w:r>
          </w:p>
        </w:tc>
      </w:tr>
    </w:tbl>
    <w:p w14:paraId="161FA685" w14:textId="77777777" w:rsidR="00D10D57" w:rsidRPr="002517F1" w:rsidRDefault="00D10D57" w:rsidP="00D10D57"/>
    <w:p w14:paraId="5743EDB1" w14:textId="77777777" w:rsidR="00D10D57" w:rsidRDefault="00D10D57" w:rsidP="00D10D57">
      <w:pPr>
        <w:pStyle w:val="Titre3"/>
      </w:pPr>
      <w:bookmarkStart w:id="561" w:name="_Toc76128488"/>
      <w:r w:rsidRPr="00EB4204">
        <w:t>Ajouter</w:t>
      </w:r>
      <w:r>
        <w:t xml:space="preserve"> un </w:t>
      </w:r>
      <w:r w:rsidRPr="00EB4204">
        <w:t>personnel</w:t>
      </w:r>
      <w:bookmarkEnd w:id="561"/>
    </w:p>
    <w:p w14:paraId="6402940A" w14:textId="77777777" w:rsidR="00D10D57" w:rsidRDefault="00D10D57" w:rsidP="00D10D57">
      <w:pPr>
        <w:ind w:firstLine="708"/>
        <w:jc w:val="both"/>
      </w:pPr>
      <w:r>
        <w:t xml:space="preserve">Lors du recrutement d’un nouveau consultant, il est nécessaire de l’insérer dans Trombinoscope. C’est là que  l’administrateur RHI doit intervenir pour faire cet ajout. Il existe deux types de personnels qui sont : </w:t>
      </w:r>
    </w:p>
    <w:p w14:paraId="51F61D52" w14:textId="77777777" w:rsidR="00D10D57" w:rsidRDefault="00D10D57">
      <w:pPr>
        <w:pStyle w:val="Paragraphedeliste"/>
        <w:numPr>
          <w:ilvl w:val="0"/>
          <w:numId w:val="1"/>
        </w:numPr>
        <w:jc w:val="both"/>
        <w:pPrChange w:id="562" w:author="Rojo" w:date="2021-06-30T17:33:00Z">
          <w:pPr>
            <w:pStyle w:val="Paragraphedeliste"/>
            <w:numPr>
              <w:numId w:val="5"/>
            </w:numPr>
            <w:ind w:left="1440" w:hanging="360"/>
            <w:jc w:val="both"/>
          </w:pPr>
        </w:pPrChange>
      </w:pPr>
      <w:r>
        <w:t>Associé</w:t>
      </w:r>
    </w:p>
    <w:p w14:paraId="69CFBCE3" w14:textId="77777777" w:rsidR="00D10D57" w:rsidRDefault="00D10D57">
      <w:pPr>
        <w:pStyle w:val="Paragraphedeliste"/>
        <w:numPr>
          <w:ilvl w:val="0"/>
          <w:numId w:val="1"/>
        </w:numPr>
        <w:jc w:val="both"/>
        <w:pPrChange w:id="563" w:author="Rojo" w:date="2021-06-30T17:33:00Z">
          <w:pPr>
            <w:pStyle w:val="Paragraphedeliste"/>
            <w:numPr>
              <w:numId w:val="5"/>
            </w:numPr>
            <w:ind w:left="1440" w:hanging="360"/>
            <w:jc w:val="both"/>
          </w:pPr>
        </w:pPrChange>
      </w:pPr>
      <w:r>
        <w:t>Consultant</w:t>
      </w:r>
    </w:p>
    <w:p w14:paraId="618E3218" w14:textId="77777777" w:rsidR="00D10D57" w:rsidRDefault="00D10D57" w:rsidP="009561F2">
      <w:pPr>
        <w:pStyle w:val="Titre4"/>
        <w:numPr>
          <w:ilvl w:val="0"/>
          <w:numId w:val="14"/>
        </w:numPr>
        <w:pPrChange w:id="564" w:author="Rojo" w:date="2021-07-01T19:41:00Z">
          <w:pPr>
            <w:pStyle w:val="Titre4"/>
            <w:numPr>
              <w:numId w:val="29"/>
            </w:numPr>
            <w:tabs>
              <w:tab w:val="num" w:pos="360"/>
              <w:tab w:val="num" w:pos="720"/>
            </w:tabs>
            <w:ind w:left="720" w:hanging="720"/>
          </w:pPr>
        </w:pPrChange>
      </w:pPr>
      <w:bookmarkStart w:id="565" w:name="_Toc76128489"/>
      <w:r>
        <w:t>Ajout de personnel « Associé »</w:t>
      </w:r>
      <w:bookmarkEnd w:id="565"/>
    </w:p>
    <w:p w14:paraId="2724B68F" w14:textId="77777777" w:rsidR="00D10D57" w:rsidRPr="00B10E60" w:rsidRDefault="00D10D57" w:rsidP="00D10D57">
      <w:r>
        <w:t xml:space="preserve">La page d’ajout d’un associé est suggérée comme </w:t>
      </w:r>
      <w:commentRangeStart w:id="566"/>
      <w:commentRangeStart w:id="567"/>
      <w:commentRangeStart w:id="568"/>
      <w:r>
        <w:t>suit</w:t>
      </w:r>
      <w:commentRangeEnd w:id="566"/>
      <w:r>
        <w:rPr>
          <w:rStyle w:val="Marquedecommentaire"/>
        </w:rPr>
        <w:commentReference w:id="566"/>
      </w:r>
      <w:r>
        <w:t> </w:t>
      </w:r>
      <w:commentRangeEnd w:id="567"/>
      <w:r>
        <w:rPr>
          <w:rStyle w:val="Marquedecommentaire"/>
        </w:rPr>
        <w:commentReference w:id="567"/>
      </w:r>
      <w:commentRangeEnd w:id="568"/>
      <w:r>
        <w:rPr>
          <w:rStyle w:val="Marquedecommentaire"/>
        </w:rPr>
        <w:commentReference w:id="568"/>
      </w:r>
      <w:r>
        <w:t>:</w:t>
      </w:r>
    </w:p>
    <w:p w14:paraId="467C5EBF" w14:textId="77777777" w:rsidR="00D10D57" w:rsidRDefault="00D10D57" w:rsidP="00D10D57">
      <w:pPr>
        <w:ind w:firstLine="708"/>
        <w:jc w:val="both"/>
      </w:pPr>
      <w:r>
        <w:rPr>
          <w:noProof/>
          <w:lang w:eastAsia="fr-FR"/>
        </w:rPr>
        <w:drawing>
          <wp:inline distT="0" distB="0" distL="0" distR="0" wp14:anchorId="2AB435FA" wp14:editId="5E87752F">
            <wp:extent cx="5760720" cy="323977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iapositive8.PNG"/>
                    <pic:cNvPicPr/>
                  </pic:nvPicPr>
                  <pic:blipFill>
                    <a:blip r:embed="rId17">
                      <a:extLst>
                        <a:ext uri="{28A0092B-C50C-407E-A947-70E740481C1C}">
                          <a14:useLocalDpi xmlns:a14="http://schemas.microsoft.com/office/drawing/2010/main" val="0"/>
                        </a:ext>
                      </a:extLst>
                    </a:blip>
                    <a:stretch>
                      <a:fillRect/>
                    </a:stretch>
                  </pic:blipFill>
                  <pic:spPr>
                    <a:xfrm>
                      <a:off x="0" y="0"/>
                      <a:ext cx="5760720" cy="3239770"/>
                    </a:xfrm>
                    <a:prstGeom prst="rect">
                      <a:avLst/>
                    </a:prstGeom>
                  </pic:spPr>
                </pic:pic>
              </a:graphicData>
            </a:graphic>
          </wp:inline>
        </w:drawing>
      </w:r>
    </w:p>
    <w:p w14:paraId="2C4B9436" w14:textId="77777777" w:rsidR="00D10D57" w:rsidRDefault="00D10D57" w:rsidP="00D10D57">
      <w:pPr>
        <w:pStyle w:val="Lgende"/>
      </w:pPr>
      <w:bookmarkStart w:id="569" w:name="_Toc76128523"/>
      <w:r>
        <w:t xml:space="preserve">Figure </w:t>
      </w:r>
      <w:r>
        <w:fldChar w:fldCharType="begin"/>
      </w:r>
      <w:r>
        <w:instrText xml:space="preserve"> SEQ Figure \* ARABIC </w:instrText>
      </w:r>
      <w:r>
        <w:fldChar w:fldCharType="separate"/>
      </w:r>
      <w:r w:rsidR="001C3B3A">
        <w:rPr>
          <w:noProof/>
        </w:rPr>
        <w:t>7</w:t>
      </w:r>
      <w:r>
        <w:fldChar w:fldCharType="end"/>
      </w:r>
      <w:r>
        <w:t xml:space="preserve">: </w:t>
      </w:r>
      <w:r w:rsidRPr="00202432">
        <w:t>Présentation de la page d'ajout d'un associé</w:t>
      </w:r>
      <w:bookmarkEnd w:id="569"/>
    </w:p>
    <w:tbl>
      <w:tblPr>
        <w:tblStyle w:val="Grilledutableau"/>
        <w:tblW w:w="0" w:type="auto"/>
        <w:tblLook w:val="04A0" w:firstRow="1" w:lastRow="0" w:firstColumn="1" w:lastColumn="0" w:noHBand="0" w:noVBand="1"/>
      </w:tblPr>
      <w:tblGrid>
        <w:gridCol w:w="2689"/>
        <w:gridCol w:w="6373"/>
      </w:tblGrid>
      <w:tr w:rsidR="00D10D57" w14:paraId="0D99957D" w14:textId="77777777" w:rsidTr="00FE542D">
        <w:tc>
          <w:tcPr>
            <w:tcW w:w="9062" w:type="dxa"/>
            <w:gridSpan w:val="2"/>
          </w:tcPr>
          <w:p w14:paraId="6A81B8C0" w14:textId="77777777" w:rsidR="00D10D57" w:rsidRDefault="00D10D57" w:rsidP="00D10D57">
            <w:pPr>
              <w:jc w:val="center"/>
            </w:pPr>
            <w:r w:rsidRPr="00BE0BD5">
              <w:rPr>
                <w:b/>
              </w:rPr>
              <w:t>Fiche de description de fonctionnalité</w:t>
            </w:r>
          </w:p>
        </w:tc>
      </w:tr>
      <w:tr w:rsidR="00D10D57" w14:paraId="49008A74" w14:textId="77777777" w:rsidTr="00FE542D">
        <w:tc>
          <w:tcPr>
            <w:tcW w:w="2689" w:type="dxa"/>
          </w:tcPr>
          <w:p w14:paraId="580899ED" w14:textId="77777777" w:rsidR="00D10D57" w:rsidRDefault="00D10D57" w:rsidP="00D10D57">
            <w:r w:rsidRPr="00BE0BD5">
              <w:rPr>
                <w:b/>
              </w:rPr>
              <w:t>Nom de la fonctionnalité</w:t>
            </w:r>
          </w:p>
        </w:tc>
        <w:tc>
          <w:tcPr>
            <w:tcW w:w="6373" w:type="dxa"/>
          </w:tcPr>
          <w:p w14:paraId="5D05F7CE" w14:textId="77777777" w:rsidR="00D10D57" w:rsidRDefault="00D10D57" w:rsidP="00D10D57">
            <w:r>
              <w:t>Ajout d’un personnel « Associé »</w:t>
            </w:r>
          </w:p>
        </w:tc>
      </w:tr>
      <w:tr w:rsidR="00D10D57" w14:paraId="7BC4E39E" w14:textId="77777777" w:rsidTr="00FE542D">
        <w:tc>
          <w:tcPr>
            <w:tcW w:w="2689" w:type="dxa"/>
          </w:tcPr>
          <w:p w14:paraId="34CC5E35" w14:textId="77777777" w:rsidR="00D10D57" w:rsidRDefault="00D10D57" w:rsidP="00D10D57">
            <w:r w:rsidRPr="00BE0BD5">
              <w:rPr>
                <w:b/>
              </w:rPr>
              <w:t>Description sommaire</w:t>
            </w:r>
          </w:p>
        </w:tc>
        <w:tc>
          <w:tcPr>
            <w:tcW w:w="6373" w:type="dxa"/>
          </w:tcPr>
          <w:p w14:paraId="1F46D778" w14:textId="77777777" w:rsidR="00D10D57" w:rsidRDefault="00D10D57" w:rsidP="00D10D57">
            <w:r>
              <w:t>Cette fonctionnalité permet la création de nouveau personnel FTHM dans Trombinoscope dont la fonction est « Associé ».</w:t>
            </w:r>
          </w:p>
        </w:tc>
      </w:tr>
      <w:tr w:rsidR="00D10D57" w14:paraId="4862F2F7" w14:textId="77777777" w:rsidTr="00FE542D">
        <w:tc>
          <w:tcPr>
            <w:tcW w:w="2689" w:type="dxa"/>
          </w:tcPr>
          <w:p w14:paraId="4B5D1A1C" w14:textId="77777777" w:rsidR="00D10D57" w:rsidRDefault="00D10D57" w:rsidP="00D10D57">
            <w:r w:rsidRPr="001B2B57">
              <w:rPr>
                <w:b/>
              </w:rPr>
              <w:t>Fonctionnalités attendues</w:t>
            </w:r>
          </w:p>
        </w:tc>
        <w:tc>
          <w:tcPr>
            <w:tcW w:w="6373" w:type="dxa"/>
          </w:tcPr>
          <w:p w14:paraId="4DBF8BCC" w14:textId="77777777" w:rsidR="00D10D57" w:rsidRDefault="00D10D57" w:rsidP="00D10D57">
            <w:r>
              <w:t>A la validation du formulaire d’ajout du personnel, une nouvelle section représentant la personne ajoutée doit apparaitre. Le profil nouvellement créé doit être visible dans la première page de trombinoscope parmi les associés.</w:t>
            </w:r>
          </w:p>
        </w:tc>
      </w:tr>
      <w:tr w:rsidR="00D10D57" w14:paraId="72D8300A" w14:textId="77777777" w:rsidTr="00FE542D">
        <w:tc>
          <w:tcPr>
            <w:tcW w:w="2689" w:type="dxa"/>
          </w:tcPr>
          <w:p w14:paraId="170FD01D" w14:textId="77777777" w:rsidR="00D10D57" w:rsidRDefault="00D10D57" w:rsidP="00D10D57">
            <w:pPr>
              <w:jc w:val="both"/>
              <w:rPr>
                <w:b/>
              </w:rPr>
            </w:pPr>
            <w:r>
              <w:rPr>
                <w:b/>
              </w:rPr>
              <w:t>Input</w:t>
            </w:r>
          </w:p>
        </w:tc>
        <w:tc>
          <w:tcPr>
            <w:tcW w:w="6373" w:type="dxa"/>
          </w:tcPr>
          <w:p w14:paraId="54AFAEF8" w14:textId="77777777" w:rsidR="00D10D57" w:rsidRDefault="00D10D57" w:rsidP="00D10D57">
            <w:pPr>
              <w:jc w:val="both"/>
            </w:pPr>
            <w:r>
              <w:t>Choix « Associé » sélectionné sur le « Type d’utilisateur à créer »</w:t>
            </w:r>
          </w:p>
        </w:tc>
      </w:tr>
      <w:tr w:rsidR="00D10D57" w14:paraId="02DB7196" w14:textId="77777777" w:rsidTr="00FE542D">
        <w:tc>
          <w:tcPr>
            <w:tcW w:w="2689" w:type="dxa"/>
          </w:tcPr>
          <w:p w14:paraId="6AB7E891" w14:textId="77777777" w:rsidR="00D10D57" w:rsidRDefault="00D10D57" w:rsidP="00D10D57">
            <w:pPr>
              <w:jc w:val="both"/>
            </w:pPr>
            <w:r>
              <w:rPr>
                <w:b/>
              </w:rPr>
              <w:t>Composants</w:t>
            </w:r>
          </w:p>
          <w:p w14:paraId="2C61E31C" w14:textId="77777777" w:rsidR="00D10D57" w:rsidRPr="008E508A" w:rsidRDefault="00D10D57" w:rsidP="00D10D57">
            <w:pPr>
              <w:jc w:val="both"/>
            </w:pPr>
          </w:p>
        </w:tc>
        <w:tc>
          <w:tcPr>
            <w:tcW w:w="6373" w:type="dxa"/>
          </w:tcPr>
          <w:p w14:paraId="42527A3F" w14:textId="77777777" w:rsidR="00D10D57" w:rsidRDefault="00D10D57" w:rsidP="00D10D57">
            <w:pPr>
              <w:jc w:val="both"/>
            </w:pPr>
            <w:r>
              <w:t>Formulaire d’ajout d’un personnel composé de :</w:t>
            </w:r>
          </w:p>
          <w:p w14:paraId="71288AE4" w14:textId="77777777" w:rsidR="00D10D57" w:rsidRDefault="00D10D57">
            <w:pPr>
              <w:pStyle w:val="Paragraphedeliste"/>
              <w:numPr>
                <w:ilvl w:val="0"/>
                <w:numId w:val="1"/>
              </w:numPr>
              <w:jc w:val="both"/>
              <w:pPrChange w:id="570" w:author="Rojo" w:date="2021-06-30T17:33:00Z">
                <w:pPr>
                  <w:pStyle w:val="Paragraphedeliste"/>
                  <w:numPr>
                    <w:numId w:val="5"/>
                  </w:numPr>
                  <w:ind w:left="1440" w:hanging="360"/>
                  <w:jc w:val="both"/>
                </w:pPr>
              </w:pPrChange>
            </w:pPr>
            <w:r>
              <w:t>Choix du « Type d’utilisateur à créer » : le choix dans ce cas-ci est « Associé »</w:t>
            </w:r>
          </w:p>
          <w:p w14:paraId="3B653C06" w14:textId="77777777" w:rsidR="00D10D57" w:rsidRDefault="00D10D57">
            <w:pPr>
              <w:pStyle w:val="Paragraphedeliste"/>
              <w:numPr>
                <w:ilvl w:val="0"/>
                <w:numId w:val="1"/>
              </w:numPr>
              <w:jc w:val="both"/>
              <w:pPrChange w:id="571" w:author="Rojo" w:date="2021-06-30T17:33:00Z">
                <w:pPr>
                  <w:pStyle w:val="Paragraphedeliste"/>
                  <w:numPr>
                    <w:numId w:val="5"/>
                  </w:numPr>
                  <w:ind w:left="1440" w:hanging="360"/>
                  <w:jc w:val="both"/>
                </w:pPr>
              </w:pPrChange>
            </w:pPr>
            <w:r>
              <w:t>Champ « Insérer une photo » du personnel.</w:t>
            </w:r>
          </w:p>
          <w:p w14:paraId="35BC7AF0" w14:textId="77777777" w:rsidR="00D10D57" w:rsidRDefault="00D10D57">
            <w:pPr>
              <w:pStyle w:val="Paragraphedeliste"/>
              <w:numPr>
                <w:ilvl w:val="0"/>
                <w:numId w:val="1"/>
              </w:numPr>
              <w:jc w:val="both"/>
              <w:pPrChange w:id="572" w:author="Rojo" w:date="2021-06-30T17:33:00Z">
                <w:pPr>
                  <w:pStyle w:val="Paragraphedeliste"/>
                  <w:numPr>
                    <w:numId w:val="5"/>
                  </w:numPr>
                  <w:ind w:left="1440" w:hanging="360"/>
                  <w:jc w:val="both"/>
                </w:pPr>
              </w:pPrChange>
            </w:pPr>
            <w:r>
              <w:t>Bouton « Parcourir » permettant de naviguer dans le dossier contenant la photo du personnel dans le PC de l’administrateur.</w:t>
            </w:r>
          </w:p>
          <w:p w14:paraId="1AC50AFA" w14:textId="77777777" w:rsidR="00D10D57" w:rsidRDefault="00D10D57">
            <w:pPr>
              <w:pStyle w:val="Paragraphedeliste"/>
              <w:numPr>
                <w:ilvl w:val="0"/>
                <w:numId w:val="1"/>
              </w:numPr>
              <w:jc w:val="both"/>
              <w:pPrChange w:id="573" w:author="Rojo" w:date="2021-06-30T17:33:00Z">
                <w:pPr>
                  <w:pStyle w:val="Paragraphedeliste"/>
                  <w:numPr>
                    <w:numId w:val="5"/>
                  </w:numPr>
                  <w:ind w:left="1440" w:hanging="360"/>
                  <w:jc w:val="both"/>
                </w:pPr>
              </w:pPrChange>
            </w:pPr>
            <w:r>
              <w:t>Champ de saisie du « Nom » du personnel</w:t>
            </w:r>
          </w:p>
          <w:p w14:paraId="1442DEBB" w14:textId="77777777" w:rsidR="00D10D57" w:rsidRDefault="00D10D57">
            <w:pPr>
              <w:pStyle w:val="Paragraphedeliste"/>
              <w:numPr>
                <w:ilvl w:val="0"/>
                <w:numId w:val="1"/>
              </w:numPr>
              <w:jc w:val="both"/>
              <w:pPrChange w:id="574" w:author="Rojo" w:date="2021-06-30T17:33:00Z">
                <w:pPr>
                  <w:pStyle w:val="Paragraphedeliste"/>
                  <w:numPr>
                    <w:numId w:val="5"/>
                  </w:numPr>
                  <w:ind w:left="1440" w:hanging="360"/>
                  <w:jc w:val="both"/>
                </w:pPr>
              </w:pPrChange>
            </w:pPr>
            <w:r>
              <w:lastRenderedPageBreak/>
              <w:t>Champ de saisie du « Prénom » du personnel</w:t>
            </w:r>
          </w:p>
          <w:p w14:paraId="64677177" w14:textId="77777777" w:rsidR="00D10D57" w:rsidRDefault="00D10D57">
            <w:pPr>
              <w:pStyle w:val="Paragraphedeliste"/>
              <w:numPr>
                <w:ilvl w:val="0"/>
                <w:numId w:val="1"/>
              </w:numPr>
              <w:jc w:val="both"/>
              <w:pPrChange w:id="575" w:author="Rojo" w:date="2021-06-30T17:33:00Z">
                <w:pPr>
                  <w:pStyle w:val="Paragraphedeliste"/>
                  <w:numPr>
                    <w:numId w:val="5"/>
                  </w:numPr>
                  <w:ind w:left="1440" w:hanging="360"/>
                  <w:jc w:val="both"/>
                </w:pPr>
              </w:pPrChange>
            </w:pPr>
            <w:r>
              <w:t xml:space="preserve">Champ de saisie </w:t>
            </w:r>
            <w:commentRangeStart w:id="576"/>
            <w:r>
              <w:t xml:space="preserve">du « Prénom d’appellation » </w:t>
            </w:r>
            <w:commentRangeEnd w:id="576"/>
            <w:r>
              <w:rPr>
                <w:rStyle w:val="Marquedecommentaire"/>
              </w:rPr>
              <w:commentReference w:id="576"/>
            </w:r>
            <w:r>
              <w:t>du personnel</w:t>
            </w:r>
          </w:p>
          <w:p w14:paraId="6F78D1A5" w14:textId="77777777" w:rsidR="00D10D57" w:rsidRDefault="00D10D57">
            <w:pPr>
              <w:pStyle w:val="Paragraphedeliste"/>
              <w:numPr>
                <w:ilvl w:val="0"/>
                <w:numId w:val="1"/>
              </w:numPr>
              <w:jc w:val="both"/>
              <w:pPrChange w:id="577" w:author="Rojo" w:date="2021-06-30T17:33:00Z">
                <w:pPr>
                  <w:pStyle w:val="Paragraphedeliste"/>
                  <w:numPr>
                    <w:numId w:val="5"/>
                  </w:numPr>
                  <w:ind w:left="1440" w:hanging="360"/>
                  <w:jc w:val="both"/>
                </w:pPr>
              </w:pPrChange>
            </w:pPr>
            <w:r>
              <w:t>Champ de sélection des " Département à sa charge » au choix.</w:t>
            </w:r>
          </w:p>
          <w:p w14:paraId="090FAAF8" w14:textId="77777777" w:rsidR="00D10D57" w:rsidRDefault="00D10D57">
            <w:pPr>
              <w:pStyle w:val="Paragraphedeliste"/>
              <w:numPr>
                <w:ilvl w:val="0"/>
                <w:numId w:val="1"/>
              </w:numPr>
              <w:jc w:val="both"/>
              <w:pPrChange w:id="578" w:author="Rojo" w:date="2021-06-30T17:33:00Z">
                <w:pPr>
                  <w:pStyle w:val="Paragraphedeliste"/>
                  <w:numPr>
                    <w:numId w:val="5"/>
                  </w:numPr>
                  <w:ind w:left="1440" w:hanging="360"/>
                  <w:jc w:val="both"/>
                </w:pPr>
              </w:pPrChange>
            </w:pPr>
            <w:r>
              <w:t>Icone « + » indiquant qu’il est possible d’ajouter d’autres « Département à sa charge »</w:t>
            </w:r>
          </w:p>
          <w:p w14:paraId="391EA1AB" w14:textId="77777777" w:rsidR="00D10D57" w:rsidRDefault="00D10D57">
            <w:pPr>
              <w:pStyle w:val="Paragraphedeliste"/>
              <w:numPr>
                <w:ilvl w:val="0"/>
                <w:numId w:val="1"/>
              </w:numPr>
              <w:jc w:val="both"/>
              <w:pPrChange w:id="579" w:author="Rojo" w:date="2021-06-30T17:33:00Z">
                <w:pPr>
                  <w:pStyle w:val="Paragraphedeliste"/>
                  <w:numPr>
                    <w:numId w:val="5"/>
                  </w:numPr>
                  <w:ind w:left="1440" w:hanging="360"/>
                  <w:jc w:val="both"/>
                </w:pPr>
              </w:pPrChange>
            </w:pPr>
            <w:r>
              <w:t>Champ de saisie du « Mail » du personnel</w:t>
            </w:r>
          </w:p>
          <w:p w14:paraId="672CF216" w14:textId="77777777" w:rsidR="00D10D57" w:rsidRDefault="00D10D57">
            <w:pPr>
              <w:pStyle w:val="Paragraphedeliste"/>
              <w:numPr>
                <w:ilvl w:val="0"/>
                <w:numId w:val="1"/>
              </w:numPr>
              <w:jc w:val="both"/>
              <w:pPrChange w:id="580" w:author="Rojo" w:date="2021-06-30T17:33:00Z">
                <w:pPr>
                  <w:pStyle w:val="Paragraphedeliste"/>
                  <w:numPr>
                    <w:numId w:val="5"/>
                  </w:numPr>
                  <w:ind w:left="1440" w:hanging="360"/>
                  <w:jc w:val="both"/>
                </w:pPr>
              </w:pPrChange>
            </w:pPr>
            <w:commentRangeStart w:id="581"/>
            <w:r>
              <w:t>Icone « + » indiquant qu’il est possible d’ajouter d’autres « Mail »</w:t>
            </w:r>
            <w:commentRangeEnd w:id="581"/>
            <w:r>
              <w:rPr>
                <w:rStyle w:val="Marquedecommentaire"/>
              </w:rPr>
              <w:commentReference w:id="581"/>
            </w:r>
            <w:r>
              <w:t xml:space="preserve"> (ex : </w:t>
            </w:r>
            <w:proofErr w:type="spellStart"/>
            <w:r>
              <w:t>fthmconsulting</w:t>
            </w:r>
            <w:proofErr w:type="spellEnd"/>
            <w:r>
              <w:t xml:space="preserve"> et </w:t>
            </w:r>
            <w:proofErr w:type="spellStart"/>
            <w:r>
              <w:t>qualex</w:t>
            </w:r>
            <w:proofErr w:type="spellEnd"/>
            <w:r>
              <w:t xml:space="preserve"> à la fois)</w:t>
            </w:r>
          </w:p>
          <w:p w14:paraId="42503572" w14:textId="77777777" w:rsidR="00D10D57" w:rsidRDefault="00D10D57">
            <w:pPr>
              <w:pStyle w:val="Paragraphedeliste"/>
              <w:numPr>
                <w:ilvl w:val="0"/>
                <w:numId w:val="1"/>
              </w:numPr>
              <w:jc w:val="both"/>
              <w:pPrChange w:id="582" w:author="Rojo" w:date="2021-06-30T17:33:00Z">
                <w:pPr>
                  <w:pStyle w:val="Paragraphedeliste"/>
                  <w:numPr>
                    <w:numId w:val="5"/>
                  </w:numPr>
                  <w:ind w:left="1440" w:hanging="360"/>
                  <w:jc w:val="both"/>
                </w:pPr>
              </w:pPrChange>
            </w:pPr>
            <w:r>
              <w:t>Champ de saisie du numéro de « Téléphone » du personnel</w:t>
            </w:r>
          </w:p>
          <w:p w14:paraId="1A1F2F22" w14:textId="77777777" w:rsidR="00D10D57" w:rsidRDefault="00D10D57">
            <w:pPr>
              <w:pStyle w:val="Paragraphedeliste"/>
              <w:numPr>
                <w:ilvl w:val="0"/>
                <w:numId w:val="1"/>
              </w:numPr>
              <w:jc w:val="both"/>
              <w:pPrChange w:id="583" w:author="Rojo" w:date="2021-06-30T17:33:00Z">
                <w:pPr>
                  <w:pStyle w:val="Paragraphedeliste"/>
                  <w:numPr>
                    <w:numId w:val="5"/>
                  </w:numPr>
                  <w:ind w:left="1440" w:hanging="360"/>
                  <w:jc w:val="both"/>
                </w:pPr>
              </w:pPrChange>
            </w:pPr>
            <w:r>
              <w:t>Icone « + » indiquant qu’il est possible d’ajouter d’autres « Téléphone »</w:t>
            </w:r>
          </w:p>
          <w:p w14:paraId="395FE13A" w14:textId="77777777" w:rsidR="00D10D57" w:rsidRDefault="00D10D57">
            <w:pPr>
              <w:pStyle w:val="Paragraphedeliste"/>
              <w:numPr>
                <w:ilvl w:val="0"/>
                <w:numId w:val="1"/>
              </w:numPr>
              <w:jc w:val="both"/>
              <w:pPrChange w:id="584" w:author="Rojo" w:date="2021-06-30T17:33:00Z">
                <w:pPr>
                  <w:pStyle w:val="Paragraphedeliste"/>
                  <w:numPr>
                    <w:numId w:val="5"/>
                  </w:numPr>
                  <w:ind w:left="1440" w:hanging="360"/>
                  <w:jc w:val="both"/>
                </w:pPr>
              </w:pPrChange>
            </w:pPr>
            <w:r>
              <w:t xml:space="preserve">Champ de saisie du cursus du personnel composés de champs : </w:t>
            </w:r>
            <w:commentRangeStart w:id="585"/>
            <w:r>
              <w:t>« Période »</w:t>
            </w:r>
            <w:commentRangeEnd w:id="585"/>
            <w:r>
              <w:rPr>
                <w:rStyle w:val="Marquedecommentaire"/>
              </w:rPr>
              <w:commentReference w:id="585"/>
            </w:r>
            <w:r>
              <w:t xml:space="preserve"> , « </w:t>
            </w:r>
            <w:commentRangeStart w:id="586"/>
            <w:r>
              <w:t>Fonction</w:t>
            </w:r>
            <w:commentRangeEnd w:id="586"/>
            <w:r>
              <w:rPr>
                <w:rStyle w:val="Marquedecommentaire"/>
              </w:rPr>
              <w:commentReference w:id="586"/>
            </w:r>
            <w:r>
              <w:t> » et « Lieu de travail »</w:t>
            </w:r>
          </w:p>
          <w:p w14:paraId="2E50388D" w14:textId="77777777" w:rsidR="00D10D57" w:rsidRDefault="00D10D57">
            <w:pPr>
              <w:pStyle w:val="Paragraphedeliste"/>
              <w:numPr>
                <w:ilvl w:val="0"/>
                <w:numId w:val="1"/>
              </w:numPr>
              <w:jc w:val="both"/>
              <w:pPrChange w:id="587" w:author="Rojo" w:date="2021-06-30T17:33:00Z">
                <w:pPr>
                  <w:pStyle w:val="Paragraphedeliste"/>
                  <w:numPr>
                    <w:numId w:val="5"/>
                  </w:numPr>
                  <w:ind w:left="1440" w:hanging="360"/>
                  <w:jc w:val="both"/>
                </w:pPr>
              </w:pPrChange>
            </w:pPr>
            <w:r>
              <w:t>Icone « + » indiquant qu’il est possible d’ajouter d’autres « Cursus »</w:t>
            </w:r>
          </w:p>
          <w:p w14:paraId="569641D4" w14:textId="77777777" w:rsidR="00D10D57" w:rsidRDefault="00D10D57">
            <w:pPr>
              <w:pStyle w:val="Paragraphedeliste"/>
              <w:numPr>
                <w:ilvl w:val="0"/>
                <w:numId w:val="1"/>
              </w:numPr>
              <w:jc w:val="both"/>
              <w:pPrChange w:id="588" w:author="Rojo" w:date="2021-06-30T17:33:00Z">
                <w:pPr>
                  <w:pStyle w:val="Paragraphedeliste"/>
                  <w:numPr>
                    <w:numId w:val="5"/>
                  </w:numPr>
                  <w:ind w:left="1440" w:hanging="360"/>
                  <w:jc w:val="both"/>
                </w:pPr>
              </w:pPrChange>
            </w:pPr>
            <w:r>
              <w:t>Bouton « Enregistrer », permettant l’enregistrement des éléments ajoutés. Ce bouton redirige vers la page représentant le profil du personnel nouvellement créé.</w:t>
            </w:r>
          </w:p>
          <w:p w14:paraId="5D683C3A" w14:textId="77777777" w:rsidR="00D10D57" w:rsidRDefault="00D10D57">
            <w:pPr>
              <w:pStyle w:val="Paragraphedeliste"/>
              <w:numPr>
                <w:ilvl w:val="0"/>
                <w:numId w:val="1"/>
              </w:numPr>
              <w:jc w:val="both"/>
              <w:pPrChange w:id="589" w:author="Rojo" w:date="2021-06-30T17:33:00Z">
                <w:pPr>
                  <w:pStyle w:val="Paragraphedeliste"/>
                  <w:numPr>
                    <w:numId w:val="5"/>
                  </w:numPr>
                  <w:ind w:left="1440" w:hanging="360"/>
                  <w:jc w:val="both"/>
                </w:pPr>
              </w:pPrChange>
            </w:pPr>
            <w:r>
              <w:t>Bouton « Annuler », redirigeant à la première page de trombinoscope après l’authentification, avec le mode administrateur « on ».</w:t>
            </w:r>
          </w:p>
        </w:tc>
      </w:tr>
      <w:tr w:rsidR="00D10D57" w14:paraId="717E392F" w14:textId="77777777" w:rsidTr="00FE542D">
        <w:tc>
          <w:tcPr>
            <w:tcW w:w="2689" w:type="dxa"/>
          </w:tcPr>
          <w:p w14:paraId="37A14C47" w14:textId="77777777" w:rsidR="00D10D57" w:rsidRDefault="00D10D57" w:rsidP="00D10D57">
            <w:r w:rsidRPr="0038344E">
              <w:rPr>
                <w:b/>
              </w:rPr>
              <w:lastRenderedPageBreak/>
              <w:t>Règles de gestion</w:t>
            </w:r>
          </w:p>
        </w:tc>
        <w:tc>
          <w:tcPr>
            <w:tcW w:w="6373" w:type="dxa"/>
          </w:tcPr>
          <w:p w14:paraId="41F80FE5" w14:textId="77777777" w:rsidR="00D10D57" w:rsidRDefault="00D10D57">
            <w:pPr>
              <w:pStyle w:val="Paragraphedeliste"/>
              <w:numPr>
                <w:ilvl w:val="0"/>
                <w:numId w:val="7"/>
              </w:numPr>
              <w:pPrChange w:id="590" w:author="Rojo" w:date="2021-06-30T17:33:00Z">
                <w:pPr>
                  <w:pStyle w:val="Paragraphedeliste"/>
                  <w:numPr>
                    <w:numId w:val="13"/>
                  </w:numPr>
                  <w:ind w:left="3240" w:hanging="360"/>
                </w:pPr>
              </w:pPrChange>
            </w:pPr>
            <w:r>
              <w:t>Tous les champs sont obligatoires.</w:t>
            </w:r>
          </w:p>
          <w:p w14:paraId="64869556" w14:textId="77777777" w:rsidR="00D10D57" w:rsidRDefault="00D10D57">
            <w:pPr>
              <w:pStyle w:val="Paragraphedeliste"/>
              <w:numPr>
                <w:ilvl w:val="0"/>
                <w:numId w:val="7"/>
              </w:numPr>
              <w:pPrChange w:id="591" w:author="Rojo" w:date="2021-06-30T17:33:00Z">
                <w:pPr>
                  <w:pStyle w:val="Paragraphedeliste"/>
                  <w:numPr>
                    <w:numId w:val="13"/>
                  </w:numPr>
                  <w:ind w:left="3240" w:hanging="360"/>
                </w:pPr>
              </w:pPrChange>
            </w:pPr>
            <w:r>
              <w:t>Pour le champ « Type d’utilisateur à créer » au choix, les valeurs possibles seront :</w:t>
            </w:r>
          </w:p>
          <w:p w14:paraId="1A1BF995" w14:textId="77777777" w:rsidR="00D10D57" w:rsidRDefault="00D10D57">
            <w:pPr>
              <w:pStyle w:val="Paragraphedeliste"/>
              <w:numPr>
                <w:ilvl w:val="1"/>
                <w:numId w:val="1"/>
              </w:numPr>
              <w:pPrChange w:id="592" w:author="Rojo" w:date="2021-06-30T17:33:00Z">
                <w:pPr>
                  <w:pStyle w:val="Paragraphedeliste"/>
                  <w:numPr>
                    <w:ilvl w:val="1"/>
                    <w:numId w:val="5"/>
                  </w:numPr>
                  <w:ind w:left="2160" w:hanging="360"/>
                </w:pPr>
              </w:pPrChange>
            </w:pPr>
            <w:r>
              <w:t>Associé</w:t>
            </w:r>
          </w:p>
          <w:p w14:paraId="3E428DD7" w14:textId="77777777" w:rsidR="00D10D57" w:rsidRDefault="00D10D57">
            <w:pPr>
              <w:pStyle w:val="Paragraphedeliste"/>
              <w:numPr>
                <w:ilvl w:val="1"/>
                <w:numId w:val="1"/>
              </w:numPr>
              <w:pPrChange w:id="593" w:author="Rojo" w:date="2021-06-30T17:33:00Z">
                <w:pPr>
                  <w:pStyle w:val="Paragraphedeliste"/>
                  <w:numPr>
                    <w:ilvl w:val="1"/>
                    <w:numId w:val="5"/>
                  </w:numPr>
                  <w:ind w:left="2160" w:hanging="360"/>
                </w:pPr>
              </w:pPrChange>
            </w:pPr>
            <w:r>
              <w:t>consultant</w:t>
            </w:r>
          </w:p>
          <w:p w14:paraId="1A483A3D" w14:textId="77777777" w:rsidR="00D10D57" w:rsidRDefault="00D10D57">
            <w:pPr>
              <w:pStyle w:val="Paragraphedeliste"/>
              <w:numPr>
                <w:ilvl w:val="0"/>
                <w:numId w:val="7"/>
              </w:numPr>
              <w:jc w:val="both"/>
              <w:pPrChange w:id="594" w:author="Rojo" w:date="2021-06-30T17:33:00Z">
                <w:pPr>
                  <w:pStyle w:val="Paragraphedeliste"/>
                  <w:numPr>
                    <w:numId w:val="13"/>
                  </w:numPr>
                  <w:ind w:left="3240" w:hanging="360"/>
                  <w:jc w:val="both"/>
                </w:pPr>
              </w:pPrChange>
            </w:pPr>
            <w:r>
              <w:t>Pour le champ « Département à sa charge » au choix, les valeurs possibles seront :</w:t>
            </w:r>
          </w:p>
          <w:p w14:paraId="5FEEF46D" w14:textId="77777777" w:rsidR="00D10D57" w:rsidRDefault="00D10D57">
            <w:pPr>
              <w:pStyle w:val="Paragraphedeliste"/>
              <w:numPr>
                <w:ilvl w:val="0"/>
                <w:numId w:val="4"/>
              </w:numPr>
              <w:spacing w:after="160" w:line="259" w:lineRule="auto"/>
              <w:jc w:val="both"/>
              <w:pPrChange w:id="595" w:author="Rojo" w:date="2021-06-30T17:33:00Z">
                <w:pPr>
                  <w:pStyle w:val="Paragraphedeliste"/>
                  <w:numPr>
                    <w:numId w:val="10"/>
                  </w:numPr>
                  <w:spacing w:after="160" w:line="259" w:lineRule="auto"/>
                  <w:ind w:left="0"/>
                  <w:jc w:val="both"/>
                </w:pPr>
              </w:pPrChange>
            </w:pPr>
            <w:r>
              <w:t>ADMINISTRATION </w:t>
            </w:r>
          </w:p>
          <w:p w14:paraId="6D23D143" w14:textId="77777777" w:rsidR="00D10D57" w:rsidRDefault="00D10D57">
            <w:pPr>
              <w:pStyle w:val="Paragraphedeliste"/>
              <w:numPr>
                <w:ilvl w:val="0"/>
                <w:numId w:val="4"/>
              </w:numPr>
              <w:spacing w:after="160" w:line="259" w:lineRule="auto"/>
              <w:jc w:val="both"/>
              <w:pPrChange w:id="596" w:author="Rojo" w:date="2021-06-30T17:33:00Z">
                <w:pPr>
                  <w:pStyle w:val="Paragraphedeliste"/>
                  <w:numPr>
                    <w:numId w:val="10"/>
                  </w:numPr>
                  <w:spacing w:after="160" w:line="259" w:lineRule="auto"/>
                  <w:ind w:left="0"/>
                  <w:jc w:val="both"/>
                </w:pPr>
              </w:pPrChange>
            </w:pPr>
            <w:r>
              <w:t>AMOA</w:t>
            </w:r>
          </w:p>
          <w:p w14:paraId="121FE51D" w14:textId="77777777" w:rsidR="00D10D57" w:rsidRDefault="00D10D57">
            <w:pPr>
              <w:pStyle w:val="Paragraphedeliste"/>
              <w:numPr>
                <w:ilvl w:val="0"/>
                <w:numId w:val="4"/>
              </w:numPr>
              <w:spacing w:after="160" w:line="259" w:lineRule="auto"/>
              <w:jc w:val="both"/>
              <w:pPrChange w:id="597" w:author="Rojo" w:date="2021-06-30T17:33:00Z">
                <w:pPr>
                  <w:pStyle w:val="Paragraphedeliste"/>
                  <w:numPr>
                    <w:numId w:val="10"/>
                  </w:numPr>
                  <w:spacing w:after="160" w:line="259" w:lineRule="auto"/>
                  <w:ind w:left="0"/>
                  <w:jc w:val="both"/>
                </w:pPr>
              </w:pPrChange>
            </w:pPr>
            <w:r>
              <w:t>ASSOCIE</w:t>
            </w:r>
          </w:p>
          <w:p w14:paraId="6CA5410E" w14:textId="77777777" w:rsidR="00D10D57" w:rsidRDefault="00D10D57">
            <w:pPr>
              <w:pStyle w:val="Paragraphedeliste"/>
              <w:numPr>
                <w:ilvl w:val="0"/>
                <w:numId w:val="4"/>
              </w:numPr>
              <w:spacing w:after="160" w:line="259" w:lineRule="auto"/>
              <w:jc w:val="both"/>
              <w:pPrChange w:id="598" w:author="Rojo" w:date="2021-06-30T17:33:00Z">
                <w:pPr>
                  <w:pStyle w:val="Paragraphedeliste"/>
                  <w:numPr>
                    <w:numId w:val="10"/>
                  </w:numPr>
                  <w:spacing w:after="160" w:line="259" w:lineRule="auto"/>
                  <w:ind w:left="0"/>
                  <w:jc w:val="both"/>
                </w:pPr>
              </w:pPrChange>
            </w:pPr>
            <w:r>
              <w:t>AUDIT</w:t>
            </w:r>
          </w:p>
          <w:p w14:paraId="1ABDA6C8" w14:textId="77777777" w:rsidR="00D10D57" w:rsidRDefault="00D10D57">
            <w:pPr>
              <w:pStyle w:val="Paragraphedeliste"/>
              <w:numPr>
                <w:ilvl w:val="0"/>
                <w:numId w:val="4"/>
              </w:numPr>
              <w:spacing w:after="160" w:line="259" w:lineRule="auto"/>
              <w:jc w:val="both"/>
              <w:pPrChange w:id="599" w:author="Rojo" w:date="2021-06-30T17:33:00Z">
                <w:pPr>
                  <w:pStyle w:val="Paragraphedeliste"/>
                  <w:numPr>
                    <w:numId w:val="10"/>
                  </w:numPr>
                  <w:spacing w:after="160" w:line="259" w:lineRule="auto"/>
                  <w:ind w:left="0"/>
                  <w:jc w:val="both"/>
                </w:pPr>
              </w:pPrChange>
            </w:pPr>
            <w:r>
              <w:t>BPO COMPTA</w:t>
            </w:r>
          </w:p>
          <w:p w14:paraId="78B40152" w14:textId="77777777" w:rsidR="00D10D57" w:rsidRDefault="00D10D57">
            <w:pPr>
              <w:pStyle w:val="Paragraphedeliste"/>
              <w:numPr>
                <w:ilvl w:val="0"/>
                <w:numId w:val="4"/>
              </w:numPr>
              <w:spacing w:after="160" w:line="259" w:lineRule="auto"/>
              <w:jc w:val="both"/>
              <w:pPrChange w:id="600" w:author="Rojo" w:date="2021-06-30T17:33:00Z">
                <w:pPr>
                  <w:pStyle w:val="Paragraphedeliste"/>
                  <w:numPr>
                    <w:numId w:val="10"/>
                  </w:numPr>
                  <w:spacing w:after="160" w:line="259" w:lineRule="auto"/>
                  <w:ind w:left="0"/>
                  <w:jc w:val="both"/>
                </w:pPr>
              </w:pPrChange>
            </w:pPr>
            <w:r>
              <w:t>BPO RH</w:t>
            </w:r>
          </w:p>
          <w:p w14:paraId="2CA3AF9C" w14:textId="77777777" w:rsidR="00D10D57" w:rsidRDefault="00D10D57">
            <w:pPr>
              <w:pStyle w:val="Paragraphedeliste"/>
              <w:numPr>
                <w:ilvl w:val="0"/>
                <w:numId w:val="4"/>
              </w:numPr>
              <w:spacing w:after="160" w:line="259" w:lineRule="auto"/>
              <w:jc w:val="both"/>
              <w:pPrChange w:id="601" w:author="Rojo" w:date="2021-06-30T17:33:00Z">
                <w:pPr>
                  <w:pStyle w:val="Paragraphedeliste"/>
                  <w:numPr>
                    <w:numId w:val="10"/>
                  </w:numPr>
                  <w:spacing w:after="160" w:line="259" w:lineRule="auto"/>
                  <w:ind w:left="0"/>
                  <w:jc w:val="both"/>
                </w:pPr>
              </w:pPrChange>
            </w:pPr>
            <w:r>
              <w:t>COMMERCIAL</w:t>
            </w:r>
          </w:p>
          <w:p w14:paraId="1E94C13A" w14:textId="77777777" w:rsidR="00D10D57" w:rsidRDefault="00D10D57">
            <w:pPr>
              <w:pStyle w:val="Paragraphedeliste"/>
              <w:numPr>
                <w:ilvl w:val="0"/>
                <w:numId w:val="4"/>
              </w:numPr>
              <w:spacing w:after="160" w:line="259" w:lineRule="auto"/>
              <w:jc w:val="both"/>
              <w:pPrChange w:id="602" w:author="Rojo" w:date="2021-06-30T17:33:00Z">
                <w:pPr>
                  <w:pStyle w:val="Paragraphedeliste"/>
                  <w:numPr>
                    <w:numId w:val="10"/>
                  </w:numPr>
                  <w:spacing w:after="160" w:line="259" w:lineRule="auto"/>
                  <w:ind w:left="0"/>
                  <w:jc w:val="both"/>
                </w:pPr>
              </w:pPrChange>
            </w:pPr>
            <w:r>
              <w:t>COMMUNICATION</w:t>
            </w:r>
          </w:p>
          <w:p w14:paraId="4BC58179" w14:textId="77777777" w:rsidR="00D10D57" w:rsidRDefault="00D10D57">
            <w:pPr>
              <w:pStyle w:val="Paragraphedeliste"/>
              <w:numPr>
                <w:ilvl w:val="0"/>
                <w:numId w:val="4"/>
              </w:numPr>
              <w:jc w:val="both"/>
              <w:pPrChange w:id="603" w:author="Rojo" w:date="2021-06-30T17:33:00Z">
                <w:pPr>
                  <w:pStyle w:val="Paragraphedeliste"/>
                  <w:numPr>
                    <w:numId w:val="10"/>
                  </w:numPr>
                  <w:ind w:left="0"/>
                  <w:jc w:val="both"/>
                </w:pPr>
              </w:pPrChange>
            </w:pPr>
            <w:r>
              <w:t>DAF</w:t>
            </w:r>
          </w:p>
          <w:p w14:paraId="7304C9A8" w14:textId="77777777" w:rsidR="00D10D57" w:rsidRDefault="00D10D57">
            <w:pPr>
              <w:pStyle w:val="Paragraphedeliste"/>
              <w:numPr>
                <w:ilvl w:val="0"/>
                <w:numId w:val="4"/>
              </w:numPr>
              <w:spacing w:after="160" w:line="259" w:lineRule="auto"/>
              <w:jc w:val="both"/>
              <w:pPrChange w:id="604" w:author="Rojo" w:date="2021-06-30T17:33:00Z">
                <w:pPr>
                  <w:pStyle w:val="Paragraphedeliste"/>
                  <w:numPr>
                    <w:numId w:val="10"/>
                  </w:numPr>
                  <w:spacing w:after="160" w:line="259" w:lineRule="auto"/>
                  <w:ind w:left="0"/>
                  <w:jc w:val="both"/>
                </w:pPr>
              </w:pPrChange>
            </w:pPr>
            <w:r>
              <w:t>FINANCE</w:t>
            </w:r>
          </w:p>
          <w:p w14:paraId="19B935E8" w14:textId="77777777" w:rsidR="00D10D57" w:rsidRDefault="00D10D57">
            <w:pPr>
              <w:pStyle w:val="Paragraphedeliste"/>
              <w:numPr>
                <w:ilvl w:val="0"/>
                <w:numId w:val="4"/>
              </w:numPr>
              <w:spacing w:after="160" w:line="259" w:lineRule="auto"/>
              <w:jc w:val="both"/>
              <w:pPrChange w:id="605" w:author="Rojo" w:date="2021-06-30T17:33:00Z">
                <w:pPr>
                  <w:pStyle w:val="Paragraphedeliste"/>
                  <w:numPr>
                    <w:numId w:val="10"/>
                  </w:numPr>
                  <w:spacing w:after="160" w:line="259" w:lineRule="auto"/>
                  <w:ind w:left="0"/>
                  <w:jc w:val="both"/>
                </w:pPr>
              </w:pPrChange>
            </w:pPr>
            <w:r>
              <w:t>INFO</w:t>
            </w:r>
          </w:p>
          <w:p w14:paraId="7155D321" w14:textId="77777777" w:rsidR="00D10D57" w:rsidRDefault="00D10D57">
            <w:pPr>
              <w:pStyle w:val="Paragraphedeliste"/>
              <w:numPr>
                <w:ilvl w:val="0"/>
                <w:numId w:val="4"/>
              </w:numPr>
              <w:spacing w:after="160" w:line="259" w:lineRule="auto"/>
              <w:jc w:val="both"/>
              <w:pPrChange w:id="606" w:author="Rojo" w:date="2021-06-30T17:33:00Z">
                <w:pPr>
                  <w:pStyle w:val="Paragraphedeliste"/>
                  <w:numPr>
                    <w:numId w:val="10"/>
                  </w:numPr>
                  <w:spacing w:after="160" w:line="259" w:lineRule="auto"/>
                  <w:ind w:left="0"/>
                  <w:jc w:val="both"/>
                </w:pPr>
              </w:pPrChange>
            </w:pPr>
            <w:r>
              <w:t>ORGA</w:t>
            </w:r>
          </w:p>
          <w:p w14:paraId="04918EA1" w14:textId="77777777" w:rsidR="00D10D57" w:rsidRDefault="00D10D57">
            <w:pPr>
              <w:pStyle w:val="Paragraphedeliste"/>
              <w:numPr>
                <w:ilvl w:val="0"/>
                <w:numId w:val="4"/>
              </w:numPr>
              <w:spacing w:after="160" w:line="259" w:lineRule="auto"/>
              <w:jc w:val="both"/>
              <w:pPrChange w:id="607" w:author="Rojo" w:date="2021-06-30T17:33:00Z">
                <w:pPr>
                  <w:pStyle w:val="Paragraphedeliste"/>
                  <w:numPr>
                    <w:numId w:val="10"/>
                  </w:numPr>
                  <w:spacing w:after="160" w:line="259" w:lineRule="auto"/>
                  <w:ind w:left="0"/>
                  <w:jc w:val="both"/>
                </w:pPr>
              </w:pPrChange>
            </w:pPr>
            <w:r>
              <w:t>QUALITE</w:t>
            </w:r>
          </w:p>
          <w:p w14:paraId="5F1970DB" w14:textId="77777777" w:rsidR="00D10D57" w:rsidRDefault="00D10D57">
            <w:pPr>
              <w:pStyle w:val="Paragraphedeliste"/>
              <w:numPr>
                <w:ilvl w:val="0"/>
                <w:numId w:val="4"/>
              </w:numPr>
              <w:spacing w:after="160" w:line="259" w:lineRule="auto"/>
              <w:jc w:val="both"/>
              <w:pPrChange w:id="608" w:author="Rojo" w:date="2021-06-30T17:33:00Z">
                <w:pPr>
                  <w:pStyle w:val="Paragraphedeliste"/>
                  <w:numPr>
                    <w:numId w:val="10"/>
                  </w:numPr>
                  <w:spacing w:after="160" w:line="259" w:lineRule="auto"/>
                  <w:ind w:left="0"/>
                  <w:jc w:val="both"/>
                </w:pPr>
              </w:pPrChange>
            </w:pPr>
            <w:r>
              <w:t>RHC</w:t>
            </w:r>
          </w:p>
          <w:p w14:paraId="6E0B6E80" w14:textId="77777777" w:rsidR="00D10D57" w:rsidRDefault="00D10D57">
            <w:pPr>
              <w:pStyle w:val="Paragraphedeliste"/>
              <w:numPr>
                <w:ilvl w:val="0"/>
                <w:numId w:val="4"/>
              </w:numPr>
              <w:jc w:val="both"/>
              <w:pPrChange w:id="609" w:author="Rojo" w:date="2021-06-30T17:33:00Z">
                <w:pPr>
                  <w:pStyle w:val="Paragraphedeliste"/>
                  <w:numPr>
                    <w:numId w:val="10"/>
                  </w:numPr>
                  <w:ind w:left="0"/>
                  <w:jc w:val="both"/>
                </w:pPr>
              </w:pPrChange>
            </w:pPr>
            <w:r>
              <w:t>RHI</w:t>
            </w:r>
          </w:p>
          <w:p w14:paraId="479B28C0" w14:textId="77777777" w:rsidR="00D10D57" w:rsidRDefault="00D10D57">
            <w:pPr>
              <w:pStyle w:val="Paragraphedeliste"/>
              <w:numPr>
                <w:ilvl w:val="0"/>
                <w:numId w:val="7"/>
              </w:numPr>
              <w:jc w:val="both"/>
              <w:pPrChange w:id="610" w:author="Rojo" w:date="2021-06-30T17:33:00Z">
                <w:pPr>
                  <w:pStyle w:val="Paragraphedeliste"/>
                  <w:numPr>
                    <w:numId w:val="13"/>
                  </w:numPr>
                  <w:ind w:left="3240" w:hanging="360"/>
                  <w:jc w:val="both"/>
                </w:pPr>
              </w:pPrChange>
            </w:pPr>
            <w:r>
              <w:t>Les champs « Département à sa charge », « Mail », « Téléphone » et « Cursus » peuvent avoir des enregistrements (valeurs) multiples.</w:t>
            </w:r>
          </w:p>
          <w:p w14:paraId="26771828" w14:textId="77777777" w:rsidR="00D10D57" w:rsidRDefault="00D10D57">
            <w:pPr>
              <w:pStyle w:val="Paragraphedeliste"/>
              <w:numPr>
                <w:ilvl w:val="0"/>
                <w:numId w:val="7"/>
              </w:numPr>
              <w:jc w:val="both"/>
              <w:pPrChange w:id="611" w:author="Rojo" w:date="2021-06-30T17:33:00Z">
                <w:pPr>
                  <w:pStyle w:val="Paragraphedeliste"/>
                  <w:numPr>
                    <w:numId w:val="13"/>
                  </w:numPr>
                  <w:ind w:left="3240" w:hanging="360"/>
                  <w:jc w:val="both"/>
                </w:pPr>
              </w:pPrChange>
            </w:pPr>
            <w:r>
              <w:t>On peut rajouter comme on peut aussi supprimer les enregistrements (valeurs) des champs « Département à sa charge », « Mail », « Téléphone » et « Cursus ».</w:t>
            </w:r>
          </w:p>
          <w:p w14:paraId="41E6782B" w14:textId="77777777" w:rsidR="00D10D57" w:rsidRDefault="00D10D57">
            <w:pPr>
              <w:pStyle w:val="Paragraphedeliste"/>
              <w:numPr>
                <w:ilvl w:val="0"/>
                <w:numId w:val="7"/>
              </w:numPr>
              <w:jc w:val="both"/>
              <w:pPrChange w:id="612" w:author="Rojo" w:date="2021-06-30T17:33:00Z">
                <w:pPr>
                  <w:pStyle w:val="Paragraphedeliste"/>
                  <w:numPr>
                    <w:numId w:val="13"/>
                  </w:numPr>
                  <w:ind w:left="3240" w:hanging="360"/>
                  <w:jc w:val="both"/>
                </w:pPr>
              </w:pPrChange>
            </w:pPr>
            <w:r>
              <w:t xml:space="preserve">Les seuls formats de photo intégrables sont : </w:t>
            </w:r>
            <w:proofErr w:type="spellStart"/>
            <w:r>
              <w:t>jpg</w:t>
            </w:r>
            <w:proofErr w:type="spellEnd"/>
            <w:r>
              <w:t xml:space="preserve">, </w:t>
            </w:r>
            <w:proofErr w:type="spellStart"/>
            <w:r>
              <w:t>jpeg</w:t>
            </w:r>
            <w:proofErr w:type="spellEnd"/>
            <w:r>
              <w:t xml:space="preserve"> et </w:t>
            </w:r>
            <w:proofErr w:type="spellStart"/>
            <w:r>
              <w:t>png</w:t>
            </w:r>
            <w:proofErr w:type="spellEnd"/>
          </w:p>
          <w:p w14:paraId="419CE7F5" w14:textId="77777777" w:rsidR="00D10D57" w:rsidRDefault="00D10D57">
            <w:pPr>
              <w:pStyle w:val="Paragraphedeliste"/>
              <w:numPr>
                <w:ilvl w:val="0"/>
                <w:numId w:val="7"/>
              </w:numPr>
              <w:jc w:val="both"/>
              <w:pPrChange w:id="613" w:author="Rojo" w:date="2021-06-30T17:33:00Z">
                <w:pPr>
                  <w:pStyle w:val="Paragraphedeliste"/>
                  <w:numPr>
                    <w:numId w:val="13"/>
                  </w:numPr>
                  <w:ind w:left="3240" w:hanging="360"/>
                  <w:jc w:val="both"/>
                </w:pPr>
              </w:pPrChange>
            </w:pPr>
            <w:r>
              <w:lastRenderedPageBreak/>
              <w:t>Le « Nom » doit être tout en majuscule</w:t>
            </w:r>
          </w:p>
          <w:p w14:paraId="3B7B6FC8" w14:textId="77777777" w:rsidR="00D10D57" w:rsidRDefault="00D10D57">
            <w:pPr>
              <w:pStyle w:val="Paragraphedeliste"/>
              <w:numPr>
                <w:ilvl w:val="0"/>
                <w:numId w:val="7"/>
              </w:numPr>
              <w:jc w:val="both"/>
              <w:pPrChange w:id="614" w:author="Rojo" w:date="2021-06-30T17:33:00Z">
                <w:pPr>
                  <w:pStyle w:val="Paragraphedeliste"/>
                  <w:numPr>
                    <w:numId w:val="13"/>
                  </w:numPr>
                  <w:ind w:left="3240" w:hanging="360"/>
                  <w:jc w:val="both"/>
                </w:pPr>
              </w:pPrChange>
            </w:pPr>
            <w:r>
              <w:t>Le(s) « Prénom » doit commencer par des Lettres Majuscules</w:t>
            </w:r>
          </w:p>
          <w:p w14:paraId="097C13F7" w14:textId="77777777" w:rsidR="00D10D57" w:rsidRDefault="00D10D57">
            <w:pPr>
              <w:pStyle w:val="Paragraphedeliste"/>
              <w:numPr>
                <w:ilvl w:val="0"/>
                <w:numId w:val="7"/>
              </w:numPr>
              <w:jc w:val="both"/>
              <w:pPrChange w:id="615" w:author="Rojo" w:date="2021-06-30T17:33:00Z">
                <w:pPr>
                  <w:pStyle w:val="Paragraphedeliste"/>
                  <w:numPr>
                    <w:numId w:val="13"/>
                  </w:numPr>
                  <w:ind w:left="3240" w:hanging="360"/>
                  <w:jc w:val="both"/>
                </w:pPr>
              </w:pPrChange>
            </w:pPr>
            <w:r>
              <w:t>Le « Prénom d’appellation » doit faire partie du nom ou du prénom du personnel</w:t>
            </w:r>
          </w:p>
          <w:p w14:paraId="7816A911" w14:textId="77777777" w:rsidR="00D10D57" w:rsidRDefault="00D10D57">
            <w:pPr>
              <w:pStyle w:val="Paragraphedeliste"/>
              <w:numPr>
                <w:ilvl w:val="0"/>
                <w:numId w:val="7"/>
              </w:numPr>
              <w:jc w:val="both"/>
              <w:pPrChange w:id="616" w:author="Rojo" w:date="2021-06-30T17:33:00Z">
                <w:pPr>
                  <w:pStyle w:val="Paragraphedeliste"/>
                  <w:numPr>
                    <w:numId w:val="13"/>
                  </w:numPr>
                  <w:ind w:left="3240" w:hanging="360"/>
                  <w:jc w:val="both"/>
                </w:pPr>
              </w:pPrChange>
            </w:pPr>
            <w:r>
              <w:t xml:space="preserve">Le champ « Mail » doit contenir un enregistrement au format mail comme suit : </w:t>
            </w:r>
            <w:r>
              <w:fldChar w:fldCharType="begin"/>
            </w:r>
            <w:r>
              <w:instrText xml:space="preserve"> HYPERLINK "mailto:mail@domaine.extension" </w:instrText>
            </w:r>
            <w:r>
              <w:fldChar w:fldCharType="separate"/>
            </w:r>
            <w:r w:rsidRPr="00F54A9C">
              <w:rPr>
                <w:rStyle w:val="Lienhypertexte"/>
              </w:rPr>
              <w:t>mail@domaine.extension</w:t>
            </w:r>
            <w:r>
              <w:rPr>
                <w:rStyle w:val="Lienhypertexte"/>
              </w:rPr>
              <w:fldChar w:fldCharType="end"/>
            </w:r>
          </w:p>
          <w:p w14:paraId="1860F62D" w14:textId="77777777" w:rsidR="00D10D57" w:rsidRDefault="00D10D57">
            <w:pPr>
              <w:pStyle w:val="Paragraphedeliste"/>
              <w:numPr>
                <w:ilvl w:val="0"/>
                <w:numId w:val="7"/>
              </w:numPr>
              <w:jc w:val="both"/>
              <w:pPrChange w:id="617" w:author="Rojo" w:date="2021-06-30T17:33:00Z">
                <w:pPr>
                  <w:pStyle w:val="Paragraphedeliste"/>
                  <w:numPr>
                    <w:numId w:val="13"/>
                  </w:numPr>
                  <w:ind w:left="3240" w:hanging="360"/>
                  <w:jc w:val="both"/>
                </w:pPr>
              </w:pPrChange>
            </w:pPr>
            <w:r>
              <w:t>Le champ « Téléphone » ne doit contenir que :</w:t>
            </w:r>
          </w:p>
          <w:p w14:paraId="5AD0DFB5" w14:textId="77777777" w:rsidR="00D10D57" w:rsidRDefault="00D10D57">
            <w:pPr>
              <w:pStyle w:val="Paragraphedeliste"/>
              <w:numPr>
                <w:ilvl w:val="1"/>
                <w:numId w:val="7"/>
              </w:numPr>
              <w:jc w:val="both"/>
              <w:pPrChange w:id="618" w:author="Rojo" w:date="2021-06-30T17:33:00Z">
                <w:pPr>
                  <w:pStyle w:val="Paragraphedeliste"/>
                  <w:numPr>
                    <w:ilvl w:val="1"/>
                    <w:numId w:val="13"/>
                  </w:numPr>
                  <w:ind w:left="3960" w:hanging="360"/>
                  <w:jc w:val="both"/>
                </w:pPr>
              </w:pPrChange>
            </w:pPr>
            <w:r>
              <w:t>de caractère ‘+’ au début uniquement s’il y en a</w:t>
            </w:r>
          </w:p>
          <w:p w14:paraId="1A2307E9" w14:textId="77777777" w:rsidR="00D10D57" w:rsidRDefault="00D10D57">
            <w:pPr>
              <w:pStyle w:val="Paragraphedeliste"/>
              <w:numPr>
                <w:ilvl w:val="1"/>
                <w:numId w:val="7"/>
              </w:numPr>
              <w:jc w:val="both"/>
              <w:pPrChange w:id="619" w:author="Rojo" w:date="2021-06-30T17:33:00Z">
                <w:pPr>
                  <w:pStyle w:val="Paragraphedeliste"/>
                  <w:numPr>
                    <w:ilvl w:val="1"/>
                    <w:numId w:val="13"/>
                  </w:numPr>
                  <w:ind w:left="3960" w:hanging="360"/>
                  <w:jc w:val="both"/>
                </w:pPr>
              </w:pPrChange>
            </w:pPr>
            <w:r>
              <w:t>de caractères numériques</w:t>
            </w:r>
          </w:p>
          <w:p w14:paraId="4CF3315D" w14:textId="77777777" w:rsidR="00D10D57" w:rsidRDefault="00D10D57">
            <w:pPr>
              <w:pStyle w:val="Paragraphedeliste"/>
              <w:numPr>
                <w:ilvl w:val="1"/>
                <w:numId w:val="7"/>
              </w:numPr>
              <w:jc w:val="both"/>
              <w:pPrChange w:id="620" w:author="Rojo" w:date="2021-06-30T17:33:00Z">
                <w:pPr>
                  <w:pStyle w:val="Paragraphedeliste"/>
                  <w:numPr>
                    <w:ilvl w:val="1"/>
                    <w:numId w:val="13"/>
                  </w:numPr>
                  <w:ind w:left="3960" w:hanging="360"/>
                  <w:jc w:val="both"/>
                </w:pPr>
              </w:pPrChange>
            </w:pPr>
            <w:r>
              <w:t>des espaces comme séparateur des caractères numériques, mais pas au début ni à la fin de la valeur inscrite dans le champ</w:t>
            </w:r>
          </w:p>
          <w:p w14:paraId="28B98DB6" w14:textId="77777777" w:rsidR="00D10D57" w:rsidRDefault="00D10D57">
            <w:pPr>
              <w:pStyle w:val="Paragraphedeliste"/>
              <w:numPr>
                <w:ilvl w:val="0"/>
                <w:numId w:val="7"/>
              </w:numPr>
              <w:jc w:val="both"/>
              <w:pPrChange w:id="621" w:author="Rojo" w:date="2021-06-30T17:33:00Z">
                <w:pPr>
                  <w:pStyle w:val="Paragraphedeliste"/>
                  <w:numPr>
                    <w:numId w:val="13"/>
                  </w:numPr>
                  <w:ind w:left="3240" w:hanging="360"/>
                  <w:jc w:val="both"/>
                </w:pPr>
              </w:pPrChange>
            </w:pPr>
            <w:r>
              <w:t>Le champ « Période</w:t>
            </w:r>
            <w:commentRangeStart w:id="622"/>
            <w:r>
              <w:t> </w:t>
            </w:r>
            <w:commentRangeEnd w:id="622"/>
            <w:r>
              <w:rPr>
                <w:rStyle w:val="Marquedecommentaire"/>
              </w:rPr>
              <w:commentReference w:id="622"/>
            </w:r>
            <w:r>
              <w:t>» dans « Cursus » ne peut être rempli que de caractère numériques et du caractère slash (‘/’)</w:t>
            </w:r>
          </w:p>
        </w:tc>
      </w:tr>
    </w:tbl>
    <w:p w14:paraId="1264B783" w14:textId="77777777" w:rsidR="00D10D57" w:rsidRDefault="00D10D57" w:rsidP="00D10D57">
      <w:pPr>
        <w:ind w:firstLine="708"/>
        <w:jc w:val="both"/>
      </w:pPr>
    </w:p>
    <w:p w14:paraId="3CE0E4BF" w14:textId="77777777" w:rsidR="00D10D57" w:rsidRDefault="00D10D57" w:rsidP="009561F2">
      <w:pPr>
        <w:pStyle w:val="Titre4"/>
      </w:pPr>
      <w:bookmarkStart w:id="623" w:name="_Toc76128490"/>
      <w:r>
        <w:t>Ajout de personnel « Consultant »</w:t>
      </w:r>
      <w:bookmarkEnd w:id="623"/>
    </w:p>
    <w:p w14:paraId="1AB44A28" w14:textId="77777777" w:rsidR="00D10D57" w:rsidRPr="00B10E60" w:rsidRDefault="00D10D57" w:rsidP="00D10D57">
      <w:r>
        <w:t xml:space="preserve">La page d’ajout d’un consultant est suggérée comme </w:t>
      </w:r>
      <w:commentRangeStart w:id="624"/>
      <w:r>
        <w:t>suit</w:t>
      </w:r>
      <w:commentRangeEnd w:id="624"/>
      <w:r>
        <w:rPr>
          <w:rStyle w:val="Marquedecommentaire"/>
        </w:rPr>
        <w:commentReference w:id="624"/>
      </w:r>
      <w:r>
        <w:t> :</w:t>
      </w:r>
    </w:p>
    <w:p w14:paraId="118DA10C" w14:textId="77777777" w:rsidR="00D10D57" w:rsidRDefault="00D10D57" w:rsidP="00D10D57">
      <w:pPr>
        <w:ind w:firstLine="708"/>
        <w:jc w:val="both"/>
      </w:pPr>
      <w:r>
        <w:rPr>
          <w:noProof/>
          <w:lang w:eastAsia="fr-FR"/>
        </w:rPr>
        <w:drawing>
          <wp:inline distT="0" distB="0" distL="0" distR="0" wp14:anchorId="0DA78337" wp14:editId="6E61811C">
            <wp:extent cx="5760720" cy="323977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positive9.PNG"/>
                    <pic:cNvPicPr/>
                  </pic:nvPicPr>
                  <pic:blipFill>
                    <a:blip r:embed="rId18">
                      <a:extLst>
                        <a:ext uri="{28A0092B-C50C-407E-A947-70E740481C1C}">
                          <a14:useLocalDpi xmlns:a14="http://schemas.microsoft.com/office/drawing/2010/main" val="0"/>
                        </a:ext>
                      </a:extLst>
                    </a:blip>
                    <a:stretch>
                      <a:fillRect/>
                    </a:stretch>
                  </pic:blipFill>
                  <pic:spPr>
                    <a:xfrm>
                      <a:off x="0" y="0"/>
                      <a:ext cx="5760720" cy="3239770"/>
                    </a:xfrm>
                    <a:prstGeom prst="rect">
                      <a:avLst/>
                    </a:prstGeom>
                  </pic:spPr>
                </pic:pic>
              </a:graphicData>
            </a:graphic>
          </wp:inline>
        </w:drawing>
      </w:r>
    </w:p>
    <w:p w14:paraId="01680BE6" w14:textId="77777777" w:rsidR="00D10D57" w:rsidRDefault="00D10D57" w:rsidP="00D10D57">
      <w:pPr>
        <w:pStyle w:val="Lgende"/>
      </w:pPr>
      <w:bookmarkStart w:id="625" w:name="_Toc76128524"/>
      <w:r>
        <w:t xml:space="preserve">Figure </w:t>
      </w:r>
      <w:r>
        <w:fldChar w:fldCharType="begin"/>
      </w:r>
      <w:r>
        <w:instrText xml:space="preserve"> SEQ Figure \* ARABIC </w:instrText>
      </w:r>
      <w:r>
        <w:fldChar w:fldCharType="separate"/>
      </w:r>
      <w:r w:rsidR="001C3B3A">
        <w:rPr>
          <w:noProof/>
        </w:rPr>
        <w:t>8</w:t>
      </w:r>
      <w:r>
        <w:fldChar w:fldCharType="end"/>
      </w:r>
      <w:r>
        <w:t xml:space="preserve">: </w:t>
      </w:r>
      <w:r w:rsidRPr="004466D9">
        <w:t>Présentation de la page d'ajout d'un consultant</w:t>
      </w:r>
      <w:bookmarkEnd w:id="625"/>
    </w:p>
    <w:tbl>
      <w:tblPr>
        <w:tblStyle w:val="Grilledutableau"/>
        <w:tblW w:w="0" w:type="auto"/>
        <w:tblLook w:val="04A0" w:firstRow="1" w:lastRow="0" w:firstColumn="1" w:lastColumn="0" w:noHBand="0" w:noVBand="1"/>
      </w:tblPr>
      <w:tblGrid>
        <w:gridCol w:w="2689"/>
        <w:gridCol w:w="6373"/>
      </w:tblGrid>
      <w:tr w:rsidR="00D10D57" w14:paraId="1D1732ED" w14:textId="77777777" w:rsidTr="00FE542D">
        <w:tc>
          <w:tcPr>
            <w:tcW w:w="9062" w:type="dxa"/>
            <w:gridSpan w:val="2"/>
          </w:tcPr>
          <w:p w14:paraId="0F9D356C" w14:textId="77777777" w:rsidR="00D10D57" w:rsidRDefault="00D10D57" w:rsidP="00D10D57">
            <w:pPr>
              <w:jc w:val="center"/>
            </w:pPr>
            <w:r w:rsidRPr="00BE0BD5">
              <w:rPr>
                <w:b/>
              </w:rPr>
              <w:t>Fiche de description de fonctionnalité</w:t>
            </w:r>
          </w:p>
        </w:tc>
      </w:tr>
      <w:tr w:rsidR="00D10D57" w14:paraId="2F453589" w14:textId="77777777" w:rsidTr="00FE542D">
        <w:tc>
          <w:tcPr>
            <w:tcW w:w="2689" w:type="dxa"/>
          </w:tcPr>
          <w:p w14:paraId="1E09600A" w14:textId="77777777" w:rsidR="00D10D57" w:rsidRDefault="00D10D57" w:rsidP="00D10D57">
            <w:r w:rsidRPr="00BE0BD5">
              <w:rPr>
                <w:b/>
              </w:rPr>
              <w:t>Nom de la fonctionnalité</w:t>
            </w:r>
          </w:p>
        </w:tc>
        <w:tc>
          <w:tcPr>
            <w:tcW w:w="6373" w:type="dxa"/>
          </w:tcPr>
          <w:p w14:paraId="68B628B9" w14:textId="77777777" w:rsidR="00D10D57" w:rsidRDefault="00D10D57" w:rsidP="00D10D57">
            <w:r>
              <w:t>Ajout d’un personnel « Consultant »</w:t>
            </w:r>
          </w:p>
        </w:tc>
      </w:tr>
      <w:tr w:rsidR="00D10D57" w14:paraId="1F901776" w14:textId="77777777" w:rsidTr="00FE542D">
        <w:tc>
          <w:tcPr>
            <w:tcW w:w="2689" w:type="dxa"/>
          </w:tcPr>
          <w:p w14:paraId="0D238F5B" w14:textId="77777777" w:rsidR="00D10D57" w:rsidRDefault="00D10D57" w:rsidP="00D10D57">
            <w:r w:rsidRPr="00BE0BD5">
              <w:rPr>
                <w:b/>
              </w:rPr>
              <w:t>Description sommaire</w:t>
            </w:r>
          </w:p>
        </w:tc>
        <w:tc>
          <w:tcPr>
            <w:tcW w:w="6373" w:type="dxa"/>
          </w:tcPr>
          <w:p w14:paraId="283F4D95" w14:textId="77777777" w:rsidR="00D10D57" w:rsidRDefault="00D10D57" w:rsidP="00D10D57">
            <w:r>
              <w:t>Cette fonctionnalité permet la création de nouveau personnel consultant ou collaborateur FTHM dans Trombinoscope.</w:t>
            </w:r>
          </w:p>
        </w:tc>
      </w:tr>
      <w:tr w:rsidR="00D10D57" w14:paraId="2622E49F" w14:textId="77777777" w:rsidTr="00FE542D">
        <w:tc>
          <w:tcPr>
            <w:tcW w:w="2689" w:type="dxa"/>
          </w:tcPr>
          <w:p w14:paraId="75E0C488" w14:textId="77777777" w:rsidR="00D10D57" w:rsidRDefault="00D10D57" w:rsidP="00D10D57">
            <w:r w:rsidRPr="001B2B57">
              <w:rPr>
                <w:b/>
              </w:rPr>
              <w:t>Fonctionnalités attendues</w:t>
            </w:r>
          </w:p>
        </w:tc>
        <w:tc>
          <w:tcPr>
            <w:tcW w:w="6373" w:type="dxa"/>
          </w:tcPr>
          <w:p w14:paraId="4AE09E3A" w14:textId="77777777" w:rsidR="00D10D57" w:rsidRDefault="00D10D57" w:rsidP="00D10D57">
            <w:r>
              <w:t>A la validation du formulaire d’ajout du personnel, une nouvelle section représentant la personne ajoutée doit apparaître. Le profil nouvellement créé doit être visible dans le département où il appartient.</w:t>
            </w:r>
          </w:p>
        </w:tc>
      </w:tr>
      <w:tr w:rsidR="00D10D57" w14:paraId="403996E6" w14:textId="77777777" w:rsidTr="00FE542D">
        <w:tc>
          <w:tcPr>
            <w:tcW w:w="2689" w:type="dxa"/>
          </w:tcPr>
          <w:p w14:paraId="23A98187" w14:textId="77777777" w:rsidR="00D10D57" w:rsidRDefault="00D10D57" w:rsidP="00D10D57">
            <w:pPr>
              <w:jc w:val="both"/>
              <w:rPr>
                <w:b/>
              </w:rPr>
            </w:pPr>
            <w:r>
              <w:rPr>
                <w:b/>
              </w:rPr>
              <w:t>Input</w:t>
            </w:r>
          </w:p>
        </w:tc>
        <w:tc>
          <w:tcPr>
            <w:tcW w:w="6373" w:type="dxa"/>
          </w:tcPr>
          <w:p w14:paraId="38DAE2BF" w14:textId="77777777" w:rsidR="00D10D57" w:rsidRDefault="00D10D57" w:rsidP="00D10D57">
            <w:pPr>
              <w:jc w:val="both"/>
            </w:pPr>
            <w:r>
              <w:t>Choix « Consultant » sélectionné sur le « Type d’utilisateur à créer »</w:t>
            </w:r>
          </w:p>
        </w:tc>
      </w:tr>
      <w:tr w:rsidR="00D10D57" w14:paraId="532B8F43" w14:textId="77777777" w:rsidTr="00FE542D">
        <w:tc>
          <w:tcPr>
            <w:tcW w:w="2689" w:type="dxa"/>
          </w:tcPr>
          <w:p w14:paraId="7C5EC367" w14:textId="77777777" w:rsidR="00D10D57" w:rsidRDefault="00D10D57" w:rsidP="00D10D57">
            <w:pPr>
              <w:jc w:val="both"/>
            </w:pPr>
            <w:r>
              <w:rPr>
                <w:b/>
              </w:rPr>
              <w:t>Composants</w:t>
            </w:r>
          </w:p>
          <w:p w14:paraId="5A7B3C0E" w14:textId="77777777" w:rsidR="00D10D57" w:rsidRPr="008E508A" w:rsidRDefault="00D10D57" w:rsidP="00D10D57">
            <w:pPr>
              <w:jc w:val="both"/>
            </w:pPr>
          </w:p>
        </w:tc>
        <w:tc>
          <w:tcPr>
            <w:tcW w:w="6373" w:type="dxa"/>
          </w:tcPr>
          <w:p w14:paraId="44BBC5D2" w14:textId="77777777" w:rsidR="00D10D57" w:rsidRDefault="00D10D57" w:rsidP="00D10D57">
            <w:pPr>
              <w:jc w:val="both"/>
            </w:pPr>
            <w:r>
              <w:lastRenderedPageBreak/>
              <w:t>Formulaire d’ajout d’un personnel composé de :</w:t>
            </w:r>
          </w:p>
          <w:p w14:paraId="72A0CFDE" w14:textId="77777777" w:rsidR="00D10D57" w:rsidRDefault="00D10D57">
            <w:pPr>
              <w:pStyle w:val="Paragraphedeliste"/>
              <w:numPr>
                <w:ilvl w:val="0"/>
                <w:numId w:val="1"/>
              </w:numPr>
              <w:jc w:val="both"/>
              <w:pPrChange w:id="626" w:author="Rojo" w:date="2021-06-30T17:33:00Z">
                <w:pPr>
                  <w:pStyle w:val="Paragraphedeliste"/>
                  <w:numPr>
                    <w:numId w:val="5"/>
                  </w:numPr>
                  <w:ind w:left="1440" w:hanging="360"/>
                  <w:jc w:val="both"/>
                </w:pPr>
              </w:pPrChange>
            </w:pPr>
            <w:r>
              <w:lastRenderedPageBreak/>
              <w:t>Choix du « Type d’utilisateur à créer » : le choix dans ce cas-ci est « Consultant »</w:t>
            </w:r>
          </w:p>
          <w:p w14:paraId="1E537BE6" w14:textId="77777777" w:rsidR="00D10D57" w:rsidRDefault="00D10D57">
            <w:pPr>
              <w:pStyle w:val="Paragraphedeliste"/>
              <w:numPr>
                <w:ilvl w:val="0"/>
                <w:numId w:val="1"/>
              </w:numPr>
              <w:jc w:val="both"/>
              <w:pPrChange w:id="627" w:author="Rojo" w:date="2021-06-30T17:33:00Z">
                <w:pPr>
                  <w:pStyle w:val="Paragraphedeliste"/>
                  <w:numPr>
                    <w:numId w:val="5"/>
                  </w:numPr>
                  <w:ind w:left="1440" w:hanging="360"/>
                  <w:jc w:val="both"/>
                </w:pPr>
              </w:pPrChange>
            </w:pPr>
            <w:r>
              <w:t>Champ « Insérer une photo » du personnel.</w:t>
            </w:r>
          </w:p>
          <w:p w14:paraId="03C4F0F6" w14:textId="77777777" w:rsidR="00D10D57" w:rsidRDefault="00D10D57">
            <w:pPr>
              <w:pStyle w:val="Paragraphedeliste"/>
              <w:numPr>
                <w:ilvl w:val="0"/>
                <w:numId w:val="1"/>
              </w:numPr>
              <w:jc w:val="both"/>
              <w:pPrChange w:id="628" w:author="Rojo" w:date="2021-06-30T17:33:00Z">
                <w:pPr>
                  <w:pStyle w:val="Paragraphedeliste"/>
                  <w:numPr>
                    <w:numId w:val="5"/>
                  </w:numPr>
                  <w:ind w:left="1440" w:hanging="360"/>
                  <w:jc w:val="both"/>
                </w:pPr>
              </w:pPrChange>
            </w:pPr>
            <w:r>
              <w:t>Bouton « Parcourir » permettant de naviguer dans le dossier contenant la photo du personnel dans le PC de l’administrateur.</w:t>
            </w:r>
          </w:p>
          <w:p w14:paraId="355CCF01" w14:textId="77777777" w:rsidR="00D10D57" w:rsidRDefault="00D10D57">
            <w:pPr>
              <w:pStyle w:val="Paragraphedeliste"/>
              <w:numPr>
                <w:ilvl w:val="0"/>
                <w:numId w:val="1"/>
              </w:numPr>
              <w:jc w:val="both"/>
              <w:pPrChange w:id="629" w:author="Rojo" w:date="2021-06-30T17:33:00Z">
                <w:pPr>
                  <w:pStyle w:val="Paragraphedeliste"/>
                  <w:numPr>
                    <w:numId w:val="5"/>
                  </w:numPr>
                  <w:ind w:left="1440" w:hanging="360"/>
                  <w:jc w:val="both"/>
                </w:pPr>
              </w:pPrChange>
            </w:pPr>
            <w:r>
              <w:t>Champ de saisie du « Nom » du personnel</w:t>
            </w:r>
          </w:p>
          <w:p w14:paraId="447E37B3" w14:textId="77777777" w:rsidR="00D10D57" w:rsidRDefault="00D10D57">
            <w:pPr>
              <w:pStyle w:val="Paragraphedeliste"/>
              <w:numPr>
                <w:ilvl w:val="0"/>
                <w:numId w:val="1"/>
              </w:numPr>
              <w:jc w:val="both"/>
              <w:pPrChange w:id="630" w:author="Rojo" w:date="2021-06-30T17:33:00Z">
                <w:pPr>
                  <w:pStyle w:val="Paragraphedeliste"/>
                  <w:numPr>
                    <w:numId w:val="5"/>
                  </w:numPr>
                  <w:ind w:left="1440" w:hanging="360"/>
                  <w:jc w:val="both"/>
                </w:pPr>
              </w:pPrChange>
            </w:pPr>
            <w:r>
              <w:t>Champ de saisie du « Prénom » du personnel</w:t>
            </w:r>
          </w:p>
          <w:p w14:paraId="392B9BCE" w14:textId="77777777" w:rsidR="00D10D57" w:rsidRDefault="00D10D57">
            <w:pPr>
              <w:pStyle w:val="Paragraphedeliste"/>
              <w:numPr>
                <w:ilvl w:val="0"/>
                <w:numId w:val="1"/>
              </w:numPr>
              <w:jc w:val="both"/>
              <w:pPrChange w:id="631" w:author="Rojo" w:date="2021-06-30T17:33:00Z">
                <w:pPr>
                  <w:pStyle w:val="Paragraphedeliste"/>
                  <w:numPr>
                    <w:numId w:val="5"/>
                  </w:numPr>
                  <w:ind w:left="1440" w:hanging="360"/>
                  <w:jc w:val="both"/>
                </w:pPr>
              </w:pPrChange>
            </w:pPr>
            <w:r>
              <w:t xml:space="preserve">Champ de saisie </w:t>
            </w:r>
            <w:commentRangeStart w:id="632"/>
            <w:r>
              <w:t xml:space="preserve">du « Prénom d’appellation » </w:t>
            </w:r>
            <w:commentRangeEnd w:id="632"/>
            <w:r>
              <w:rPr>
                <w:rStyle w:val="Marquedecommentaire"/>
              </w:rPr>
              <w:commentReference w:id="632"/>
            </w:r>
            <w:r>
              <w:t>du personnel</w:t>
            </w:r>
          </w:p>
          <w:p w14:paraId="5904F624" w14:textId="77777777" w:rsidR="00D10D57" w:rsidRDefault="00D10D57">
            <w:pPr>
              <w:pStyle w:val="Paragraphedeliste"/>
              <w:numPr>
                <w:ilvl w:val="0"/>
                <w:numId w:val="1"/>
              </w:numPr>
              <w:jc w:val="both"/>
              <w:pPrChange w:id="633" w:author="Rojo" w:date="2021-06-30T17:33:00Z">
                <w:pPr>
                  <w:pStyle w:val="Paragraphedeliste"/>
                  <w:numPr>
                    <w:numId w:val="5"/>
                  </w:numPr>
                  <w:ind w:left="1440" w:hanging="360"/>
                  <w:jc w:val="both"/>
                </w:pPr>
              </w:pPrChange>
            </w:pPr>
            <w:r>
              <w:t>Champ de sélection de « Département » au choix. Pour un consultant/collaborateur, c’est le département auquel il appartient.</w:t>
            </w:r>
          </w:p>
          <w:p w14:paraId="2E63A7C8" w14:textId="77777777" w:rsidR="00D10D57" w:rsidRDefault="00D10D57">
            <w:pPr>
              <w:pStyle w:val="Paragraphedeliste"/>
              <w:numPr>
                <w:ilvl w:val="0"/>
                <w:numId w:val="1"/>
              </w:numPr>
              <w:jc w:val="both"/>
              <w:pPrChange w:id="634" w:author="Rojo" w:date="2021-06-30T17:33:00Z">
                <w:pPr>
                  <w:pStyle w:val="Paragraphedeliste"/>
                  <w:numPr>
                    <w:numId w:val="5"/>
                  </w:numPr>
                  <w:ind w:left="1440" w:hanging="360"/>
                  <w:jc w:val="both"/>
                </w:pPr>
              </w:pPrChange>
            </w:pPr>
            <w:r>
              <w:t>Icone « + » indiquant qu’il est possible d’ajouter d’autres « Département »</w:t>
            </w:r>
          </w:p>
          <w:p w14:paraId="4028824A" w14:textId="77777777" w:rsidR="00D10D57" w:rsidRDefault="00D10D57">
            <w:pPr>
              <w:pStyle w:val="Paragraphedeliste"/>
              <w:numPr>
                <w:ilvl w:val="0"/>
                <w:numId w:val="1"/>
              </w:numPr>
              <w:jc w:val="both"/>
              <w:pPrChange w:id="635" w:author="Rojo" w:date="2021-06-30T17:33:00Z">
                <w:pPr>
                  <w:pStyle w:val="Paragraphedeliste"/>
                  <w:numPr>
                    <w:numId w:val="5"/>
                  </w:numPr>
                  <w:ind w:left="1440" w:hanging="360"/>
                  <w:jc w:val="both"/>
                </w:pPr>
              </w:pPrChange>
            </w:pPr>
            <w:r>
              <w:t>Champ de saisie du mail du personnel</w:t>
            </w:r>
          </w:p>
          <w:p w14:paraId="6D1B3A87" w14:textId="77777777" w:rsidR="00D10D57" w:rsidRDefault="00D10D57">
            <w:pPr>
              <w:pStyle w:val="Paragraphedeliste"/>
              <w:numPr>
                <w:ilvl w:val="0"/>
                <w:numId w:val="1"/>
              </w:numPr>
              <w:jc w:val="both"/>
              <w:pPrChange w:id="636" w:author="Rojo" w:date="2021-06-30T17:33:00Z">
                <w:pPr>
                  <w:pStyle w:val="Paragraphedeliste"/>
                  <w:numPr>
                    <w:numId w:val="5"/>
                  </w:numPr>
                  <w:ind w:left="1440" w:hanging="360"/>
                  <w:jc w:val="both"/>
                </w:pPr>
              </w:pPrChange>
            </w:pPr>
            <w:r>
              <w:t>Icone « + » indiquant qu’il est possible d’ajouter d’autres « Mail »</w:t>
            </w:r>
          </w:p>
          <w:p w14:paraId="48A15197" w14:textId="77777777" w:rsidR="00D10D57" w:rsidRDefault="00D10D57">
            <w:pPr>
              <w:pStyle w:val="Paragraphedeliste"/>
              <w:numPr>
                <w:ilvl w:val="0"/>
                <w:numId w:val="1"/>
              </w:numPr>
              <w:jc w:val="both"/>
              <w:pPrChange w:id="637" w:author="Rojo" w:date="2021-06-30T17:33:00Z">
                <w:pPr>
                  <w:pStyle w:val="Paragraphedeliste"/>
                  <w:numPr>
                    <w:numId w:val="5"/>
                  </w:numPr>
                  <w:ind w:left="1440" w:hanging="360"/>
                  <w:jc w:val="both"/>
                </w:pPr>
              </w:pPrChange>
            </w:pPr>
            <w:r>
              <w:t>Champ de saisie du numéro de « Téléphone » du personnel</w:t>
            </w:r>
          </w:p>
          <w:p w14:paraId="6FC3F421" w14:textId="77777777" w:rsidR="00D10D57" w:rsidRDefault="00D10D57">
            <w:pPr>
              <w:pStyle w:val="Paragraphedeliste"/>
              <w:numPr>
                <w:ilvl w:val="0"/>
                <w:numId w:val="1"/>
              </w:numPr>
              <w:jc w:val="both"/>
              <w:pPrChange w:id="638" w:author="Rojo" w:date="2021-06-30T17:33:00Z">
                <w:pPr>
                  <w:pStyle w:val="Paragraphedeliste"/>
                  <w:numPr>
                    <w:numId w:val="5"/>
                  </w:numPr>
                  <w:ind w:left="1440" w:hanging="360"/>
                  <w:jc w:val="both"/>
                </w:pPr>
              </w:pPrChange>
            </w:pPr>
            <w:r>
              <w:t>Icone « + » indiquant qu’il est possible d’ajouter d’autres « Téléphone »</w:t>
            </w:r>
          </w:p>
          <w:p w14:paraId="4B7993DE" w14:textId="77777777" w:rsidR="00D10D57" w:rsidRDefault="00D10D57">
            <w:pPr>
              <w:pStyle w:val="Paragraphedeliste"/>
              <w:numPr>
                <w:ilvl w:val="0"/>
                <w:numId w:val="1"/>
              </w:numPr>
              <w:jc w:val="both"/>
              <w:pPrChange w:id="639" w:author="Rojo" w:date="2021-06-30T17:33:00Z">
                <w:pPr>
                  <w:pStyle w:val="Paragraphedeliste"/>
                  <w:numPr>
                    <w:numId w:val="5"/>
                  </w:numPr>
                  <w:ind w:left="1440" w:hanging="360"/>
                  <w:jc w:val="both"/>
                </w:pPr>
              </w:pPrChange>
            </w:pPr>
            <w:r>
              <w:t>Champ de saisie du cursus du personnel composés de champ « Période » et de champ « </w:t>
            </w:r>
            <w:commentRangeStart w:id="640"/>
            <w:r>
              <w:t>Fonction</w:t>
            </w:r>
            <w:commentRangeEnd w:id="640"/>
            <w:r>
              <w:rPr>
                <w:rStyle w:val="Marquedecommentaire"/>
              </w:rPr>
              <w:commentReference w:id="640"/>
            </w:r>
            <w:r>
              <w:t> »</w:t>
            </w:r>
          </w:p>
          <w:p w14:paraId="122A8B7C" w14:textId="77777777" w:rsidR="00D10D57" w:rsidRDefault="00D10D57">
            <w:pPr>
              <w:pStyle w:val="Paragraphedeliste"/>
              <w:numPr>
                <w:ilvl w:val="0"/>
                <w:numId w:val="1"/>
              </w:numPr>
              <w:jc w:val="both"/>
              <w:pPrChange w:id="641" w:author="Rojo" w:date="2021-06-30T17:33:00Z">
                <w:pPr>
                  <w:pStyle w:val="Paragraphedeliste"/>
                  <w:numPr>
                    <w:numId w:val="5"/>
                  </w:numPr>
                  <w:ind w:left="1440" w:hanging="360"/>
                  <w:jc w:val="both"/>
                </w:pPr>
              </w:pPrChange>
            </w:pPr>
            <w:r>
              <w:t>Icone « + » indiquant qu’il est possible d’ajouter d’autres « Cursus »</w:t>
            </w:r>
          </w:p>
          <w:p w14:paraId="0535D3BD" w14:textId="77777777" w:rsidR="00D10D57" w:rsidRDefault="00D10D57">
            <w:pPr>
              <w:pStyle w:val="Paragraphedeliste"/>
              <w:numPr>
                <w:ilvl w:val="0"/>
                <w:numId w:val="1"/>
              </w:numPr>
              <w:jc w:val="both"/>
              <w:pPrChange w:id="642" w:author="Rojo" w:date="2021-06-30T17:33:00Z">
                <w:pPr>
                  <w:pStyle w:val="Paragraphedeliste"/>
                  <w:numPr>
                    <w:numId w:val="5"/>
                  </w:numPr>
                  <w:ind w:left="1440" w:hanging="360"/>
                  <w:jc w:val="both"/>
                </w:pPr>
              </w:pPrChange>
            </w:pPr>
            <w:r>
              <w:t>Bouton « Enregistrer », permettant l’enregistrement des éléments ajoutés. Ce bouton redirige vers la page représentant le profil du personnel nouvellement créé.</w:t>
            </w:r>
          </w:p>
          <w:p w14:paraId="7D08BC45" w14:textId="77777777" w:rsidR="00D10D57" w:rsidRDefault="00D10D57">
            <w:pPr>
              <w:pStyle w:val="Paragraphedeliste"/>
              <w:numPr>
                <w:ilvl w:val="0"/>
                <w:numId w:val="1"/>
              </w:numPr>
              <w:jc w:val="both"/>
              <w:pPrChange w:id="643" w:author="Rojo" w:date="2021-06-30T17:33:00Z">
                <w:pPr>
                  <w:pStyle w:val="Paragraphedeliste"/>
                  <w:numPr>
                    <w:numId w:val="5"/>
                  </w:numPr>
                  <w:ind w:left="1440" w:hanging="360"/>
                  <w:jc w:val="both"/>
                </w:pPr>
              </w:pPrChange>
            </w:pPr>
            <w:r>
              <w:t>Bouton « Annuler », redirigeant à la première page de trombinoscope après l’authentification, avec le mode administrateur « on ».</w:t>
            </w:r>
          </w:p>
        </w:tc>
      </w:tr>
      <w:tr w:rsidR="00D10D57" w14:paraId="57395637" w14:textId="77777777" w:rsidTr="00FE542D">
        <w:tc>
          <w:tcPr>
            <w:tcW w:w="2689" w:type="dxa"/>
          </w:tcPr>
          <w:p w14:paraId="4923E245" w14:textId="77777777" w:rsidR="00D10D57" w:rsidRDefault="00D10D57" w:rsidP="00D10D57">
            <w:r w:rsidRPr="0038344E">
              <w:rPr>
                <w:b/>
              </w:rPr>
              <w:lastRenderedPageBreak/>
              <w:t>Règles de gestion</w:t>
            </w:r>
          </w:p>
        </w:tc>
        <w:tc>
          <w:tcPr>
            <w:tcW w:w="6373" w:type="dxa"/>
          </w:tcPr>
          <w:p w14:paraId="00AC3E3F" w14:textId="77777777" w:rsidR="00D10D57" w:rsidRDefault="00D10D57">
            <w:pPr>
              <w:pStyle w:val="Paragraphedeliste"/>
              <w:numPr>
                <w:ilvl w:val="0"/>
                <w:numId w:val="7"/>
              </w:numPr>
              <w:pPrChange w:id="644" w:author="Rojo" w:date="2021-06-30T17:33:00Z">
                <w:pPr>
                  <w:pStyle w:val="Paragraphedeliste"/>
                  <w:numPr>
                    <w:numId w:val="13"/>
                  </w:numPr>
                  <w:ind w:left="3240" w:hanging="360"/>
                </w:pPr>
              </w:pPrChange>
            </w:pPr>
            <w:r>
              <w:t>Tous les champs sont obligatoires.</w:t>
            </w:r>
          </w:p>
          <w:p w14:paraId="6ADCADCF" w14:textId="77777777" w:rsidR="00D10D57" w:rsidRDefault="00D10D57">
            <w:pPr>
              <w:pStyle w:val="Paragraphedeliste"/>
              <w:numPr>
                <w:ilvl w:val="0"/>
                <w:numId w:val="7"/>
              </w:numPr>
              <w:pPrChange w:id="645" w:author="Rojo" w:date="2021-06-30T17:33:00Z">
                <w:pPr>
                  <w:pStyle w:val="Paragraphedeliste"/>
                  <w:numPr>
                    <w:numId w:val="13"/>
                  </w:numPr>
                  <w:ind w:left="3240" w:hanging="360"/>
                </w:pPr>
              </w:pPrChange>
            </w:pPr>
            <w:r>
              <w:t>Pour le champ « Type d’utilisateur à créer » au choix, les valeurs possibles seront :</w:t>
            </w:r>
          </w:p>
          <w:p w14:paraId="2F04BD83" w14:textId="77777777" w:rsidR="00D10D57" w:rsidRDefault="00D10D57">
            <w:pPr>
              <w:pStyle w:val="Paragraphedeliste"/>
              <w:numPr>
                <w:ilvl w:val="1"/>
                <w:numId w:val="1"/>
              </w:numPr>
              <w:pPrChange w:id="646" w:author="Rojo" w:date="2021-06-30T17:33:00Z">
                <w:pPr>
                  <w:pStyle w:val="Paragraphedeliste"/>
                  <w:numPr>
                    <w:ilvl w:val="1"/>
                    <w:numId w:val="5"/>
                  </w:numPr>
                  <w:ind w:left="2160" w:hanging="360"/>
                </w:pPr>
              </w:pPrChange>
            </w:pPr>
            <w:r>
              <w:t>Associé</w:t>
            </w:r>
          </w:p>
          <w:p w14:paraId="63E70B67" w14:textId="77777777" w:rsidR="00D10D57" w:rsidRDefault="00D10D57">
            <w:pPr>
              <w:pStyle w:val="Paragraphedeliste"/>
              <w:numPr>
                <w:ilvl w:val="1"/>
                <w:numId w:val="1"/>
              </w:numPr>
              <w:pPrChange w:id="647" w:author="Rojo" w:date="2021-06-30T17:33:00Z">
                <w:pPr>
                  <w:pStyle w:val="Paragraphedeliste"/>
                  <w:numPr>
                    <w:ilvl w:val="1"/>
                    <w:numId w:val="5"/>
                  </w:numPr>
                  <w:ind w:left="2160" w:hanging="360"/>
                </w:pPr>
              </w:pPrChange>
            </w:pPr>
            <w:r>
              <w:t>consultant</w:t>
            </w:r>
          </w:p>
          <w:p w14:paraId="31AD4CD4" w14:textId="77777777" w:rsidR="00D10D57" w:rsidRDefault="00D10D57">
            <w:pPr>
              <w:pStyle w:val="Paragraphedeliste"/>
              <w:numPr>
                <w:ilvl w:val="0"/>
                <w:numId w:val="7"/>
              </w:numPr>
              <w:jc w:val="both"/>
              <w:pPrChange w:id="648" w:author="Rojo" w:date="2021-06-30T17:33:00Z">
                <w:pPr>
                  <w:pStyle w:val="Paragraphedeliste"/>
                  <w:numPr>
                    <w:numId w:val="13"/>
                  </w:numPr>
                  <w:ind w:left="3240" w:hanging="360"/>
                  <w:jc w:val="both"/>
                </w:pPr>
              </w:pPrChange>
            </w:pPr>
            <w:r>
              <w:t>Pour le champ « Département » au choix, les valeurs possibles seront :</w:t>
            </w:r>
          </w:p>
          <w:p w14:paraId="606935C2" w14:textId="77777777" w:rsidR="00D10D57" w:rsidRDefault="00D10D57">
            <w:pPr>
              <w:pStyle w:val="Paragraphedeliste"/>
              <w:numPr>
                <w:ilvl w:val="0"/>
                <w:numId w:val="4"/>
              </w:numPr>
              <w:spacing w:after="160" w:line="259" w:lineRule="auto"/>
              <w:jc w:val="both"/>
              <w:pPrChange w:id="649" w:author="Rojo" w:date="2021-06-30T17:33:00Z">
                <w:pPr>
                  <w:pStyle w:val="Paragraphedeliste"/>
                  <w:numPr>
                    <w:numId w:val="10"/>
                  </w:numPr>
                  <w:spacing w:after="160" w:line="259" w:lineRule="auto"/>
                  <w:ind w:left="0"/>
                  <w:jc w:val="both"/>
                </w:pPr>
              </w:pPrChange>
            </w:pPr>
            <w:r>
              <w:t>ADMINISTRATION </w:t>
            </w:r>
          </w:p>
          <w:p w14:paraId="3F403E06" w14:textId="77777777" w:rsidR="00D10D57" w:rsidRDefault="00D10D57">
            <w:pPr>
              <w:pStyle w:val="Paragraphedeliste"/>
              <w:numPr>
                <w:ilvl w:val="0"/>
                <w:numId w:val="4"/>
              </w:numPr>
              <w:spacing w:after="160" w:line="259" w:lineRule="auto"/>
              <w:jc w:val="both"/>
              <w:pPrChange w:id="650" w:author="Rojo" w:date="2021-06-30T17:33:00Z">
                <w:pPr>
                  <w:pStyle w:val="Paragraphedeliste"/>
                  <w:numPr>
                    <w:numId w:val="10"/>
                  </w:numPr>
                  <w:spacing w:after="160" w:line="259" w:lineRule="auto"/>
                  <w:ind w:left="0"/>
                  <w:jc w:val="both"/>
                </w:pPr>
              </w:pPrChange>
            </w:pPr>
            <w:r>
              <w:t>AMOA</w:t>
            </w:r>
          </w:p>
          <w:p w14:paraId="1E985143" w14:textId="77777777" w:rsidR="00D10D57" w:rsidRDefault="00D10D57">
            <w:pPr>
              <w:pStyle w:val="Paragraphedeliste"/>
              <w:numPr>
                <w:ilvl w:val="0"/>
                <w:numId w:val="4"/>
              </w:numPr>
              <w:spacing w:after="160" w:line="259" w:lineRule="auto"/>
              <w:jc w:val="both"/>
              <w:pPrChange w:id="651" w:author="Rojo" w:date="2021-06-30T17:33:00Z">
                <w:pPr>
                  <w:pStyle w:val="Paragraphedeliste"/>
                  <w:numPr>
                    <w:numId w:val="10"/>
                  </w:numPr>
                  <w:spacing w:after="160" w:line="259" w:lineRule="auto"/>
                  <w:ind w:left="0"/>
                  <w:jc w:val="both"/>
                </w:pPr>
              </w:pPrChange>
            </w:pPr>
            <w:r>
              <w:t>ASSOCIE</w:t>
            </w:r>
          </w:p>
          <w:p w14:paraId="54722C17" w14:textId="77777777" w:rsidR="00D10D57" w:rsidRDefault="00D10D57">
            <w:pPr>
              <w:pStyle w:val="Paragraphedeliste"/>
              <w:numPr>
                <w:ilvl w:val="0"/>
                <w:numId w:val="4"/>
              </w:numPr>
              <w:spacing w:after="160" w:line="259" w:lineRule="auto"/>
              <w:jc w:val="both"/>
              <w:pPrChange w:id="652" w:author="Rojo" w:date="2021-06-30T17:33:00Z">
                <w:pPr>
                  <w:pStyle w:val="Paragraphedeliste"/>
                  <w:numPr>
                    <w:numId w:val="10"/>
                  </w:numPr>
                  <w:spacing w:after="160" w:line="259" w:lineRule="auto"/>
                  <w:ind w:left="0"/>
                  <w:jc w:val="both"/>
                </w:pPr>
              </w:pPrChange>
            </w:pPr>
            <w:r>
              <w:t>AUDIT</w:t>
            </w:r>
          </w:p>
          <w:p w14:paraId="3B124366" w14:textId="77777777" w:rsidR="00D10D57" w:rsidRDefault="00D10D57">
            <w:pPr>
              <w:pStyle w:val="Paragraphedeliste"/>
              <w:numPr>
                <w:ilvl w:val="0"/>
                <w:numId w:val="4"/>
              </w:numPr>
              <w:spacing w:after="160" w:line="259" w:lineRule="auto"/>
              <w:jc w:val="both"/>
              <w:pPrChange w:id="653" w:author="Rojo" w:date="2021-06-30T17:33:00Z">
                <w:pPr>
                  <w:pStyle w:val="Paragraphedeliste"/>
                  <w:numPr>
                    <w:numId w:val="10"/>
                  </w:numPr>
                  <w:spacing w:after="160" w:line="259" w:lineRule="auto"/>
                  <w:ind w:left="0"/>
                  <w:jc w:val="both"/>
                </w:pPr>
              </w:pPrChange>
            </w:pPr>
            <w:r>
              <w:t>BPO COMPTA</w:t>
            </w:r>
          </w:p>
          <w:p w14:paraId="46B0801D" w14:textId="77777777" w:rsidR="00D10D57" w:rsidRDefault="00D10D57">
            <w:pPr>
              <w:pStyle w:val="Paragraphedeliste"/>
              <w:numPr>
                <w:ilvl w:val="0"/>
                <w:numId w:val="4"/>
              </w:numPr>
              <w:spacing w:after="160" w:line="259" w:lineRule="auto"/>
              <w:jc w:val="both"/>
              <w:pPrChange w:id="654" w:author="Rojo" w:date="2021-06-30T17:33:00Z">
                <w:pPr>
                  <w:pStyle w:val="Paragraphedeliste"/>
                  <w:numPr>
                    <w:numId w:val="10"/>
                  </w:numPr>
                  <w:spacing w:after="160" w:line="259" w:lineRule="auto"/>
                  <w:ind w:left="0"/>
                  <w:jc w:val="both"/>
                </w:pPr>
              </w:pPrChange>
            </w:pPr>
            <w:r>
              <w:t>BPO RH</w:t>
            </w:r>
          </w:p>
          <w:p w14:paraId="7C2FAD20" w14:textId="77777777" w:rsidR="00D10D57" w:rsidRDefault="00D10D57">
            <w:pPr>
              <w:pStyle w:val="Paragraphedeliste"/>
              <w:numPr>
                <w:ilvl w:val="0"/>
                <w:numId w:val="4"/>
              </w:numPr>
              <w:spacing w:after="160" w:line="259" w:lineRule="auto"/>
              <w:jc w:val="both"/>
              <w:pPrChange w:id="655" w:author="Rojo" w:date="2021-06-30T17:33:00Z">
                <w:pPr>
                  <w:pStyle w:val="Paragraphedeliste"/>
                  <w:numPr>
                    <w:numId w:val="10"/>
                  </w:numPr>
                  <w:spacing w:after="160" w:line="259" w:lineRule="auto"/>
                  <w:ind w:left="0"/>
                  <w:jc w:val="both"/>
                </w:pPr>
              </w:pPrChange>
            </w:pPr>
            <w:r>
              <w:t>COMMERCIAL</w:t>
            </w:r>
          </w:p>
          <w:p w14:paraId="4C11A799" w14:textId="77777777" w:rsidR="00D10D57" w:rsidRDefault="00D10D57">
            <w:pPr>
              <w:pStyle w:val="Paragraphedeliste"/>
              <w:numPr>
                <w:ilvl w:val="0"/>
                <w:numId w:val="4"/>
              </w:numPr>
              <w:spacing w:after="160" w:line="259" w:lineRule="auto"/>
              <w:jc w:val="both"/>
              <w:pPrChange w:id="656" w:author="Rojo" w:date="2021-06-30T17:33:00Z">
                <w:pPr>
                  <w:pStyle w:val="Paragraphedeliste"/>
                  <w:numPr>
                    <w:numId w:val="10"/>
                  </w:numPr>
                  <w:spacing w:after="160" w:line="259" w:lineRule="auto"/>
                  <w:ind w:left="0"/>
                  <w:jc w:val="both"/>
                </w:pPr>
              </w:pPrChange>
            </w:pPr>
            <w:r>
              <w:t>COMMUNICATION</w:t>
            </w:r>
          </w:p>
          <w:p w14:paraId="5C5785E7" w14:textId="77777777" w:rsidR="00D10D57" w:rsidRDefault="00D10D57">
            <w:pPr>
              <w:pStyle w:val="Paragraphedeliste"/>
              <w:numPr>
                <w:ilvl w:val="0"/>
                <w:numId w:val="4"/>
              </w:numPr>
              <w:jc w:val="both"/>
              <w:pPrChange w:id="657" w:author="Rojo" w:date="2021-06-30T17:33:00Z">
                <w:pPr>
                  <w:pStyle w:val="Paragraphedeliste"/>
                  <w:numPr>
                    <w:numId w:val="10"/>
                  </w:numPr>
                  <w:ind w:left="0"/>
                  <w:jc w:val="both"/>
                </w:pPr>
              </w:pPrChange>
            </w:pPr>
            <w:r>
              <w:t>DAF</w:t>
            </w:r>
          </w:p>
          <w:p w14:paraId="24B8C949" w14:textId="77777777" w:rsidR="00D10D57" w:rsidRDefault="00D10D57">
            <w:pPr>
              <w:pStyle w:val="Paragraphedeliste"/>
              <w:numPr>
                <w:ilvl w:val="0"/>
                <w:numId w:val="4"/>
              </w:numPr>
              <w:spacing w:after="160" w:line="259" w:lineRule="auto"/>
              <w:jc w:val="both"/>
              <w:pPrChange w:id="658" w:author="Rojo" w:date="2021-06-30T17:33:00Z">
                <w:pPr>
                  <w:pStyle w:val="Paragraphedeliste"/>
                  <w:numPr>
                    <w:numId w:val="10"/>
                  </w:numPr>
                  <w:spacing w:after="160" w:line="259" w:lineRule="auto"/>
                  <w:ind w:left="0"/>
                  <w:jc w:val="both"/>
                </w:pPr>
              </w:pPrChange>
            </w:pPr>
            <w:r>
              <w:t>FINANCE</w:t>
            </w:r>
          </w:p>
          <w:p w14:paraId="600EAB3E" w14:textId="77777777" w:rsidR="00D10D57" w:rsidRDefault="00D10D57">
            <w:pPr>
              <w:pStyle w:val="Paragraphedeliste"/>
              <w:numPr>
                <w:ilvl w:val="0"/>
                <w:numId w:val="4"/>
              </w:numPr>
              <w:spacing w:after="160" w:line="259" w:lineRule="auto"/>
              <w:jc w:val="both"/>
              <w:pPrChange w:id="659" w:author="Rojo" w:date="2021-06-30T17:33:00Z">
                <w:pPr>
                  <w:pStyle w:val="Paragraphedeliste"/>
                  <w:numPr>
                    <w:numId w:val="10"/>
                  </w:numPr>
                  <w:spacing w:after="160" w:line="259" w:lineRule="auto"/>
                  <w:ind w:left="0"/>
                  <w:jc w:val="both"/>
                </w:pPr>
              </w:pPrChange>
            </w:pPr>
            <w:r>
              <w:t>INFO</w:t>
            </w:r>
          </w:p>
          <w:p w14:paraId="2DCC4C6E" w14:textId="77777777" w:rsidR="00D10D57" w:rsidRDefault="00D10D57">
            <w:pPr>
              <w:pStyle w:val="Paragraphedeliste"/>
              <w:numPr>
                <w:ilvl w:val="0"/>
                <w:numId w:val="4"/>
              </w:numPr>
              <w:spacing w:after="160" w:line="259" w:lineRule="auto"/>
              <w:jc w:val="both"/>
              <w:pPrChange w:id="660" w:author="Rojo" w:date="2021-06-30T17:33:00Z">
                <w:pPr>
                  <w:pStyle w:val="Paragraphedeliste"/>
                  <w:numPr>
                    <w:numId w:val="10"/>
                  </w:numPr>
                  <w:spacing w:after="160" w:line="259" w:lineRule="auto"/>
                  <w:ind w:left="0"/>
                  <w:jc w:val="both"/>
                </w:pPr>
              </w:pPrChange>
            </w:pPr>
            <w:r>
              <w:t>ORGA</w:t>
            </w:r>
          </w:p>
          <w:p w14:paraId="119CE8D0" w14:textId="77777777" w:rsidR="00D10D57" w:rsidRDefault="00D10D57">
            <w:pPr>
              <w:pStyle w:val="Paragraphedeliste"/>
              <w:numPr>
                <w:ilvl w:val="0"/>
                <w:numId w:val="4"/>
              </w:numPr>
              <w:spacing w:after="160" w:line="259" w:lineRule="auto"/>
              <w:jc w:val="both"/>
              <w:pPrChange w:id="661" w:author="Rojo" w:date="2021-06-30T17:33:00Z">
                <w:pPr>
                  <w:pStyle w:val="Paragraphedeliste"/>
                  <w:numPr>
                    <w:numId w:val="10"/>
                  </w:numPr>
                  <w:spacing w:after="160" w:line="259" w:lineRule="auto"/>
                  <w:ind w:left="0"/>
                  <w:jc w:val="both"/>
                </w:pPr>
              </w:pPrChange>
            </w:pPr>
            <w:r>
              <w:t>QUALITE</w:t>
            </w:r>
          </w:p>
          <w:p w14:paraId="4B9C26AA" w14:textId="77777777" w:rsidR="00D10D57" w:rsidRDefault="00D10D57">
            <w:pPr>
              <w:pStyle w:val="Paragraphedeliste"/>
              <w:numPr>
                <w:ilvl w:val="0"/>
                <w:numId w:val="4"/>
              </w:numPr>
              <w:spacing w:after="160" w:line="259" w:lineRule="auto"/>
              <w:jc w:val="both"/>
              <w:pPrChange w:id="662" w:author="Rojo" w:date="2021-06-30T17:33:00Z">
                <w:pPr>
                  <w:pStyle w:val="Paragraphedeliste"/>
                  <w:numPr>
                    <w:numId w:val="10"/>
                  </w:numPr>
                  <w:spacing w:after="160" w:line="259" w:lineRule="auto"/>
                  <w:ind w:left="0"/>
                  <w:jc w:val="both"/>
                </w:pPr>
              </w:pPrChange>
            </w:pPr>
            <w:r>
              <w:lastRenderedPageBreak/>
              <w:t>RHC</w:t>
            </w:r>
          </w:p>
          <w:p w14:paraId="40841CF4" w14:textId="77777777" w:rsidR="00D10D57" w:rsidRDefault="00D10D57">
            <w:pPr>
              <w:pStyle w:val="Paragraphedeliste"/>
              <w:numPr>
                <w:ilvl w:val="0"/>
                <w:numId w:val="4"/>
              </w:numPr>
              <w:jc w:val="both"/>
              <w:pPrChange w:id="663" w:author="Rojo" w:date="2021-06-30T17:33:00Z">
                <w:pPr>
                  <w:pStyle w:val="Paragraphedeliste"/>
                  <w:numPr>
                    <w:numId w:val="10"/>
                  </w:numPr>
                  <w:ind w:left="0"/>
                  <w:jc w:val="both"/>
                </w:pPr>
              </w:pPrChange>
            </w:pPr>
            <w:r>
              <w:t>RHI</w:t>
            </w:r>
          </w:p>
          <w:p w14:paraId="27578446" w14:textId="77777777" w:rsidR="00D10D57" w:rsidRDefault="00D10D57">
            <w:pPr>
              <w:pStyle w:val="Paragraphedeliste"/>
              <w:numPr>
                <w:ilvl w:val="0"/>
                <w:numId w:val="7"/>
              </w:numPr>
              <w:jc w:val="both"/>
              <w:pPrChange w:id="664" w:author="Rojo" w:date="2021-06-30T17:33:00Z">
                <w:pPr>
                  <w:pStyle w:val="Paragraphedeliste"/>
                  <w:numPr>
                    <w:numId w:val="13"/>
                  </w:numPr>
                  <w:ind w:left="3240" w:hanging="360"/>
                  <w:jc w:val="both"/>
                </w:pPr>
              </w:pPrChange>
            </w:pPr>
            <w:r>
              <w:t>Le « Prénom d’appellation » doit faire partie du nom ou du prénom du personnel</w:t>
            </w:r>
          </w:p>
          <w:p w14:paraId="637A3DC8" w14:textId="77777777" w:rsidR="00D10D57" w:rsidRDefault="00D10D57">
            <w:pPr>
              <w:pStyle w:val="Paragraphedeliste"/>
              <w:numPr>
                <w:ilvl w:val="0"/>
                <w:numId w:val="7"/>
              </w:numPr>
              <w:jc w:val="both"/>
              <w:pPrChange w:id="665" w:author="Rojo" w:date="2021-06-30T17:33:00Z">
                <w:pPr>
                  <w:pStyle w:val="Paragraphedeliste"/>
                  <w:numPr>
                    <w:numId w:val="13"/>
                  </w:numPr>
                  <w:ind w:left="3240" w:hanging="360"/>
                  <w:jc w:val="both"/>
                </w:pPr>
              </w:pPrChange>
            </w:pPr>
            <w:r>
              <w:t>Les champs « Département », « Mail », « Téléphone » et « Cursus » peuvent avoir des enregistrements (valeurs) multiples.</w:t>
            </w:r>
          </w:p>
          <w:p w14:paraId="63A0FF04" w14:textId="77777777" w:rsidR="00D10D57" w:rsidRDefault="00D10D57">
            <w:pPr>
              <w:pStyle w:val="Paragraphedeliste"/>
              <w:numPr>
                <w:ilvl w:val="0"/>
                <w:numId w:val="7"/>
              </w:numPr>
              <w:jc w:val="both"/>
              <w:pPrChange w:id="666" w:author="Rojo" w:date="2021-06-30T17:33:00Z">
                <w:pPr>
                  <w:pStyle w:val="Paragraphedeliste"/>
                  <w:numPr>
                    <w:numId w:val="13"/>
                  </w:numPr>
                  <w:ind w:left="3240" w:hanging="360"/>
                  <w:jc w:val="both"/>
                </w:pPr>
              </w:pPrChange>
            </w:pPr>
            <w:r>
              <w:t>On peut rajouter comme on peut aussi supprimer les enregistrements (valeurs) des champs « Département à sa charge », « Mail », « Téléphone » et « Cursus ».</w:t>
            </w:r>
          </w:p>
          <w:p w14:paraId="326422BB" w14:textId="77777777" w:rsidR="00D10D57" w:rsidRDefault="00D10D57">
            <w:pPr>
              <w:pStyle w:val="Paragraphedeliste"/>
              <w:numPr>
                <w:ilvl w:val="0"/>
                <w:numId w:val="7"/>
              </w:numPr>
              <w:jc w:val="both"/>
              <w:pPrChange w:id="667" w:author="Rojo" w:date="2021-06-30T17:33:00Z">
                <w:pPr>
                  <w:pStyle w:val="Paragraphedeliste"/>
                  <w:numPr>
                    <w:numId w:val="13"/>
                  </w:numPr>
                  <w:ind w:left="3240" w:hanging="360"/>
                  <w:jc w:val="both"/>
                </w:pPr>
              </w:pPrChange>
            </w:pPr>
            <w:r>
              <w:t xml:space="preserve">Les seuls formats de photo intégrables sont : </w:t>
            </w:r>
            <w:proofErr w:type="spellStart"/>
            <w:r>
              <w:t>jpg</w:t>
            </w:r>
            <w:proofErr w:type="spellEnd"/>
            <w:r>
              <w:t xml:space="preserve">, </w:t>
            </w:r>
            <w:proofErr w:type="spellStart"/>
            <w:r>
              <w:t>jpeg</w:t>
            </w:r>
            <w:proofErr w:type="spellEnd"/>
            <w:r>
              <w:t xml:space="preserve"> et </w:t>
            </w:r>
            <w:proofErr w:type="spellStart"/>
            <w:r>
              <w:t>png</w:t>
            </w:r>
            <w:proofErr w:type="spellEnd"/>
          </w:p>
          <w:p w14:paraId="46953773" w14:textId="77777777" w:rsidR="00D10D57" w:rsidRDefault="00D10D57">
            <w:pPr>
              <w:pStyle w:val="Paragraphedeliste"/>
              <w:numPr>
                <w:ilvl w:val="0"/>
                <w:numId w:val="7"/>
              </w:numPr>
              <w:jc w:val="both"/>
              <w:pPrChange w:id="668" w:author="Rojo" w:date="2021-06-30T17:33:00Z">
                <w:pPr>
                  <w:pStyle w:val="Paragraphedeliste"/>
                  <w:numPr>
                    <w:numId w:val="13"/>
                  </w:numPr>
                  <w:ind w:left="3240" w:hanging="360"/>
                  <w:jc w:val="both"/>
                </w:pPr>
              </w:pPrChange>
            </w:pPr>
            <w:r>
              <w:t>Le « Nom » doit être tout en majuscule</w:t>
            </w:r>
          </w:p>
          <w:p w14:paraId="657D169C" w14:textId="77777777" w:rsidR="00D10D57" w:rsidRDefault="00D10D57">
            <w:pPr>
              <w:pStyle w:val="Paragraphedeliste"/>
              <w:numPr>
                <w:ilvl w:val="0"/>
                <w:numId w:val="7"/>
              </w:numPr>
              <w:jc w:val="both"/>
              <w:pPrChange w:id="669" w:author="Rojo" w:date="2021-06-30T17:33:00Z">
                <w:pPr>
                  <w:pStyle w:val="Paragraphedeliste"/>
                  <w:numPr>
                    <w:numId w:val="13"/>
                  </w:numPr>
                  <w:ind w:left="3240" w:hanging="360"/>
                  <w:jc w:val="both"/>
                </w:pPr>
              </w:pPrChange>
            </w:pPr>
            <w:r>
              <w:t>Le(s) « Prénom » doit commencer par des Lettres Majuscules</w:t>
            </w:r>
          </w:p>
          <w:p w14:paraId="0AD944BA" w14:textId="77777777" w:rsidR="00D10D57" w:rsidRDefault="00D10D57">
            <w:pPr>
              <w:pStyle w:val="Paragraphedeliste"/>
              <w:numPr>
                <w:ilvl w:val="0"/>
                <w:numId w:val="7"/>
              </w:numPr>
              <w:jc w:val="both"/>
              <w:pPrChange w:id="670" w:author="Rojo" w:date="2021-06-30T17:33:00Z">
                <w:pPr>
                  <w:pStyle w:val="Paragraphedeliste"/>
                  <w:numPr>
                    <w:numId w:val="13"/>
                  </w:numPr>
                  <w:ind w:left="3240" w:hanging="360"/>
                  <w:jc w:val="both"/>
                </w:pPr>
              </w:pPrChange>
            </w:pPr>
            <w:r>
              <w:t xml:space="preserve">Le champ « Mail » doit contenir un enregistrement au format mail comme suit : </w:t>
            </w:r>
            <w:r>
              <w:fldChar w:fldCharType="begin"/>
            </w:r>
            <w:r>
              <w:instrText xml:space="preserve"> HYPERLINK "mailto:mail@domaine.extension" </w:instrText>
            </w:r>
            <w:r>
              <w:fldChar w:fldCharType="separate"/>
            </w:r>
            <w:r w:rsidRPr="00F54A9C">
              <w:rPr>
                <w:rStyle w:val="Lienhypertexte"/>
              </w:rPr>
              <w:t>mail@domaine.extension</w:t>
            </w:r>
            <w:r>
              <w:rPr>
                <w:rStyle w:val="Lienhypertexte"/>
              </w:rPr>
              <w:fldChar w:fldCharType="end"/>
            </w:r>
          </w:p>
          <w:p w14:paraId="4C2E562E" w14:textId="77777777" w:rsidR="00D10D57" w:rsidRDefault="00D10D57">
            <w:pPr>
              <w:pStyle w:val="Paragraphedeliste"/>
              <w:numPr>
                <w:ilvl w:val="0"/>
                <w:numId w:val="7"/>
              </w:numPr>
              <w:jc w:val="both"/>
              <w:pPrChange w:id="671" w:author="Rojo" w:date="2021-06-30T17:33:00Z">
                <w:pPr>
                  <w:pStyle w:val="Paragraphedeliste"/>
                  <w:numPr>
                    <w:numId w:val="13"/>
                  </w:numPr>
                  <w:ind w:left="3240" w:hanging="360"/>
                  <w:jc w:val="both"/>
                </w:pPr>
              </w:pPrChange>
            </w:pPr>
            <w:r>
              <w:t>Le champ « Téléphone » ne doit contenir que :</w:t>
            </w:r>
          </w:p>
          <w:p w14:paraId="28AD0EE9" w14:textId="77777777" w:rsidR="00D10D57" w:rsidRDefault="00D10D57">
            <w:pPr>
              <w:pStyle w:val="Paragraphedeliste"/>
              <w:numPr>
                <w:ilvl w:val="1"/>
                <w:numId w:val="7"/>
              </w:numPr>
              <w:jc w:val="both"/>
              <w:pPrChange w:id="672" w:author="Rojo" w:date="2021-06-30T17:33:00Z">
                <w:pPr>
                  <w:pStyle w:val="Paragraphedeliste"/>
                  <w:numPr>
                    <w:ilvl w:val="1"/>
                    <w:numId w:val="13"/>
                  </w:numPr>
                  <w:ind w:left="3960" w:hanging="360"/>
                  <w:jc w:val="both"/>
                </w:pPr>
              </w:pPrChange>
            </w:pPr>
            <w:r>
              <w:t>de caractère ‘+’ au début uniquement s’il y en a</w:t>
            </w:r>
          </w:p>
          <w:p w14:paraId="1221BF36" w14:textId="77777777" w:rsidR="00D10D57" w:rsidRDefault="00D10D57">
            <w:pPr>
              <w:pStyle w:val="Paragraphedeliste"/>
              <w:numPr>
                <w:ilvl w:val="1"/>
                <w:numId w:val="7"/>
              </w:numPr>
              <w:jc w:val="both"/>
              <w:pPrChange w:id="673" w:author="Rojo" w:date="2021-06-30T17:33:00Z">
                <w:pPr>
                  <w:pStyle w:val="Paragraphedeliste"/>
                  <w:numPr>
                    <w:ilvl w:val="1"/>
                    <w:numId w:val="13"/>
                  </w:numPr>
                  <w:ind w:left="3960" w:hanging="360"/>
                  <w:jc w:val="both"/>
                </w:pPr>
              </w:pPrChange>
            </w:pPr>
            <w:r>
              <w:t>de caractères numériques</w:t>
            </w:r>
          </w:p>
          <w:p w14:paraId="33B147CB" w14:textId="77777777" w:rsidR="00D10D57" w:rsidRDefault="00D10D57">
            <w:pPr>
              <w:pStyle w:val="Paragraphedeliste"/>
              <w:numPr>
                <w:ilvl w:val="1"/>
                <w:numId w:val="7"/>
              </w:numPr>
              <w:jc w:val="both"/>
              <w:pPrChange w:id="674" w:author="Rojo" w:date="2021-06-30T17:33:00Z">
                <w:pPr>
                  <w:pStyle w:val="Paragraphedeliste"/>
                  <w:numPr>
                    <w:ilvl w:val="1"/>
                    <w:numId w:val="13"/>
                  </w:numPr>
                  <w:ind w:left="3960" w:hanging="360"/>
                  <w:jc w:val="both"/>
                </w:pPr>
              </w:pPrChange>
            </w:pPr>
            <w:r>
              <w:t>des espaces comme séparateur des caractères numériques, mais pas au début ni à la fin de la valeur inscrite dans le champ</w:t>
            </w:r>
          </w:p>
          <w:p w14:paraId="331C1408" w14:textId="77777777" w:rsidR="00D10D57" w:rsidRDefault="00D10D57">
            <w:pPr>
              <w:pStyle w:val="Paragraphedeliste"/>
              <w:numPr>
                <w:ilvl w:val="0"/>
                <w:numId w:val="7"/>
              </w:numPr>
              <w:jc w:val="both"/>
              <w:pPrChange w:id="675" w:author="Rojo" w:date="2021-06-30T17:33:00Z">
                <w:pPr>
                  <w:pStyle w:val="Paragraphedeliste"/>
                  <w:numPr>
                    <w:numId w:val="13"/>
                  </w:numPr>
                  <w:ind w:left="3240" w:hanging="360"/>
                  <w:jc w:val="both"/>
                </w:pPr>
              </w:pPrChange>
            </w:pPr>
            <w:r>
              <w:t>Le champ « Période</w:t>
            </w:r>
            <w:commentRangeStart w:id="676"/>
            <w:r>
              <w:t> </w:t>
            </w:r>
            <w:commentRangeEnd w:id="676"/>
            <w:r>
              <w:rPr>
                <w:rStyle w:val="Marquedecommentaire"/>
              </w:rPr>
              <w:commentReference w:id="676"/>
            </w:r>
            <w:r>
              <w:t>» dans « Cursus » ne peut être rempli que de caractère numériques et du caractère slash (‘/’)</w:t>
            </w:r>
          </w:p>
        </w:tc>
      </w:tr>
    </w:tbl>
    <w:p w14:paraId="4DAD579E" w14:textId="77777777" w:rsidR="00D10D57" w:rsidRDefault="00D10D57" w:rsidP="00D10D57"/>
    <w:p w14:paraId="0E0727DC" w14:textId="77777777" w:rsidR="00D10D57" w:rsidRDefault="00D10D57" w:rsidP="00D10D57">
      <w:pPr>
        <w:pStyle w:val="Titre3"/>
      </w:pPr>
      <w:bookmarkStart w:id="677" w:name="_Toc76128491"/>
      <w:r>
        <w:t>Modifier le profil d’un personnel</w:t>
      </w:r>
      <w:bookmarkEnd w:id="677"/>
    </w:p>
    <w:p w14:paraId="4390E622" w14:textId="77777777" w:rsidR="00D10D57" w:rsidRDefault="00D10D57" w:rsidP="00D10D57">
      <w:pPr>
        <w:ind w:firstLine="708"/>
        <w:jc w:val="both"/>
        <w:rPr>
          <w:rStyle w:val="lev"/>
        </w:rPr>
      </w:pPr>
      <w:r>
        <w:rPr>
          <w:rStyle w:val="lev"/>
        </w:rPr>
        <w:t xml:space="preserve">Pour le cas d’une faute dans l’ajout du personnel, ou juste d’une modification à faire, l’option « modifier un personnel » est disponible. Il y a deux types de personnels modifiables : </w:t>
      </w:r>
    </w:p>
    <w:p w14:paraId="28D97D92" w14:textId="77777777" w:rsidR="00D10D57" w:rsidRDefault="00D10D57">
      <w:pPr>
        <w:pStyle w:val="Paragraphedeliste"/>
        <w:numPr>
          <w:ilvl w:val="0"/>
          <w:numId w:val="1"/>
        </w:numPr>
        <w:jc w:val="both"/>
        <w:rPr>
          <w:rStyle w:val="lev"/>
        </w:rPr>
        <w:pPrChange w:id="678" w:author="Rojo" w:date="2021-06-30T17:33:00Z">
          <w:pPr>
            <w:pStyle w:val="Paragraphedeliste"/>
            <w:numPr>
              <w:numId w:val="5"/>
            </w:numPr>
            <w:ind w:left="1440" w:hanging="360"/>
            <w:jc w:val="both"/>
          </w:pPr>
        </w:pPrChange>
      </w:pPr>
      <w:r>
        <w:rPr>
          <w:rStyle w:val="lev"/>
        </w:rPr>
        <w:t>Associé</w:t>
      </w:r>
    </w:p>
    <w:p w14:paraId="3AB30E00" w14:textId="77777777" w:rsidR="00D10D57" w:rsidRDefault="00D10D57">
      <w:pPr>
        <w:pStyle w:val="Paragraphedeliste"/>
        <w:numPr>
          <w:ilvl w:val="0"/>
          <w:numId w:val="1"/>
        </w:numPr>
        <w:jc w:val="both"/>
        <w:rPr>
          <w:rStyle w:val="lev"/>
        </w:rPr>
        <w:pPrChange w:id="679" w:author="Rojo" w:date="2021-06-30T17:33:00Z">
          <w:pPr>
            <w:pStyle w:val="Paragraphedeliste"/>
            <w:numPr>
              <w:numId w:val="5"/>
            </w:numPr>
            <w:ind w:left="1440" w:hanging="360"/>
            <w:jc w:val="both"/>
          </w:pPr>
        </w:pPrChange>
      </w:pPr>
      <w:r>
        <w:rPr>
          <w:rStyle w:val="lev"/>
        </w:rPr>
        <w:t>Consultant</w:t>
      </w:r>
    </w:p>
    <w:p w14:paraId="022CE62D" w14:textId="77777777" w:rsidR="00D10D57" w:rsidRPr="003B2AF7" w:rsidRDefault="00D10D57" w:rsidP="00D10D57">
      <w:pPr>
        <w:rPr>
          <w:rStyle w:val="lev"/>
        </w:rPr>
      </w:pPr>
    </w:p>
    <w:p w14:paraId="0F870D77" w14:textId="77777777" w:rsidR="00D10D57" w:rsidRPr="009561F2" w:rsidRDefault="00D10D57" w:rsidP="009561F2">
      <w:pPr>
        <w:pStyle w:val="Titre4"/>
        <w:numPr>
          <w:ilvl w:val="0"/>
          <w:numId w:val="15"/>
        </w:numPr>
        <w:rPr>
          <w:rStyle w:val="lev"/>
          <w:rFonts w:asciiTheme="minorHAnsi" w:eastAsiaTheme="minorHAnsi" w:hAnsiTheme="minorHAnsi" w:cstheme="minorBidi"/>
          <w:i w:val="0"/>
          <w:iCs w:val="0"/>
          <w:color w:val="auto"/>
        </w:rPr>
        <w:pPrChange w:id="680" w:author="Rojo" w:date="2021-07-01T19:41:00Z">
          <w:pPr>
            <w:pStyle w:val="Titre4"/>
            <w:numPr>
              <w:numId w:val="30"/>
            </w:numPr>
            <w:tabs>
              <w:tab w:val="num" w:pos="360"/>
              <w:tab w:val="num" w:pos="720"/>
            </w:tabs>
            <w:ind w:left="720" w:hanging="720"/>
          </w:pPr>
        </w:pPrChange>
      </w:pPr>
      <w:bookmarkStart w:id="681" w:name="_Toc76128492"/>
      <w:r w:rsidRPr="009561F2">
        <w:rPr>
          <w:rStyle w:val="lev"/>
          <w:bCs w:val="0"/>
        </w:rPr>
        <w:t>Modification</w:t>
      </w:r>
      <w:r>
        <w:rPr>
          <w:rStyle w:val="lev"/>
        </w:rPr>
        <w:t xml:space="preserve"> du profil d’un « Associé »</w:t>
      </w:r>
      <w:bookmarkEnd w:id="681"/>
    </w:p>
    <w:p w14:paraId="4B1C3BCA" w14:textId="77777777" w:rsidR="00D10D57" w:rsidRPr="00FC44D4" w:rsidRDefault="00D10D57" w:rsidP="00D10D57">
      <w:r>
        <w:rPr>
          <w:rStyle w:val="lev"/>
        </w:rPr>
        <w:t xml:space="preserve">La page de modification d’un associé est suggérée comme </w:t>
      </w:r>
      <w:commentRangeStart w:id="682"/>
      <w:commentRangeStart w:id="683"/>
      <w:r>
        <w:rPr>
          <w:rStyle w:val="lev"/>
        </w:rPr>
        <w:t>suit </w:t>
      </w:r>
      <w:commentRangeEnd w:id="682"/>
      <w:r>
        <w:rPr>
          <w:rStyle w:val="Marquedecommentaire"/>
        </w:rPr>
        <w:commentReference w:id="682"/>
      </w:r>
      <w:commentRangeEnd w:id="683"/>
      <w:r>
        <w:rPr>
          <w:rStyle w:val="Marquedecommentaire"/>
        </w:rPr>
        <w:commentReference w:id="683"/>
      </w:r>
      <w:r>
        <w:rPr>
          <w:rStyle w:val="lev"/>
        </w:rPr>
        <w:t>:</w:t>
      </w:r>
    </w:p>
    <w:p w14:paraId="152E8FA6" w14:textId="77777777" w:rsidR="00D10D57" w:rsidRDefault="00D10D57" w:rsidP="00D10D57">
      <w:pPr>
        <w:ind w:firstLine="708"/>
        <w:jc w:val="both"/>
        <w:rPr>
          <w:rStyle w:val="lev"/>
        </w:rPr>
      </w:pPr>
      <w:r>
        <w:rPr>
          <w:bCs/>
          <w:noProof/>
          <w:lang w:eastAsia="fr-FR"/>
        </w:rPr>
        <w:lastRenderedPageBreak/>
        <w:drawing>
          <wp:inline distT="0" distB="0" distL="0" distR="0" wp14:anchorId="2DA30EDA" wp14:editId="637D8873">
            <wp:extent cx="5760720" cy="323977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iapositive10.PNG"/>
                    <pic:cNvPicPr/>
                  </pic:nvPicPr>
                  <pic:blipFill>
                    <a:blip r:embed="rId19">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36498FEC" w14:textId="77777777" w:rsidR="00D10D57" w:rsidRDefault="00D10D57" w:rsidP="00D10D57">
      <w:pPr>
        <w:pStyle w:val="Lgende"/>
        <w:rPr>
          <w:rStyle w:val="lev"/>
        </w:rPr>
      </w:pPr>
      <w:bookmarkStart w:id="684" w:name="_Toc76128525"/>
      <w:r>
        <w:t xml:space="preserve">Figure </w:t>
      </w:r>
      <w:r>
        <w:fldChar w:fldCharType="begin"/>
      </w:r>
      <w:r>
        <w:instrText xml:space="preserve"> SEQ Figure \* ARABIC </w:instrText>
      </w:r>
      <w:r>
        <w:fldChar w:fldCharType="separate"/>
      </w:r>
      <w:r w:rsidR="001C3B3A">
        <w:rPr>
          <w:noProof/>
        </w:rPr>
        <w:t>9</w:t>
      </w:r>
      <w:r>
        <w:fldChar w:fldCharType="end"/>
      </w:r>
      <w:r>
        <w:t xml:space="preserve">: </w:t>
      </w:r>
      <w:r w:rsidRPr="00773143">
        <w:t>Présentation de la modification d'un associé</w:t>
      </w:r>
      <w:bookmarkEnd w:id="684"/>
    </w:p>
    <w:tbl>
      <w:tblPr>
        <w:tblStyle w:val="Grilledutableau"/>
        <w:tblW w:w="0" w:type="auto"/>
        <w:tblLook w:val="04A0" w:firstRow="1" w:lastRow="0" w:firstColumn="1" w:lastColumn="0" w:noHBand="0" w:noVBand="1"/>
      </w:tblPr>
      <w:tblGrid>
        <w:gridCol w:w="2689"/>
        <w:gridCol w:w="6373"/>
      </w:tblGrid>
      <w:tr w:rsidR="00D10D57" w14:paraId="42D77E91" w14:textId="77777777" w:rsidTr="00FE542D">
        <w:tc>
          <w:tcPr>
            <w:tcW w:w="9062" w:type="dxa"/>
            <w:gridSpan w:val="2"/>
          </w:tcPr>
          <w:p w14:paraId="3F23288D" w14:textId="77777777" w:rsidR="00D10D57" w:rsidRDefault="00D10D57" w:rsidP="00D10D57">
            <w:pPr>
              <w:jc w:val="center"/>
              <w:rPr>
                <w:rStyle w:val="Titre4Car"/>
              </w:rPr>
            </w:pPr>
            <w:r w:rsidRPr="00BE0BD5">
              <w:rPr>
                <w:b/>
              </w:rPr>
              <w:t>Fiche de description de fonctionnalité</w:t>
            </w:r>
          </w:p>
        </w:tc>
      </w:tr>
      <w:tr w:rsidR="00D10D57" w14:paraId="03147EC0" w14:textId="77777777" w:rsidTr="00FE542D">
        <w:tc>
          <w:tcPr>
            <w:tcW w:w="2689" w:type="dxa"/>
          </w:tcPr>
          <w:p w14:paraId="601F563E" w14:textId="77777777" w:rsidR="00D10D57" w:rsidRDefault="00D10D57" w:rsidP="00D10D57">
            <w:pPr>
              <w:jc w:val="both"/>
              <w:rPr>
                <w:rStyle w:val="Titre4Car"/>
              </w:rPr>
            </w:pPr>
            <w:r w:rsidRPr="00BE0BD5">
              <w:rPr>
                <w:b/>
              </w:rPr>
              <w:t>Nom de la fonctionnalité</w:t>
            </w:r>
          </w:p>
        </w:tc>
        <w:tc>
          <w:tcPr>
            <w:tcW w:w="6373" w:type="dxa"/>
          </w:tcPr>
          <w:p w14:paraId="2D3C72FF" w14:textId="77777777" w:rsidR="00D10D57" w:rsidRPr="00494B5B" w:rsidRDefault="00D10D57" w:rsidP="00D10D57">
            <w:pPr>
              <w:rPr>
                <w:rStyle w:val="Titre4Car"/>
                <w:rFonts w:cstheme="minorHAnsi"/>
                <w:i w:val="0"/>
              </w:rPr>
            </w:pPr>
            <w:r w:rsidRPr="006978C0">
              <w:rPr>
                <w:rStyle w:val="lev"/>
                <w:iCs/>
              </w:rPr>
              <w:t>Modification du profil d’un personnel « Associé »</w:t>
            </w:r>
          </w:p>
        </w:tc>
      </w:tr>
      <w:tr w:rsidR="00D10D57" w14:paraId="4BCEE28B" w14:textId="77777777" w:rsidTr="00FE542D">
        <w:tc>
          <w:tcPr>
            <w:tcW w:w="2689" w:type="dxa"/>
          </w:tcPr>
          <w:p w14:paraId="444F449F" w14:textId="77777777" w:rsidR="00D10D57" w:rsidRPr="00494B5B" w:rsidRDefault="00D10D57" w:rsidP="00D10D57">
            <w:pPr>
              <w:rPr>
                <w:rStyle w:val="Titredulivre"/>
              </w:rPr>
            </w:pPr>
            <w:r w:rsidRPr="00BE0BD5">
              <w:rPr>
                <w:b/>
              </w:rPr>
              <w:t>Description sommaire</w:t>
            </w:r>
          </w:p>
        </w:tc>
        <w:tc>
          <w:tcPr>
            <w:tcW w:w="6373" w:type="dxa"/>
          </w:tcPr>
          <w:p w14:paraId="30085C6F" w14:textId="77777777" w:rsidR="00D10D57" w:rsidRPr="00867A86" w:rsidRDefault="00D10D57" w:rsidP="00D10D57">
            <w:pPr>
              <w:rPr>
                <w:rStyle w:val="lev"/>
              </w:rPr>
            </w:pPr>
            <w:r>
              <w:rPr>
                <w:rStyle w:val="lev"/>
              </w:rPr>
              <w:t>Cette option se trouve dans la liste déroulante à cliquer sur la section représentant une personne et sert à modifier son profil.</w:t>
            </w:r>
          </w:p>
        </w:tc>
      </w:tr>
      <w:tr w:rsidR="00D10D57" w14:paraId="51DB1536" w14:textId="77777777" w:rsidTr="00FE542D">
        <w:tc>
          <w:tcPr>
            <w:tcW w:w="2689" w:type="dxa"/>
          </w:tcPr>
          <w:p w14:paraId="5AD5CEA1" w14:textId="77777777" w:rsidR="00D10D57" w:rsidRDefault="00D10D57" w:rsidP="00D10D57">
            <w:r w:rsidRPr="001B2B57">
              <w:rPr>
                <w:b/>
              </w:rPr>
              <w:t>Fonctionnalités attendues</w:t>
            </w:r>
          </w:p>
        </w:tc>
        <w:tc>
          <w:tcPr>
            <w:tcW w:w="6373" w:type="dxa"/>
          </w:tcPr>
          <w:p w14:paraId="5764D20D" w14:textId="77777777" w:rsidR="00D10D57" w:rsidRPr="00852881" w:rsidRDefault="00D10D57" w:rsidP="00D10D57">
            <w:pPr>
              <w:jc w:val="both"/>
              <w:rPr>
                <w:rStyle w:val="lev"/>
              </w:rPr>
            </w:pPr>
            <w:r>
              <w:rPr>
                <w:rStyle w:val="lev"/>
              </w:rPr>
              <w:t>Après la validation du formulaire de modification, les éléments modifiés seront enregistrés.</w:t>
            </w:r>
          </w:p>
        </w:tc>
      </w:tr>
      <w:tr w:rsidR="00D10D57" w14:paraId="6AA505C6" w14:textId="77777777" w:rsidTr="00FE542D">
        <w:tc>
          <w:tcPr>
            <w:tcW w:w="2689" w:type="dxa"/>
          </w:tcPr>
          <w:p w14:paraId="5CC9A650" w14:textId="77777777" w:rsidR="00D10D57" w:rsidRDefault="00D10D57" w:rsidP="00D10D57">
            <w:pPr>
              <w:jc w:val="both"/>
            </w:pPr>
            <w:r>
              <w:rPr>
                <w:b/>
              </w:rPr>
              <w:t>Composants</w:t>
            </w:r>
          </w:p>
        </w:tc>
        <w:tc>
          <w:tcPr>
            <w:tcW w:w="6373" w:type="dxa"/>
          </w:tcPr>
          <w:p w14:paraId="3EFE21E8" w14:textId="77777777" w:rsidR="00D10D57" w:rsidRDefault="00D10D57" w:rsidP="00D10D57">
            <w:pPr>
              <w:jc w:val="both"/>
            </w:pPr>
            <w:r>
              <w:t>Formulaire de modification d’un personnel composé de :</w:t>
            </w:r>
          </w:p>
          <w:p w14:paraId="366788C4" w14:textId="77777777" w:rsidR="00D10D57" w:rsidRDefault="00D10D57">
            <w:pPr>
              <w:pStyle w:val="Paragraphedeliste"/>
              <w:numPr>
                <w:ilvl w:val="0"/>
                <w:numId w:val="1"/>
              </w:numPr>
              <w:jc w:val="both"/>
              <w:pPrChange w:id="685" w:author="Rojo" w:date="2021-06-30T17:33:00Z">
                <w:pPr>
                  <w:pStyle w:val="Paragraphedeliste"/>
                  <w:numPr>
                    <w:numId w:val="5"/>
                  </w:numPr>
                  <w:ind w:left="1440" w:hanging="360"/>
                  <w:jc w:val="both"/>
                </w:pPr>
              </w:pPrChange>
            </w:pPr>
            <w:r>
              <w:t>« Type d’utilisateur », qu’on peut changer si besoin et dont les choix sont :</w:t>
            </w:r>
          </w:p>
          <w:p w14:paraId="3CF6859E" w14:textId="77777777" w:rsidR="00D10D57" w:rsidRDefault="00D10D57">
            <w:pPr>
              <w:pStyle w:val="Paragraphedeliste"/>
              <w:numPr>
                <w:ilvl w:val="1"/>
                <w:numId w:val="1"/>
              </w:numPr>
              <w:jc w:val="both"/>
              <w:pPrChange w:id="686" w:author="Rojo" w:date="2021-06-30T17:33:00Z">
                <w:pPr>
                  <w:pStyle w:val="Paragraphedeliste"/>
                  <w:numPr>
                    <w:ilvl w:val="1"/>
                    <w:numId w:val="5"/>
                  </w:numPr>
                  <w:ind w:left="2160" w:hanging="360"/>
                  <w:jc w:val="both"/>
                </w:pPr>
              </w:pPrChange>
            </w:pPr>
            <w:r>
              <w:t>Associé</w:t>
            </w:r>
          </w:p>
          <w:p w14:paraId="5870E400" w14:textId="77777777" w:rsidR="00D10D57" w:rsidRDefault="00D10D57">
            <w:pPr>
              <w:pStyle w:val="Paragraphedeliste"/>
              <w:numPr>
                <w:ilvl w:val="1"/>
                <w:numId w:val="1"/>
              </w:numPr>
              <w:jc w:val="both"/>
              <w:pPrChange w:id="687" w:author="Rojo" w:date="2021-06-30T17:33:00Z">
                <w:pPr>
                  <w:pStyle w:val="Paragraphedeliste"/>
                  <w:numPr>
                    <w:ilvl w:val="1"/>
                    <w:numId w:val="5"/>
                  </w:numPr>
                  <w:ind w:left="2160" w:hanging="360"/>
                  <w:jc w:val="both"/>
                </w:pPr>
              </w:pPrChange>
            </w:pPr>
            <w:r>
              <w:t>Consultant</w:t>
            </w:r>
          </w:p>
          <w:p w14:paraId="7DE7B986" w14:textId="77777777" w:rsidR="00D10D57" w:rsidRDefault="00D10D57">
            <w:pPr>
              <w:pStyle w:val="Paragraphedeliste"/>
              <w:numPr>
                <w:ilvl w:val="0"/>
                <w:numId w:val="1"/>
              </w:numPr>
              <w:jc w:val="both"/>
              <w:pPrChange w:id="688" w:author="Rojo" w:date="2021-06-30T17:33:00Z">
                <w:pPr>
                  <w:pStyle w:val="Paragraphedeliste"/>
                  <w:numPr>
                    <w:numId w:val="5"/>
                  </w:numPr>
                  <w:ind w:left="1440" w:hanging="360"/>
                  <w:jc w:val="both"/>
                </w:pPr>
              </w:pPrChange>
            </w:pPr>
            <w:r>
              <w:t>Champ « Insérer une photo » du personnel à modifier</w:t>
            </w:r>
          </w:p>
          <w:p w14:paraId="3DC54E9A" w14:textId="77777777" w:rsidR="00D10D57" w:rsidRDefault="00D10D57">
            <w:pPr>
              <w:pStyle w:val="Paragraphedeliste"/>
              <w:numPr>
                <w:ilvl w:val="0"/>
                <w:numId w:val="1"/>
              </w:numPr>
              <w:jc w:val="both"/>
              <w:pPrChange w:id="689" w:author="Rojo" w:date="2021-06-30T17:33:00Z">
                <w:pPr>
                  <w:pStyle w:val="Paragraphedeliste"/>
                  <w:numPr>
                    <w:numId w:val="5"/>
                  </w:numPr>
                  <w:ind w:left="1440" w:hanging="360"/>
                  <w:jc w:val="both"/>
                </w:pPr>
              </w:pPrChange>
            </w:pPr>
            <w:r>
              <w:t>Champ de saisie du « Nom » du personnel à modifier</w:t>
            </w:r>
          </w:p>
          <w:p w14:paraId="55654CC6" w14:textId="77777777" w:rsidR="00D10D57" w:rsidRDefault="00D10D57">
            <w:pPr>
              <w:pStyle w:val="Paragraphedeliste"/>
              <w:numPr>
                <w:ilvl w:val="0"/>
                <w:numId w:val="1"/>
              </w:numPr>
              <w:jc w:val="both"/>
              <w:pPrChange w:id="690" w:author="Rojo" w:date="2021-06-30T17:33:00Z">
                <w:pPr>
                  <w:pStyle w:val="Paragraphedeliste"/>
                  <w:numPr>
                    <w:numId w:val="5"/>
                  </w:numPr>
                  <w:ind w:left="1440" w:hanging="360"/>
                  <w:jc w:val="both"/>
                </w:pPr>
              </w:pPrChange>
            </w:pPr>
            <w:r>
              <w:t>Champ de saisie du « Prénom » du personnel à modifier</w:t>
            </w:r>
          </w:p>
          <w:p w14:paraId="2A3F382D" w14:textId="77777777" w:rsidR="00D10D57" w:rsidRDefault="00D10D57">
            <w:pPr>
              <w:pStyle w:val="Paragraphedeliste"/>
              <w:numPr>
                <w:ilvl w:val="0"/>
                <w:numId w:val="1"/>
              </w:numPr>
              <w:jc w:val="both"/>
              <w:pPrChange w:id="691" w:author="Rojo" w:date="2021-06-30T17:33:00Z">
                <w:pPr>
                  <w:pStyle w:val="Paragraphedeliste"/>
                  <w:numPr>
                    <w:numId w:val="5"/>
                  </w:numPr>
                  <w:ind w:left="1440" w:hanging="360"/>
                  <w:jc w:val="both"/>
                </w:pPr>
              </w:pPrChange>
            </w:pPr>
            <w:r>
              <w:t xml:space="preserve">Champ de saisie </w:t>
            </w:r>
            <w:commentRangeStart w:id="692"/>
            <w:r>
              <w:t xml:space="preserve">du « Prénom d’appellation » </w:t>
            </w:r>
            <w:commentRangeEnd w:id="692"/>
            <w:r>
              <w:rPr>
                <w:rStyle w:val="Marquedecommentaire"/>
              </w:rPr>
              <w:commentReference w:id="692"/>
            </w:r>
            <w:r>
              <w:t>du personnel</w:t>
            </w:r>
          </w:p>
          <w:p w14:paraId="565ACD92" w14:textId="77777777" w:rsidR="00D10D57" w:rsidRDefault="00D10D57">
            <w:pPr>
              <w:pStyle w:val="Paragraphedeliste"/>
              <w:numPr>
                <w:ilvl w:val="0"/>
                <w:numId w:val="1"/>
              </w:numPr>
              <w:jc w:val="both"/>
              <w:pPrChange w:id="693" w:author="Rojo" w:date="2021-06-30T17:33:00Z">
                <w:pPr>
                  <w:pStyle w:val="Paragraphedeliste"/>
                  <w:numPr>
                    <w:numId w:val="5"/>
                  </w:numPr>
                  <w:ind w:left="1440" w:hanging="360"/>
                  <w:jc w:val="both"/>
                </w:pPr>
              </w:pPrChange>
            </w:pPr>
            <w:r>
              <w:t>Champ de sélection des « Départements à sa charge » au choix à modifier</w:t>
            </w:r>
          </w:p>
          <w:p w14:paraId="748D2EDB" w14:textId="77777777" w:rsidR="00D10D57" w:rsidRDefault="00D10D57">
            <w:pPr>
              <w:pStyle w:val="Paragraphedeliste"/>
              <w:numPr>
                <w:ilvl w:val="0"/>
                <w:numId w:val="1"/>
              </w:numPr>
              <w:jc w:val="both"/>
              <w:pPrChange w:id="694" w:author="Rojo" w:date="2021-06-30T17:33:00Z">
                <w:pPr>
                  <w:pStyle w:val="Paragraphedeliste"/>
                  <w:numPr>
                    <w:numId w:val="5"/>
                  </w:numPr>
                  <w:ind w:left="1440" w:hanging="360"/>
                  <w:jc w:val="both"/>
                </w:pPr>
              </w:pPrChange>
            </w:pPr>
            <w:r>
              <w:t>Champ de saisie du « Mail » du personnel à modifier</w:t>
            </w:r>
          </w:p>
          <w:p w14:paraId="674B7913" w14:textId="77777777" w:rsidR="00D10D57" w:rsidRDefault="00D10D57">
            <w:pPr>
              <w:pStyle w:val="Paragraphedeliste"/>
              <w:numPr>
                <w:ilvl w:val="0"/>
                <w:numId w:val="1"/>
              </w:numPr>
              <w:jc w:val="both"/>
              <w:pPrChange w:id="695" w:author="Rojo" w:date="2021-06-30T17:33:00Z">
                <w:pPr>
                  <w:pStyle w:val="Paragraphedeliste"/>
                  <w:numPr>
                    <w:numId w:val="5"/>
                  </w:numPr>
                  <w:ind w:left="1440" w:hanging="360"/>
                  <w:jc w:val="both"/>
                </w:pPr>
              </w:pPrChange>
            </w:pPr>
            <w:r>
              <w:t>Champ de saisie du numéro de « Téléphone » du personnel à modifier</w:t>
            </w:r>
          </w:p>
          <w:p w14:paraId="5570AEEF" w14:textId="77777777" w:rsidR="00D10D57" w:rsidRDefault="00D10D57">
            <w:pPr>
              <w:pStyle w:val="Paragraphedeliste"/>
              <w:numPr>
                <w:ilvl w:val="0"/>
                <w:numId w:val="1"/>
              </w:numPr>
              <w:jc w:val="both"/>
              <w:pPrChange w:id="696" w:author="Rojo" w:date="2021-06-30T17:33:00Z">
                <w:pPr>
                  <w:pStyle w:val="Paragraphedeliste"/>
                  <w:numPr>
                    <w:numId w:val="5"/>
                  </w:numPr>
                  <w:ind w:left="1440" w:hanging="360"/>
                  <w:jc w:val="both"/>
                </w:pPr>
              </w:pPrChange>
            </w:pPr>
            <w:r>
              <w:t>Champ de saisie du « Cursus » du personnel à modifier</w:t>
            </w:r>
          </w:p>
          <w:p w14:paraId="5EF3E947" w14:textId="77777777" w:rsidR="00D10D57" w:rsidRDefault="00D10D57">
            <w:pPr>
              <w:pStyle w:val="Paragraphedeliste"/>
              <w:numPr>
                <w:ilvl w:val="0"/>
                <w:numId w:val="1"/>
              </w:numPr>
              <w:jc w:val="both"/>
              <w:pPrChange w:id="697" w:author="Rojo" w:date="2021-06-30T17:33:00Z">
                <w:pPr>
                  <w:pStyle w:val="Paragraphedeliste"/>
                  <w:numPr>
                    <w:numId w:val="5"/>
                  </w:numPr>
                  <w:ind w:left="1440" w:hanging="360"/>
                  <w:jc w:val="both"/>
                </w:pPr>
              </w:pPrChange>
            </w:pPr>
            <w:r>
              <w:t>Bouton « Enregistrer » pour valider les modifications faites. Ce bouton redirige vers la page représentant le profil du personnel fraîchement modifié.</w:t>
            </w:r>
          </w:p>
          <w:p w14:paraId="4E493C8E" w14:textId="77777777" w:rsidR="00D10D57" w:rsidRDefault="00D10D57">
            <w:pPr>
              <w:pStyle w:val="Paragraphedeliste"/>
              <w:numPr>
                <w:ilvl w:val="0"/>
                <w:numId w:val="1"/>
              </w:numPr>
              <w:jc w:val="both"/>
              <w:pPrChange w:id="698" w:author="Rojo" w:date="2021-06-30T17:33:00Z">
                <w:pPr>
                  <w:pStyle w:val="Paragraphedeliste"/>
                  <w:numPr>
                    <w:numId w:val="5"/>
                  </w:numPr>
                  <w:ind w:left="1440" w:hanging="360"/>
                  <w:jc w:val="both"/>
                </w:pPr>
              </w:pPrChange>
            </w:pPr>
            <w:r>
              <w:t>Bouton « Annuler » pour ne pas enregistrer les modifications faites. Ce bouton redirige vers la page représentant le profil du personnel non modifié.</w:t>
            </w:r>
          </w:p>
        </w:tc>
      </w:tr>
      <w:tr w:rsidR="00D10D57" w14:paraId="7FB11BBA" w14:textId="77777777" w:rsidTr="00FE542D">
        <w:tc>
          <w:tcPr>
            <w:tcW w:w="2689" w:type="dxa"/>
          </w:tcPr>
          <w:p w14:paraId="57DB763D" w14:textId="77777777" w:rsidR="00D10D57" w:rsidRDefault="00D10D57" w:rsidP="00D10D57">
            <w:pPr>
              <w:jc w:val="both"/>
              <w:rPr>
                <w:rStyle w:val="Titre4Car"/>
              </w:rPr>
            </w:pPr>
            <w:r w:rsidRPr="0038344E">
              <w:rPr>
                <w:b/>
              </w:rPr>
              <w:t>Règles de gestion</w:t>
            </w:r>
          </w:p>
        </w:tc>
        <w:tc>
          <w:tcPr>
            <w:tcW w:w="6373" w:type="dxa"/>
          </w:tcPr>
          <w:p w14:paraId="1953DEED" w14:textId="77777777" w:rsidR="00D10D57" w:rsidRDefault="00D10D57">
            <w:pPr>
              <w:pStyle w:val="Paragraphedeliste"/>
              <w:numPr>
                <w:ilvl w:val="0"/>
                <w:numId w:val="7"/>
              </w:numPr>
              <w:jc w:val="both"/>
              <w:rPr>
                <w:rStyle w:val="lev"/>
              </w:rPr>
              <w:pPrChange w:id="699" w:author="Rojo" w:date="2021-06-30T17:33:00Z">
                <w:pPr>
                  <w:pStyle w:val="Paragraphedeliste"/>
                  <w:numPr>
                    <w:numId w:val="13"/>
                  </w:numPr>
                  <w:ind w:left="3240" w:hanging="360"/>
                  <w:jc w:val="both"/>
                </w:pPr>
              </w:pPrChange>
            </w:pPr>
            <w:r>
              <w:rPr>
                <w:rStyle w:val="lev"/>
              </w:rPr>
              <w:t xml:space="preserve">Un personnel doit avoir été créé dans le Trombinoscope pour être modifié </w:t>
            </w:r>
          </w:p>
          <w:p w14:paraId="419BD8A1" w14:textId="77777777" w:rsidR="00D10D57" w:rsidRDefault="00D10D57">
            <w:pPr>
              <w:pStyle w:val="Paragraphedeliste"/>
              <w:numPr>
                <w:ilvl w:val="0"/>
                <w:numId w:val="7"/>
              </w:numPr>
              <w:jc w:val="both"/>
              <w:rPr>
                <w:rStyle w:val="lev"/>
              </w:rPr>
              <w:pPrChange w:id="700" w:author="Rojo" w:date="2021-06-30T17:33:00Z">
                <w:pPr>
                  <w:pStyle w:val="Paragraphedeliste"/>
                  <w:numPr>
                    <w:numId w:val="13"/>
                  </w:numPr>
                  <w:ind w:left="3240" w:hanging="360"/>
                  <w:jc w:val="both"/>
                </w:pPr>
              </w:pPrChange>
            </w:pPr>
            <w:r>
              <w:rPr>
                <w:rStyle w:val="lev"/>
              </w:rPr>
              <w:lastRenderedPageBreak/>
              <w:t>Si un profil de personnel « Associé » est changé en type de personnel « Consultant », le champ « Département à charge » devient un champ « Département » en gardant le(s) même(s) enregistrement(s) comme valeur(s) du champ.</w:t>
            </w:r>
          </w:p>
          <w:p w14:paraId="12D26A9D" w14:textId="77777777" w:rsidR="00D10D57" w:rsidRPr="00423E90" w:rsidRDefault="00D10D57">
            <w:pPr>
              <w:pStyle w:val="Paragraphedeliste"/>
              <w:numPr>
                <w:ilvl w:val="0"/>
                <w:numId w:val="7"/>
              </w:numPr>
              <w:jc w:val="both"/>
              <w:rPr>
                <w:bCs/>
              </w:rPr>
              <w:pPrChange w:id="701" w:author="Rojo" w:date="2021-06-30T17:33:00Z">
                <w:pPr>
                  <w:pStyle w:val="Paragraphedeliste"/>
                  <w:numPr>
                    <w:numId w:val="13"/>
                  </w:numPr>
                  <w:ind w:left="3240" w:hanging="360"/>
                  <w:jc w:val="both"/>
                </w:pPr>
              </w:pPrChange>
            </w:pPr>
            <w:r>
              <w:t xml:space="preserve">Les seuls formats de photo intégrables sont : </w:t>
            </w:r>
            <w:proofErr w:type="spellStart"/>
            <w:r>
              <w:t>jpg</w:t>
            </w:r>
            <w:proofErr w:type="spellEnd"/>
            <w:r>
              <w:t xml:space="preserve">, </w:t>
            </w:r>
            <w:proofErr w:type="spellStart"/>
            <w:r>
              <w:t>jpeg</w:t>
            </w:r>
            <w:proofErr w:type="spellEnd"/>
            <w:r>
              <w:t xml:space="preserve"> et </w:t>
            </w:r>
            <w:proofErr w:type="spellStart"/>
            <w:r>
              <w:t>png</w:t>
            </w:r>
            <w:proofErr w:type="spellEnd"/>
          </w:p>
          <w:p w14:paraId="2D50BF82" w14:textId="77777777" w:rsidR="00D10D57" w:rsidRDefault="00D10D57">
            <w:pPr>
              <w:pStyle w:val="Paragraphedeliste"/>
              <w:numPr>
                <w:ilvl w:val="0"/>
                <w:numId w:val="7"/>
              </w:numPr>
              <w:jc w:val="both"/>
              <w:pPrChange w:id="702" w:author="Rojo" w:date="2021-06-30T17:33:00Z">
                <w:pPr>
                  <w:pStyle w:val="Paragraphedeliste"/>
                  <w:numPr>
                    <w:numId w:val="13"/>
                  </w:numPr>
                  <w:ind w:left="3240" w:hanging="360"/>
                  <w:jc w:val="both"/>
                </w:pPr>
              </w:pPrChange>
            </w:pPr>
            <w:r>
              <w:t>Le « Nom » doit être tout en majuscule</w:t>
            </w:r>
          </w:p>
          <w:p w14:paraId="0DCFBA18" w14:textId="77777777" w:rsidR="00D10D57" w:rsidRDefault="00D10D57">
            <w:pPr>
              <w:pStyle w:val="Paragraphedeliste"/>
              <w:numPr>
                <w:ilvl w:val="0"/>
                <w:numId w:val="7"/>
              </w:numPr>
              <w:jc w:val="both"/>
              <w:pPrChange w:id="703" w:author="Rojo" w:date="2021-06-30T17:33:00Z">
                <w:pPr>
                  <w:pStyle w:val="Paragraphedeliste"/>
                  <w:numPr>
                    <w:numId w:val="13"/>
                  </w:numPr>
                  <w:ind w:left="3240" w:hanging="360"/>
                  <w:jc w:val="both"/>
                </w:pPr>
              </w:pPrChange>
            </w:pPr>
            <w:r>
              <w:t>Le(s) « Prénom » doit commencer par des Lettres Majuscules</w:t>
            </w:r>
          </w:p>
          <w:p w14:paraId="7522D25A" w14:textId="77777777" w:rsidR="00D10D57" w:rsidRDefault="00D10D57">
            <w:pPr>
              <w:pStyle w:val="Paragraphedeliste"/>
              <w:numPr>
                <w:ilvl w:val="0"/>
                <w:numId w:val="7"/>
              </w:numPr>
              <w:jc w:val="both"/>
              <w:pPrChange w:id="704" w:author="Rojo" w:date="2021-06-30T17:33:00Z">
                <w:pPr>
                  <w:pStyle w:val="Paragraphedeliste"/>
                  <w:numPr>
                    <w:numId w:val="13"/>
                  </w:numPr>
                  <w:ind w:left="3240" w:hanging="360"/>
                  <w:jc w:val="both"/>
                </w:pPr>
              </w:pPrChange>
            </w:pPr>
            <w:r>
              <w:t>Le « Prénom d’appellation » doit faire partie du nom ou du prénom du personnel</w:t>
            </w:r>
          </w:p>
          <w:p w14:paraId="53ECCA45" w14:textId="77777777" w:rsidR="00D10D57" w:rsidRDefault="00D10D57">
            <w:pPr>
              <w:pStyle w:val="Paragraphedeliste"/>
              <w:numPr>
                <w:ilvl w:val="0"/>
                <w:numId w:val="7"/>
              </w:numPr>
              <w:jc w:val="both"/>
              <w:pPrChange w:id="705" w:author="Rojo" w:date="2021-06-30T17:33:00Z">
                <w:pPr>
                  <w:pStyle w:val="Paragraphedeliste"/>
                  <w:numPr>
                    <w:numId w:val="13"/>
                  </w:numPr>
                  <w:ind w:left="3240" w:hanging="360"/>
                  <w:jc w:val="both"/>
                </w:pPr>
              </w:pPrChange>
            </w:pPr>
            <w:r>
              <w:t xml:space="preserve">Le champ « Mail » doit contenir un enregistrement au format mail comme suit : </w:t>
            </w:r>
            <w:r>
              <w:fldChar w:fldCharType="begin"/>
            </w:r>
            <w:r>
              <w:instrText xml:space="preserve"> HYPERLINK "mailto:mail@domaine.extension" </w:instrText>
            </w:r>
            <w:r>
              <w:fldChar w:fldCharType="separate"/>
            </w:r>
            <w:r w:rsidRPr="00F54A9C">
              <w:rPr>
                <w:rStyle w:val="Lienhypertexte"/>
              </w:rPr>
              <w:t>mail@domaine.extension</w:t>
            </w:r>
            <w:r>
              <w:rPr>
                <w:rStyle w:val="Lienhypertexte"/>
              </w:rPr>
              <w:fldChar w:fldCharType="end"/>
            </w:r>
          </w:p>
          <w:p w14:paraId="3E189168" w14:textId="77777777" w:rsidR="00D10D57" w:rsidRDefault="00D10D57">
            <w:pPr>
              <w:pStyle w:val="Paragraphedeliste"/>
              <w:numPr>
                <w:ilvl w:val="0"/>
                <w:numId w:val="7"/>
              </w:numPr>
              <w:jc w:val="both"/>
              <w:pPrChange w:id="706" w:author="Rojo" w:date="2021-06-30T17:33:00Z">
                <w:pPr>
                  <w:pStyle w:val="Paragraphedeliste"/>
                  <w:numPr>
                    <w:numId w:val="13"/>
                  </w:numPr>
                  <w:ind w:left="3240" w:hanging="360"/>
                  <w:jc w:val="both"/>
                </w:pPr>
              </w:pPrChange>
            </w:pPr>
            <w:r>
              <w:t>Le champ « Téléphone » ne doit contenir que :</w:t>
            </w:r>
          </w:p>
          <w:p w14:paraId="4F8F228A" w14:textId="77777777" w:rsidR="00D10D57" w:rsidRDefault="00D10D57">
            <w:pPr>
              <w:pStyle w:val="Paragraphedeliste"/>
              <w:numPr>
                <w:ilvl w:val="1"/>
                <w:numId w:val="7"/>
              </w:numPr>
              <w:jc w:val="both"/>
              <w:pPrChange w:id="707" w:author="Rojo" w:date="2021-06-30T17:33:00Z">
                <w:pPr>
                  <w:pStyle w:val="Paragraphedeliste"/>
                  <w:numPr>
                    <w:ilvl w:val="1"/>
                    <w:numId w:val="13"/>
                  </w:numPr>
                  <w:ind w:left="3960" w:hanging="360"/>
                  <w:jc w:val="both"/>
                </w:pPr>
              </w:pPrChange>
            </w:pPr>
            <w:r>
              <w:t>de caractère ‘+’ au début uniquement s’il y en a</w:t>
            </w:r>
          </w:p>
          <w:p w14:paraId="412CE738" w14:textId="77777777" w:rsidR="00D10D57" w:rsidRDefault="00D10D57">
            <w:pPr>
              <w:pStyle w:val="Paragraphedeliste"/>
              <w:numPr>
                <w:ilvl w:val="1"/>
                <w:numId w:val="7"/>
              </w:numPr>
              <w:jc w:val="both"/>
              <w:pPrChange w:id="708" w:author="Rojo" w:date="2021-06-30T17:33:00Z">
                <w:pPr>
                  <w:pStyle w:val="Paragraphedeliste"/>
                  <w:numPr>
                    <w:ilvl w:val="1"/>
                    <w:numId w:val="13"/>
                  </w:numPr>
                  <w:ind w:left="3960" w:hanging="360"/>
                  <w:jc w:val="both"/>
                </w:pPr>
              </w:pPrChange>
            </w:pPr>
            <w:r>
              <w:t>de caractères numériques</w:t>
            </w:r>
          </w:p>
          <w:p w14:paraId="72AF1613" w14:textId="77777777" w:rsidR="00D10D57" w:rsidRDefault="00D10D57">
            <w:pPr>
              <w:pStyle w:val="Paragraphedeliste"/>
              <w:numPr>
                <w:ilvl w:val="1"/>
                <w:numId w:val="7"/>
              </w:numPr>
              <w:jc w:val="both"/>
              <w:pPrChange w:id="709" w:author="Rojo" w:date="2021-06-30T17:33:00Z">
                <w:pPr>
                  <w:pStyle w:val="Paragraphedeliste"/>
                  <w:numPr>
                    <w:ilvl w:val="1"/>
                    <w:numId w:val="13"/>
                  </w:numPr>
                  <w:ind w:left="3960" w:hanging="360"/>
                  <w:jc w:val="both"/>
                </w:pPr>
              </w:pPrChange>
            </w:pPr>
            <w:r>
              <w:t>des espaces comme séparateur des caractères numériques, mais pas au début ni à la fin de la valeur inscrite dans le champ</w:t>
            </w:r>
          </w:p>
          <w:p w14:paraId="41EEC2B9" w14:textId="77777777" w:rsidR="00D10D57" w:rsidRPr="00845503" w:rsidRDefault="00D10D57">
            <w:pPr>
              <w:pStyle w:val="Paragraphedeliste"/>
              <w:numPr>
                <w:ilvl w:val="0"/>
                <w:numId w:val="7"/>
              </w:numPr>
              <w:jc w:val="both"/>
              <w:rPr>
                <w:rStyle w:val="lev"/>
              </w:rPr>
              <w:pPrChange w:id="710" w:author="Rojo" w:date="2021-06-30T17:33:00Z">
                <w:pPr>
                  <w:pStyle w:val="Paragraphedeliste"/>
                  <w:numPr>
                    <w:numId w:val="13"/>
                  </w:numPr>
                  <w:ind w:left="3240" w:hanging="360"/>
                  <w:jc w:val="both"/>
                </w:pPr>
              </w:pPrChange>
            </w:pPr>
            <w:r>
              <w:t>Le champ « Période</w:t>
            </w:r>
            <w:commentRangeStart w:id="711"/>
            <w:r>
              <w:t> </w:t>
            </w:r>
            <w:commentRangeEnd w:id="711"/>
            <w:r>
              <w:rPr>
                <w:rStyle w:val="Marquedecommentaire"/>
              </w:rPr>
              <w:commentReference w:id="711"/>
            </w:r>
            <w:r>
              <w:t>» dans « Cursus » ne peut être rempli que de caractère numériques et du caractère slash (‘/’)</w:t>
            </w:r>
          </w:p>
        </w:tc>
      </w:tr>
    </w:tbl>
    <w:p w14:paraId="4881BDAF" w14:textId="77777777" w:rsidR="00D10D57" w:rsidRDefault="00D10D57" w:rsidP="00D10D57">
      <w:pPr>
        <w:jc w:val="both"/>
        <w:rPr>
          <w:rStyle w:val="Titre4Car"/>
        </w:rPr>
      </w:pPr>
    </w:p>
    <w:p w14:paraId="3456BA04" w14:textId="77777777" w:rsidR="00D10D57" w:rsidRDefault="00D10D57" w:rsidP="009561F2">
      <w:pPr>
        <w:pStyle w:val="Titre4"/>
        <w:rPr>
          <w:rStyle w:val="lev"/>
        </w:rPr>
      </w:pPr>
      <w:bookmarkStart w:id="712" w:name="_Toc76128493"/>
      <w:r>
        <w:rPr>
          <w:rStyle w:val="lev"/>
        </w:rPr>
        <w:t>Modification du profil d’un « Consultant »</w:t>
      </w:r>
      <w:bookmarkEnd w:id="712"/>
    </w:p>
    <w:p w14:paraId="7E2B0451" w14:textId="77777777" w:rsidR="00D10D57" w:rsidRPr="00FC44D4" w:rsidRDefault="00D10D57" w:rsidP="00D10D57">
      <w:r>
        <w:rPr>
          <w:rStyle w:val="lev"/>
        </w:rPr>
        <w:t>La page de modification d’un consultant est présentée comme suit :</w:t>
      </w:r>
    </w:p>
    <w:p w14:paraId="53518199" w14:textId="77777777" w:rsidR="00D10D57" w:rsidRDefault="00D10D57" w:rsidP="00D10D57">
      <w:pPr>
        <w:ind w:firstLine="708"/>
        <w:jc w:val="both"/>
        <w:rPr>
          <w:rStyle w:val="lev"/>
        </w:rPr>
      </w:pPr>
      <w:r>
        <w:rPr>
          <w:bCs/>
          <w:noProof/>
          <w:lang w:eastAsia="fr-FR"/>
        </w:rPr>
        <w:drawing>
          <wp:inline distT="0" distB="0" distL="0" distR="0" wp14:anchorId="61E89A03" wp14:editId="3369570F">
            <wp:extent cx="5760720" cy="323977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iapositive11.PNG"/>
                    <pic:cNvPicPr/>
                  </pic:nvPicPr>
                  <pic:blipFill>
                    <a:blip r:embed="rId20">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78E5B341" w14:textId="77777777" w:rsidR="00D10D57" w:rsidRPr="003E0B1A" w:rsidRDefault="00D10D57" w:rsidP="00D10D57">
      <w:pPr>
        <w:pStyle w:val="Lgende"/>
        <w:rPr>
          <w:rStyle w:val="lev"/>
        </w:rPr>
      </w:pPr>
      <w:bookmarkStart w:id="713" w:name="_Toc76128526"/>
      <w:r>
        <w:t xml:space="preserve">Figure </w:t>
      </w:r>
      <w:r>
        <w:fldChar w:fldCharType="begin"/>
      </w:r>
      <w:r>
        <w:instrText xml:space="preserve"> SEQ Figure \* ARABIC </w:instrText>
      </w:r>
      <w:r>
        <w:fldChar w:fldCharType="separate"/>
      </w:r>
      <w:r w:rsidR="001C3B3A">
        <w:rPr>
          <w:noProof/>
        </w:rPr>
        <w:t>10</w:t>
      </w:r>
      <w:r>
        <w:fldChar w:fldCharType="end"/>
      </w:r>
      <w:r>
        <w:t xml:space="preserve">: </w:t>
      </w:r>
      <w:r w:rsidRPr="009562BB">
        <w:t>Présentation de la page de modification d'un consultant</w:t>
      </w:r>
      <w:bookmarkEnd w:id="713"/>
    </w:p>
    <w:tbl>
      <w:tblPr>
        <w:tblStyle w:val="Grilledutableau"/>
        <w:tblW w:w="0" w:type="auto"/>
        <w:tblLook w:val="04A0" w:firstRow="1" w:lastRow="0" w:firstColumn="1" w:lastColumn="0" w:noHBand="0" w:noVBand="1"/>
      </w:tblPr>
      <w:tblGrid>
        <w:gridCol w:w="2689"/>
        <w:gridCol w:w="6373"/>
      </w:tblGrid>
      <w:tr w:rsidR="00D10D57" w14:paraId="5F904805" w14:textId="77777777" w:rsidTr="00FE542D">
        <w:tc>
          <w:tcPr>
            <w:tcW w:w="9062" w:type="dxa"/>
            <w:gridSpan w:val="2"/>
          </w:tcPr>
          <w:p w14:paraId="1F1ABB4D" w14:textId="77777777" w:rsidR="00D10D57" w:rsidRDefault="00D10D57" w:rsidP="00D10D57">
            <w:pPr>
              <w:jc w:val="center"/>
              <w:rPr>
                <w:rStyle w:val="Titre4Car"/>
              </w:rPr>
            </w:pPr>
            <w:r w:rsidRPr="00BE0BD5">
              <w:rPr>
                <w:b/>
              </w:rPr>
              <w:t>Fiche de description de fonctionnalité</w:t>
            </w:r>
          </w:p>
        </w:tc>
      </w:tr>
      <w:tr w:rsidR="00D10D57" w14:paraId="1B343C78" w14:textId="77777777" w:rsidTr="00FE542D">
        <w:tc>
          <w:tcPr>
            <w:tcW w:w="2689" w:type="dxa"/>
          </w:tcPr>
          <w:p w14:paraId="3D27D9DC" w14:textId="77777777" w:rsidR="00D10D57" w:rsidRDefault="00D10D57" w:rsidP="00D10D57">
            <w:pPr>
              <w:jc w:val="both"/>
              <w:rPr>
                <w:rStyle w:val="Titre4Car"/>
              </w:rPr>
            </w:pPr>
            <w:r w:rsidRPr="00BE0BD5">
              <w:rPr>
                <w:b/>
              </w:rPr>
              <w:t>Nom de la fonctionnalité</w:t>
            </w:r>
          </w:p>
        </w:tc>
        <w:tc>
          <w:tcPr>
            <w:tcW w:w="6373" w:type="dxa"/>
          </w:tcPr>
          <w:p w14:paraId="3CDD91EE" w14:textId="77777777" w:rsidR="00D10D57" w:rsidRPr="00494B5B" w:rsidRDefault="00D10D57" w:rsidP="00D10D57">
            <w:pPr>
              <w:jc w:val="both"/>
              <w:rPr>
                <w:rStyle w:val="Titre4Car"/>
                <w:rFonts w:cstheme="minorHAnsi"/>
                <w:i w:val="0"/>
              </w:rPr>
            </w:pPr>
            <w:r w:rsidRPr="006978C0">
              <w:rPr>
                <w:rStyle w:val="lev"/>
                <w:iCs/>
              </w:rPr>
              <w:t>Modification du profil d’un personnel « Consultant »</w:t>
            </w:r>
          </w:p>
        </w:tc>
      </w:tr>
      <w:tr w:rsidR="00D10D57" w14:paraId="4E980851" w14:textId="77777777" w:rsidTr="00FE542D">
        <w:tc>
          <w:tcPr>
            <w:tcW w:w="2689" w:type="dxa"/>
          </w:tcPr>
          <w:p w14:paraId="3E007560" w14:textId="77777777" w:rsidR="00D10D57" w:rsidRPr="00494B5B" w:rsidRDefault="00D10D57" w:rsidP="00D10D57">
            <w:pPr>
              <w:rPr>
                <w:rStyle w:val="Titredulivre"/>
              </w:rPr>
            </w:pPr>
            <w:r w:rsidRPr="00BE0BD5">
              <w:rPr>
                <w:b/>
              </w:rPr>
              <w:t>Description sommaire</w:t>
            </w:r>
          </w:p>
        </w:tc>
        <w:tc>
          <w:tcPr>
            <w:tcW w:w="6373" w:type="dxa"/>
          </w:tcPr>
          <w:p w14:paraId="32A3BD0A" w14:textId="77777777" w:rsidR="00D10D57" w:rsidRPr="00867A86" w:rsidRDefault="00D10D57" w:rsidP="00D10D57">
            <w:pPr>
              <w:rPr>
                <w:rStyle w:val="lev"/>
              </w:rPr>
            </w:pPr>
            <w:r>
              <w:rPr>
                <w:rStyle w:val="lev"/>
              </w:rPr>
              <w:t>Cette option se trouve dans la liste déroulante à cliquer sur la section représentant une personne et sert à modifier son profil.</w:t>
            </w:r>
          </w:p>
        </w:tc>
      </w:tr>
      <w:tr w:rsidR="00D10D57" w14:paraId="580F3FC7" w14:textId="77777777" w:rsidTr="00FE542D">
        <w:tc>
          <w:tcPr>
            <w:tcW w:w="2689" w:type="dxa"/>
          </w:tcPr>
          <w:p w14:paraId="3983E38B" w14:textId="77777777" w:rsidR="00D10D57" w:rsidRDefault="00D10D57" w:rsidP="00D10D57">
            <w:r w:rsidRPr="001B2B57">
              <w:rPr>
                <w:b/>
              </w:rPr>
              <w:lastRenderedPageBreak/>
              <w:t>Fonctionnalités attendues</w:t>
            </w:r>
          </w:p>
        </w:tc>
        <w:tc>
          <w:tcPr>
            <w:tcW w:w="6373" w:type="dxa"/>
          </w:tcPr>
          <w:p w14:paraId="13BD165A" w14:textId="77777777" w:rsidR="00D10D57" w:rsidRPr="00852881" w:rsidRDefault="00D10D57" w:rsidP="00D10D57">
            <w:pPr>
              <w:jc w:val="both"/>
              <w:rPr>
                <w:rStyle w:val="lev"/>
              </w:rPr>
            </w:pPr>
            <w:r>
              <w:rPr>
                <w:rStyle w:val="lev"/>
              </w:rPr>
              <w:t>Après la validation du formulaire de modification, les éléments modifiés seront enregistrés.</w:t>
            </w:r>
          </w:p>
        </w:tc>
      </w:tr>
      <w:tr w:rsidR="00D10D57" w14:paraId="31726856" w14:textId="77777777" w:rsidTr="00FE542D">
        <w:tc>
          <w:tcPr>
            <w:tcW w:w="2689" w:type="dxa"/>
          </w:tcPr>
          <w:p w14:paraId="5C0EA143" w14:textId="77777777" w:rsidR="00D10D57" w:rsidRDefault="00D10D57" w:rsidP="00D10D57">
            <w:pPr>
              <w:jc w:val="both"/>
              <w:rPr>
                <w:b/>
              </w:rPr>
            </w:pPr>
            <w:r>
              <w:rPr>
                <w:b/>
              </w:rPr>
              <w:t>Input</w:t>
            </w:r>
          </w:p>
        </w:tc>
        <w:tc>
          <w:tcPr>
            <w:tcW w:w="6373" w:type="dxa"/>
          </w:tcPr>
          <w:p w14:paraId="384D7DBA" w14:textId="77777777" w:rsidR="00D10D57" w:rsidRDefault="00D10D57">
            <w:pPr>
              <w:pStyle w:val="Paragraphedeliste"/>
              <w:numPr>
                <w:ilvl w:val="0"/>
                <w:numId w:val="1"/>
              </w:numPr>
              <w:jc w:val="both"/>
              <w:pPrChange w:id="714" w:author="Rojo" w:date="2021-06-30T17:33:00Z">
                <w:pPr>
                  <w:pStyle w:val="Paragraphedeliste"/>
                  <w:numPr>
                    <w:numId w:val="5"/>
                  </w:numPr>
                  <w:ind w:left="1440" w:hanging="360"/>
                  <w:jc w:val="both"/>
                </w:pPr>
              </w:pPrChange>
            </w:pPr>
            <w:r>
              <w:t>Clic sur la liste déroulante à côté du profil à modifier</w:t>
            </w:r>
          </w:p>
          <w:p w14:paraId="0FDD221D" w14:textId="77777777" w:rsidR="00D10D57" w:rsidRDefault="00D10D57">
            <w:pPr>
              <w:pStyle w:val="Paragraphedeliste"/>
              <w:numPr>
                <w:ilvl w:val="0"/>
                <w:numId w:val="1"/>
              </w:numPr>
              <w:jc w:val="both"/>
              <w:pPrChange w:id="715" w:author="Rojo" w:date="2021-06-30T17:33:00Z">
                <w:pPr>
                  <w:pStyle w:val="Paragraphedeliste"/>
                  <w:numPr>
                    <w:numId w:val="5"/>
                  </w:numPr>
                  <w:ind w:left="1440" w:hanging="360"/>
                  <w:jc w:val="both"/>
                </w:pPr>
              </w:pPrChange>
            </w:pPr>
            <w:r>
              <w:t>Clic sur l’option « Modifier le profil »</w:t>
            </w:r>
          </w:p>
        </w:tc>
      </w:tr>
      <w:tr w:rsidR="00D10D57" w14:paraId="7C22E49F" w14:textId="77777777" w:rsidTr="00FE542D">
        <w:tc>
          <w:tcPr>
            <w:tcW w:w="2689" w:type="dxa"/>
          </w:tcPr>
          <w:p w14:paraId="0D196EC2" w14:textId="77777777" w:rsidR="00D10D57" w:rsidRDefault="00D10D57" w:rsidP="00D10D57">
            <w:pPr>
              <w:jc w:val="both"/>
            </w:pPr>
            <w:r>
              <w:rPr>
                <w:b/>
              </w:rPr>
              <w:t>Composants</w:t>
            </w:r>
          </w:p>
        </w:tc>
        <w:tc>
          <w:tcPr>
            <w:tcW w:w="6373" w:type="dxa"/>
          </w:tcPr>
          <w:p w14:paraId="23BAAED8" w14:textId="77777777" w:rsidR="00D10D57" w:rsidRDefault="00D10D57" w:rsidP="00D10D57">
            <w:pPr>
              <w:jc w:val="both"/>
            </w:pPr>
            <w:r>
              <w:t>Formulaire de modification d’un personnel composé de :</w:t>
            </w:r>
          </w:p>
          <w:p w14:paraId="4BD247F2" w14:textId="77777777" w:rsidR="00D10D57" w:rsidRDefault="00D10D57">
            <w:pPr>
              <w:pStyle w:val="Paragraphedeliste"/>
              <w:numPr>
                <w:ilvl w:val="0"/>
                <w:numId w:val="1"/>
              </w:numPr>
              <w:jc w:val="both"/>
              <w:pPrChange w:id="716" w:author="Rojo" w:date="2021-06-30T17:33:00Z">
                <w:pPr>
                  <w:pStyle w:val="Paragraphedeliste"/>
                  <w:numPr>
                    <w:numId w:val="5"/>
                  </w:numPr>
                  <w:ind w:left="1440" w:hanging="360"/>
                  <w:jc w:val="both"/>
                </w:pPr>
              </w:pPrChange>
            </w:pPr>
            <w:r>
              <w:t>« Type d’utilisateur », qu’on peut changer si besoin et dont les choix sont :</w:t>
            </w:r>
          </w:p>
          <w:p w14:paraId="5D1EE096" w14:textId="77777777" w:rsidR="00D10D57" w:rsidRDefault="00D10D57">
            <w:pPr>
              <w:pStyle w:val="Paragraphedeliste"/>
              <w:numPr>
                <w:ilvl w:val="1"/>
                <w:numId w:val="1"/>
              </w:numPr>
              <w:jc w:val="both"/>
              <w:pPrChange w:id="717" w:author="Rojo" w:date="2021-06-30T17:33:00Z">
                <w:pPr>
                  <w:pStyle w:val="Paragraphedeliste"/>
                  <w:numPr>
                    <w:ilvl w:val="1"/>
                    <w:numId w:val="5"/>
                  </w:numPr>
                  <w:ind w:left="2160" w:hanging="360"/>
                  <w:jc w:val="both"/>
                </w:pPr>
              </w:pPrChange>
            </w:pPr>
            <w:r>
              <w:t>Associé</w:t>
            </w:r>
          </w:p>
          <w:p w14:paraId="049AB3E3" w14:textId="77777777" w:rsidR="00D10D57" w:rsidRDefault="00D10D57">
            <w:pPr>
              <w:pStyle w:val="Paragraphedeliste"/>
              <w:numPr>
                <w:ilvl w:val="1"/>
                <w:numId w:val="1"/>
              </w:numPr>
              <w:jc w:val="both"/>
              <w:pPrChange w:id="718" w:author="Rojo" w:date="2021-06-30T17:33:00Z">
                <w:pPr>
                  <w:pStyle w:val="Paragraphedeliste"/>
                  <w:numPr>
                    <w:ilvl w:val="1"/>
                    <w:numId w:val="5"/>
                  </w:numPr>
                  <w:ind w:left="2160" w:hanging="360"/>
                  <w:jc w:val="both"/>
                </w:pPr>
              </w:pPrChange>
            </w:pPr>
            <w:r>
              <w:t>Consultant</w:t>
            </w:r>
          </w:p>
          <w:p w14:paraId="3DF3B354" w14:textId="77777777" w:rsidR="00D10D57" w:rsidRDefault="00D10D57">
            <w:pPr>
              <w:pStyle w:val="Paragraphedeliste"/>
              <w:numPr>
                <w:ilvl w:val="0"/>
                <w:numId w:val="1"/>
              </w:numPr>
              <w:jc w:val="both"/>
              <w:pPrChange w:id="719" w:author="Rojo" w:date="2021-06-30T17:33:00Z">
                <w:pPr>
                  <w:pStyle w:val="Paragraphedeliste"/>
                  <w:numPr>
                    <w:numId w:val="5"/>
                  </w:numPr>
                  <w:ind w:left="1440" w:hanging="360"/>
                  <w:jc w:val="both"/>
                </w:pPr>
              </w:pPrChange>
            </w:pPr>
            <w:r>
              <w:t>Champ « Insérer une photo » du personnel à modifier</w:t>
            </w:r>
          </w:p>
          <w:p w14:paraId="49336945" w14:textId="77777777" w:rsidR="00D10D57" w:rsidRDefault="00D10D57">
            <w:pPr>
              <w:pStyle w:val="Paragraphedeliste"/>
              <w:numPr>
                <w:ilvl w:val="0"/>
                <w:numId w:val="1"/>
              </w:numPr>
              <w:jc w:val="both"/>
              <w:pPrChange w:id="720" w:author="Rojo" w:date="2021-06-30T17:33:00Z">
                <w:pPr>
                  <w:pStyle w:val="Paragraphedeliste"/>
                  <w:numPr>
                    <w:numId w:val="5"/>
                  </w:numPr>
                  <w:ind w:left="1440" w:hanging="360"/>
                  <w:jc w:val="both"/>
                </w:pPr>
              </w:pPrChange>
            </w:pPr>
            <w:r>
              <w:t>Champ « Nom » du personnel à modifier</w:t>
            </w:r>
          </w:p>
          <w:p w14:paraId="545A480B" w14:textId="77777777" w:rsidR="00D10D57" w:rsidRDefault="00D10D57">
            <w:pPr>
              <w:pStyle w:val="Paragraphedeliste"/>
              <w:numPr>
                <w:ilvl w:val="0"/>
                <w:numId w:val="1"/>
              </w:numPr>
              <w:jc w:val="both"/>
              <w:pPrChange w:id="721" w:author="Rojo" w:date="2021-06-30T17:33:00Z">
                <w:pPr>
                  <w:pStyle w:val="Paragraphedeliste"/>
                  <w:numPr>
                    <w:numId w:val="5"/>
                  </w:numPr>
                  <w:ind w:left="1440" w:hanging="360"/>
                  <w:jc w:val="both"/>
                </w:pPr>
              </w:pPrChange>
            </w:pPr>
            <w:r>
              <w:t>Champ « Prénom » du personnel à modifier</w:t>
            </w:r>
          </w:p>
          <w:p w14:paraId="268AAEE1" w14:textId="77777777" w:rsidR="00D10D57" w:rsidRDefault="00D10D57">
            <w:pPr>
              <w:pStyle w:val="Paragraphedeliste"/>
              <w:numPr>
                <w:ilvl w:val="0"/>
                <w:numId w:val="1"/>
              </w:numPr>
              <w:jc w:val="both"/>
              <w:pPrChange w:id="722" w:author="Rojo" w:date="2021-06-30T17:33:00Z">
                <w:pPr>
                  <w:pStyle w:val="Paragraphedeliste"/>
                  <w:numPr>
                    <w:numId w:val="5"/>
                  </w:numPr>
                  <w:ind w:left="1440" w:hanging="360"/>
                  <w:jc w:val="both"/>
                </w:pPr>
              </w:pPrChange>
            </w:pPr>
            <w:r>
              <w:t xml:space="preserve">Champ de saisie </w:t>
            </w:r>
            <w:commentRangeStart w:id="723"/>
            <w:r>
              <w:t xml:space="preserve">du « Prénom d’appellation » </w:t>
            </w:r>
            <w:commentRangeEnd w:id="723"/>
            <w:r>
              <w:rPr>
                <w:rStyle w:val="Marquedecommentaire"/>
              </w:rPr>
              <w:commentReference w:id="723"/>
            </w:r>
            <w:r>
              <w:t>du personnel</w:t>
            </w:r>
          </w:p>
          <w:p w14:paraId="3163C242" w14:textId="77777777" w:rsidR="00D10D57" w:rsidRDefault="00D10D57">
            <w:pPr>
              <w:pStyle w:val="Paragraphedeliste"/>
              <w:numPr>
                <w:ilvl w:val="0"/>
                <w:numId w:val="1"/>
              </w:numPr>
              <w:jc w:val="both"/>
              <w:pPrChange w:id="724" w:author="Rojo" w:date="2021-06-30T17:33:00Z">
                <w:pPr>
                  <w:pStyle w:val="Paragraphedeliste"/>
                  <w:numPr>
                    <w:numId w:val="5"/>
                  </w:numPr>
                  <w:ind w:left="1440" w:hanging="360"/>
                  <w:jc w:val="both"/>
                </w:pPr>
              </w:pPrChange>
            </w:pPr>
            <w:r>
              <w:t>Champ « Départements » au choix à modifier</w:t>
            </w:r>
          </w:p>
          <w:p w14:paraId="5B20339E" w14:textId="77777777" w:rsidR="00D10D57" w:rsidRDefault="00D10D57">
            <w:pPr>
              <w:pStyle w:val="Paragraphedeliste"/>
              <w:numPr>
                <w:ilvl w:val="0"/>
                <w:numId w:val="1"/>
              </w:numPr>
              <w:jc w:val="both"/>
              <w:pPrChange w:id="725" w:author="Rojo" w:date="2021-06-30T17:33:00Z">
                <w:pPr>
                  <w:pStyle w:val="Paragraphedeliste"/>
                  <w:numPr>
                    <w:numId w:val="5"/>
                  </w:numPr>
                  <w:ind w:left="1440" w:hanging="360"/>
                  <w:jc w:val="both"/>
                </w:pPr>
              </w:pPrChange>
            </w:pPr>
            <w:r>
              <w:t>Champ « Mail » du personnel à modifier</w:t>
            </w:r>
          </w:p>
          <w:p w14:paraId="7D6925D6" w14:textId="77777777" w:rsidR="00D10D57" w:rsidRDefault="00D10D57">
            <w:pPr>
              <w:pStyle w:val="Paragraphedeliste"/>
              <w:numPr>
                <w:ilvl w:val="0"/>
                <w:numId w:val="1"/>
              </w:numPr>
              <w:jc w:val="both"/>
              <w:pPrChange w:id="726" w:author="Rojo" w:date="2021-06-30T17:33:00Z">
                <w:pPr>
                  <w:pStyle w:val="Paragraphedeliste"/>
                  <w:numPr>
                    <w:numId w:val="5"/>
                  </w:numPr>
                  <w:ind w:left="1440" w:hanging="360"/>
                  <w:jc w:val="both"/>
                </w:pPr>
              </w:pPrChange>
            </w:pPr>
            <w:r>
              <w:t>Champ de saisie du numéro de « Téléphone » du personnel à modifier</w:t>
            </w:r>
          </w:p>
          <w:p w14:paraId="45DD8318" w14:textId="77777777" w:rsidR="00D10D57" w:rsidRDefault="00D10D57">
            <w:pPr>
              <w:pStyle w:val="Paragraphedeliste"/>
              <w:numPr>
                <w:ilvl w:val="0"/>
                <w:numId w:val="1"/>
              </w:numPr>
              <w:jc w:val="both"/>
              <w:pPrChange w:id="727" w:author="Rojo" w:date="2021-06-30T17:33:00Z">
                <w:pPr>
                  <w:pStyle w:val="Paragraphedeliste"/>
                  <w:numPr>
                    <w:numId w:val="5"/>
                  </w:numPr>
                  <w:ind w:left="1440" w:hanging="360"/>
                  <w:jc w:val="both"/>
                </w:pPr>
              </w:pPrChange>
            </w:pPr>
            <w:r>
              <w:t>Champ de saisie du « Cursus » du personnel à modifier</w:t>
            </w:r>
          </w:p>
          <w:p w14:paraId="5DFB0F67" w14:textId="77777777" w:rsidR="00D10D57" w:rsidRDefault="00D10D57">
            <w:pPr>
              <w:pStyle w:val="Paragraphedeliste"/>
              <w:numPr>
                <w:ilvl w:val="0"/>
                <w:numId w:val="1"/>
              </w:numPr>
              <w:jc w:val="both"/>
              <w:pPrChange w:id="728" w:author="Rojo" w:date="2021-06-30T17:33:00Z">
                <w:pPr>
                  <w:pStyle w:val="Paragraphedeliste"/>
                  <w:numPr>
                    <w:numId w:val="5"/>
                  </w:numPr>
                  <w:ind w:left="1440" w:hanging="360"/>
                  <w:jc w:val="both"/>
                </w:pPr>
              </w:pPrChange>
            </w:pPr>
            <w:r>
              <w:t>Bouton « Enregistrer » pour valider les modifications faites. Ce bouton redirige vers la page représentant le profil du personnel fraîchement modifié.</w:t>
            </w:r>
          </w:p>
          <w:p w14:paraId="038ABA8A" w14:textId="77777777" w:rsidR="00D10D57" w:rsidRDefault="00D10D57">
            <w:pPr>
              <w:pStyle w:val="Paragraphedeliste"/>
              <w:numPr>
                <w:ilvl w:val="0"/>
                <w:numId w:val="1"/>
              </w:numPr>
              <w:jc w:val="both"/>
              <w:pPrChange w:id="729" w:author="Rojo" w:date="2021-06-30T17:33:00Z">
                <w:pPr>
                  <w:pStyle w:val="Paragraphedeliste"/>
                  <w:numPr>
                    <w:numId w:val="5"/>
                  </w:numPr>
                  <w:ind w:left="1440" w:hanging="360"/>
                  <w:jc w:val="both"/>
                </w:pPr>
              </w:pPrChange>
            </w:pPr>
            <w:r>
              <w:t>Bouton « Annuler » pour ne pas enregistrer les modifications faites. Ce bouton redirige vers la page représentant le profil du personnel non modifié.</w:t>
            </w:r>
          </w:p>
        </w:tc>
      </w:tr>
      <w:tr w:rsidR="00D10D57" w14:paraId="2F0C7473" w14:textId="77777777" w:rsidTr="00FE542D">
        <w:tc>
          <w:tcPr>
            <w:tcW w:w="2689" w:type="dxa"/>
          </w:tcPr>
          <w:p w14:paraId="61A99335" w14:textId="77777777" w:rsidR="00D10D57" w:rsidRDefault="00D10D57" w:rsidP="00D10D57">
            <w:pPr>
              <w:jc w:val="both"/>
              <w:rPr>
                <w:rStyle w:val="Titre4Car"/>
              </w:rPr>
            </w:pPr>
            <w:r w:rsidRPr="0038344E">
              <w:rPr>
                <w:b/>
              </w:rPr>
              <w:t>Règles de gestion</w:t>
            </w:r>
          </w:p>
        </w:tc>
        <w:tc>
          <w:tcPr>
            <w:tcW w:w="6373" w:type="dxa"/>
          </w:tcPr>
          <w:p w14:paraId="41814460" w14:textId="77777777" w:rsidR="00D10D57" w:rsidRDefault="00D10D57">
            <w:pPr>
              <w:pStyle w:val="Paragraphedeliste"/>
              <w:numPr>
                <w:ilvl w:val="0"/>
                <w:numId w:val="7"/>
              </w:numPr>
              <w:jc w:val="both"/>
              <w:rPr>
                <w:rStyle w:val="lev"/>
              </w:rPr>
              <w:pPrChange w:id="730" w:author="Rojo" w:date="2021-06-30T17:33:00Z">
                <w:pPr>
                  <w:pStyle w:val="Paragraphedeliste"/>
                  <w:numPr>
                    <w:numId w:val="13"/>
                  </w:numPr>
                  <w:ind w:left="3240" w:hanging="360"/>
                  <w:jc w:val="both"/>
                </w:pPr>
              </w:pPrChange>
            </w:pPr>
            <w:r>
              <w:rPr>
                <w:rStyle w:val="lev"/>
              </w:rPr>
              <w:t>Un personnel doit être créé dans Trombinoscope pour être modifié</w:t>
            </w:r>
          </w:p>
          <w:p w14:paraId="1728F4D7" w14:textId="77777777" w:rsidR="00D10D57" w:rsidRDefault="00D10D57">
            <w:pPr>
              <w:pStyle w:val="Paragraphedeliste"/>
              <w:numPr>
                <w:ilvl w:val="0"/>
                <w:numId w:val="7"/>
              </w:numPr>
              <w:jc w:val="both"/>
              <w:rPr>
                <w:rStyle w:val="lev"/>
              </w:rPr>
              <w:pPrChange w:id="731" w:author="Rojo" w:date="2021-06-30T17:33:00Z">
                <w:pPr>
                  <w:pStyle w:val="Paragraphedeliste"/>
                  <w:numPr>
                    <w:numId w:val="13"/>
                  </w:numPr>
                  <w:ind w:left="3240" w:hanging="360"/>
                  <w:jc w:val="both"/>
                </w:pPr>
              </w:pPrChange>
            </w:pPr>
            <w:r>
              <w:rPr>
                <w:rStyle w:val="lev"/>
              </w:rPr>
              <w:t>Si un profil de personnel « Consultant » est changé en type de personnel « Associé », le champ « Département» devient un champ « Département à charge » en gardant le(s) même(s) enregistrement(s) comme valeur(s) du champ.</w:t>
            </w:r>
          </w:p>
          <w:p w14:paraId="1945870B" w14:textId="77777777" w:rsidR="00D10D57" w:rsidRDefault="00D10D57">
            <w:pPr>
              <w:pStyle w:val="Paragraphedeliste"/>
              <w:numPr>
                <w:ilvl w:val="0"/>
                <w:numId w:val="7"/>
              </w:numPr>
              <w:jc w:val="both"/>
              <w:rPr>
                <w:rStyle w:val="lev"/>
              </w:rPr>
              <w:pPrChange w:id="732" w:author="Rojo" w:date="2021-06-30T17:33:00Z">
                <w:pPr>
                  <w:pStyle w:val="Paragraphedeliste"/>
                  <w:numPr>
                    <w:numId w:val="13"/>
                  </w:numPr>
                  <w:ind w:left="3240" w:hanging="360"/>
                  <w:jc w:val="both"/>
                </w:pPr>
              </w:pPrChange>
            </w:pPr>
            <w:r>
              <w:t xml:space="preserve">Les seuls formats de photo intégrables sont : </w:t>
            </w:r>
            <w:proofErr w:type="spellStart"/>
            <w:r>
              <w:t>jpg</w:t>
            </w:r>
            <w:proofErr w:type="spellEnd"/>
            <w:r>
              <w:t xml:space="preserve">, </w:t>
            </w:r>
            <w:proofErr w:type="spellStart"/>
            <w:r>
              <w:t>jpeg</w:t>
            </w:r>
            <w:proofErr w:type="spellEnd"/>
            <w:r>
              <w:t xml:space="preserve"> et </w:t>
            </w:r>
            <w:proofErr w:type="spellStart"/>
            <w:r>
              <w:t>png</w:t>
            </w:r>
            <w:proofErr w:type="spellEnd"/>
          </w:p>
          <w:p w14:paraId="1B5A678C" w14:textId="77777777" w:rsidR="00D10D57" w:rsidRDefault="00D10D57">
            <w:pPr>
              <w:pStyle w:val="Paragraphedeliste"/>
              <w:numPr>
                <w:ilvl w:val="0"/>
                <w:numId w:val="7"/>
              </w:numPr>
              <w:jc w:val="both"/>
              <w:pPrChange w:id="733" w:author="Rojo" w:date="2021-06-30T17:33:00Z">
                <w:pPr>
                  <w:pStyle w:val="Paragraphedeliste"/>
                  <w:numPr>
                    <w:numId w:val="13"/>
                  </w:numPr>
                  <w:ind w:left="3240" w:hanging="360"/>
                  <w:jc w:val="both"/>
                </w:pPr>
              </w:pPrChange>
            </w:pPr>
            <w:r>
              <w:t>Le « Nom » doit être tout en majuscule</w:t>
            </w:r>
          </w:p>
          <w:p w14:paraId="76432253" w14:textId="77777777" w:rsidR="00D10D57" w:rsidRDefault="00D10D57">
            <w:pPr>
              <w:pStyle w:val="Paragraphedeliste"/>
              <w:numPr>
                <w:ilvl w:val="0"/>
                <w:numId w:val="7"/>
              </w:numPr>
              <w:jc w:val="both"/>
              <w:pPrChange w:id="734" w:author="Rojo" w:date="2021-06-30T17:33:00Z">
                <w:pPr>
                  <w:pStyle w:val="Paragraphedeliste"/>
                  <w:numPr>
                    <w:numId w:val="13"/>
                  </w:numPr>
                  <w:ind w:left="3240" w:hanging="360"/>
                  <w:jc w:val="both"/>
                </w:pPr>
              </w:pPrChange>
            </w:pPr>
            <w:r>
              <w:t>Le(s) « Prénom » doit commencer par des Lettres Majuscules</w:t>
            </w:r>
          </w:p>
          <w:p w14:paraId="0888BA66" w14:textId="77777777" w:rsidR="00D10D57" w:rsidRDefault="00D10D57">
            <w:pPr>
              <w:pStyle w:val="Paragraphedeliste"/>
              <w:numPr>
                <w:ilvl w:val="0"/>
                <w:numId w:val="7"/>
              </w:numPr>
              <w:jc w:val="both"/>
              <w:pPrChange w:id="735" w:author="Rojo" w:date="2021-06-30T17:33:00Z">
                <w:pPr>
                  <w:pStyle w:val="Paragraphedeliste"/>
                  <w:numPr>
                    <w:numId w:val="13"/>
                  </w:numPr>
                  <w:ind w:left="3240" w:hanging="360"/>
                  <w:jc w:val="both"/>
                </w:pPr>
              </w:pPrChange>
            </w:pPr>
            <w:r>
              <w:t>Le « Prénom d’appellation » doit faire partie du nom ou du prénom du personnel</w:t>
            </w:r>
          </w:p>
          <w:p w14:paraId="0063926E" w14:textId="77777777" w:rsidR="00D10D57" w:rsidRDefault="00D10D57">
            <w:pPr>
              <w:pStyle w:val="Paragraphedeliste"/>
              <w:numPr>
                <w:ilvl w:val="0"/>
                <w:numId w:val="7"/>
              </w:numPr>
              <w:jc w:val="both"/>
              <w:pPrChange w:id="736" w:author="Rojo" w:date="2021-06-30T17:33:00Z">
                <w:pPr>
                  <w:pStyle w:val="Paragraphedeliste"/>
                  <w:numPr>
                    <w:numId w:val="13"/>
                  </w:numPr>
                  <w:ind w:left="3240" w:hanging="360"/>
                  <w:jc w:val="both"/>
                </w:pPr>
              </w:pPrChange>
            </w:pPr>
            <w:r>
              <w:t xml:space="preserve">Le champ « Mail » doit contenir un enregistrement au format mail comme suit : </w:t>
            </w:r>
            <w:r>
              <w:fldChar w:fldCharType="begin"/>
            </w:r>
            <w:r>
              <w:instrText xml:space="preserve"> HYPERLINK "mailto:mail@domaine.extension" </w:instrText>
            </w:r>
            <w:r>
              <w:fldChar w:fldCharType="separate"/>
            </w:r>
            <w:r w:rsidRPr="00F54A9C">
              <w:rPr>
                <w:rStyle w:val="Lienhypertexte"/>
              </w:rPr>
              <w:t>mail</w:t>
            </w:r>
            <w:r w:rsidRPr="00505057">
              <w:rPr>
                <w:rStyle w:val="Lienhypertexte"/>
                <w:b/>
              </w:rPr>
              <w:t>@</w:t>
            </w:r>
            <w:r w:rsidRPr="00F54A9C">
              <w:rPr>
                <w:rStyle w:val="Lienhypertexte"/>
              </w:rPr>
              <w:t>domaine</w:t>
            </w:r>
            <w:r w:rsidRPr="00505057">
              <w:rPr>
                <w:rStyle w:val="Lienhypertexte"/>
                <w:b/>
              </w:rPr>
              <w:t>.</w:t>
            </w:r>
            <w:r w:rsidRPr="00F54A9C">
              <w:rPr>
                <w:rStyle w:val="Lienhypertexte"/>
              </w:rPr>
              <w:t>extension</w:t>
            </w:r>
            <w:r>
              <w:rPr>
                <w:rStyle w:val="Lienhypertexte"/>
              </w:rPr>
              <w:fldChar w:fldCharType="end"/>
            </w:r>
          </w:p>
          <w:p w14:paraId="06F5425B" w14:textId="77777777" w:rsidR="00D10D57" w:rsidRDefault="00D10D57">
            <w:pPr>
              <w:pStyle w:val="Paragraphedeliste"/>
              <w:numPr>
                <w:ilvl w:val="0"/>
                <w:numId w:val="7"/>
              </w:numPr>
              <w:jc w:val="both"/>
              <w:pPrChange w:id="737" w:author="Rojo" w:date="2021-06-30T17:33:00Z">
                <w:pPr>
                  <w:pStyle w:val="Paragraphedeliste"/>
                  <w:numPr>
                    <w:numId w:val="13"/>
                  </w:numPr>
                  <w:ind w:left="3240" w:hanging="360"/>
                  <w:jc w:val="both"/>
                </w:pPr>
              </w:pPrChange>
            </w:pPr>
            <w:r>
              <w:t>Le champ « Téléphone » ne doit contenir que :</w:t>
            </w:r>
          </w:p>
          <w:p w14:paraId="09FF5FFA" w14:textId="77777777" w:rsidR="00D10D57" w:rsidRDefault="00D10D57">
            <w:pPr>
              <w:pStyle w:val="Paragraphedeliste"/>
              <w:numPr>
                <w:ilvl w:val="1"/>
                <w:numId w:val="7"/>
              </w:numPr>
              <w:jc w:val="both"/>
              <w:pPrChange w:id="738" w:author="Rojo" w:date="2021-06-30T17:33:00Z">
                <w:pPr>
                  <w:pStyle w:val="Paragraphedeliste"/>
                  <w:numPr>
                    <w:ilvl w:val="1"/>
                    <w:numId w:val="13"/>
                  </w:numPr>
                  <w:ind w:left="3960" w:hanging="360"/>
                  <w:jc w:val="both"/>
                </w:pPr>
              </w:pPrChange>
            </w:pPr>
            <w:r>
              <w:t>de caractère ‘+’ au début uniquement s’il y en a</w:t>
            </w:r>
          </w:p>
          <w:p w14:paraId="25119D2E" w14:textId="77777777" w:rsidR="00D10D57" w:rsidRDefault="00D10D57">
            <w:pPr>
              <w:pStyle w:val="Paragraphedeliste"/>
              <w:numPr>
                <w:ilvl w:val="1"/>
                <w:numId w:val="7"/>
              </w:numPr>
              <w:jc w:val="both"/>
              <w:pPrChange w:id="739" w:author="Rojo" w:date="2021-06-30T17:33:00Z">
                <w:pPr>
                  <w:pStyle w:val="Paragraphedeliste"/>
                  <w:numPr>
                    <w:ilvl w:val="1"/>
                    <w:numId w:val="13"/>
                  </w:numPr>
                  <w:ind w:left="3960" w:hanging="360"/>
                  <w:jc w:val="both"/>
                </w:pPr>
              </w:pPrChange>
            </w:pPr>
            <w:r>
              <w:t>de caractères numériques</w:t>
            </w:r>
          </w:p>
          <w:p w14:paraId="2FC7AE1B" w14:textId="77777777" w:rsidR="00D10D57" w:rsidRDefault="00D10D57">
            <w:pPr>
              <w:pStyle w:val="Paragraphedeliste"/>
              <w:numPr>
                <w:ilvl w:val="1"/>
                <w:numId w:val="7"/>
              </w:numPr>
              <w:jc w:val="both"/>
              <w:pPrChange w:id="740" w:author="Rojo" w:date="2021-06-30T17:33:00Z">
                <w:pPr>
                  <w:pStyle w:val="Paragraphedeliste"/>
                  <w:numPr>
                    <w:ilvl w:val="1"/>
                    <w:numId w:val="13"/>
                  </w:numPr>
                  <w:ind w:left="3960" w:hanging="360"/>
                  <w:jc w:val="both"/>
                </w:pPr>
              </w:pPrChange>
            </w:pPr>
            <w:r>
              <w:t>d’espaces comme séparateur des caractères numériques, mais pas au début ni à la fin de la valeur inscrite dans le champ</w:t>
            </w:r>
          </w:p>
          <w:p w14:paraId="1A6EFDD4" w14:textId="77777777" w:rsidR="00D10D57" w:rsidRPr="00845503" w:rsidRDefault="00D10D57">
            <w:pPr>
              <w:pStyle w:val="Paragraphedeliste"/>
              <w:numPr>
                <w:ilvl w:val="0"/>
                <w:numId w:val="7"/>
              </w:numPr>
              <w:jc w:val="both"/>
              <w:rPr>
                <w:rStyle w:val="lev"/>
              </w:rPr>
              <w:pPrChange w:id="741" w:author="Rojo" w:date="2021-06-30T17:33:00Z">
                <w:pPr>
                  <w:pStyle w:val="Paragraphedeliste"/>
                  <w:numPr>
                    <w:numId w:val="13"/>
                  </w:numPr>
                  <w:ind w:left="3240" w:hanging="360"/>
                  <w:jc w:val="both"/>
                </w:pPr>
              </w:pPrChange>
            </w:pPr>
            <w:r>
              <w:t>Le champ « Période</w:t>
            </w:r>
            <w:commentRangeStart w:id="742"/>
            <w:r>
              <w:t> </w:t>
            </w:r>
            <w:commentRangeEnd w:id="742"/>
            <w:r>
              <w:rPr>
                <w:rStyle w:val="Marquedecommentaire"/>
              </w:rPr>
              <w:commentReference w:id="742"/>
            </w:r>
            <w:r>
              <w:t>» dans « Cursus » ne peut être rempli que de caractère numériques et du caractère slash (‘/’)</w:t>
            </w:r>
            <w:r>
              <w:rPr>
                <w:rStyle w:val="lev"/>
              </w:rPr>
              <w:t xml:space="preserve"> </w:t>
            </w:r>
          </w:p>
        </w:tc>
      </w:tr>
    </w:tbl>
    <w:p w14:paraId="0BDC2FBB" w14:textId="77777777" w:rsidR="00D10D57" w:rsidRDefault="00D10D57" w:rsidP="00D10D57">
      <w:pPr>
        <w:ind w:firstLine="708"/>
        <w:jc w:val="both"/>
        <w:rPr>
          <w:rStyle w:val="lev"/>
        </w:rPr>
      </w:pPr>
    </w:p>
    <w:p w14:paraId="191FC525" w14:textId="77777777" w:rsidR="00D10D57" w:rsidRDefault="00D10D57" w:rsidP="00D10D57">
      <w:pPr>
        <w:pStyle w:val="Titre3"/>
        <w:rPr>
          <w:rStyle w:val="lev"/>
        </w:rPr>
      </w:pPr>
      <w:bookmarkStart w:id="743" w:name="_Toc76128494"/>
      <w:r w:rsidRPr="002D55F4">
        <w:rPr>
          <w:rStyle w:val="lev"/>
        </w:rPr>
        <w:t>Supprimer</w:t>
      </w:r>
      <w:r>
        <w:rPr>
          <w:rStyle w:val="lev"/>
        </w:rPr>
        <w:t xml:space="preserve"> un personnel</w:t>
      </w:r>
      <w:bookmarkEnd w:id="743"/>
    </w:p>
    <w:p w14:paraId="72DAD65C" w14:textId="77777777" w:rsidR="00D10D57" w:rsidRDefault="00D10D57" w:rsidP="00D10D57">
      <w:pPr>
        <w:ind w:firstLine="708"/>
        <w:jc w:val="both"/>
        <w:rPr>
          <w:rStyle w:val="lev"/>
        </w:rPr>
      </w:pPr>
      <w:r>
        <w:rPr>
          <w:rStyle w:val="lev"/>
        </w:rPr>
        <w:t>Il se peut que le consultant quitte FTHM ou juste que l’administrateur RHI a fait une erreur, alors la fonction « supprimer un personnel » est nécessaire.</w:t>
      </w:r>
    </w:p>
    <w:p w14:paraId="505E70EC" w14:textId="77777777" w:rsidR="00D10D57" w:rsidRDefault="00D10D57" w:rsidP="00D10D57">
      <w:pPr>
        <w:ind w:firstLine="708"/>
        <w:jc w:val="both"/>
        <w:rPr>
          <w:rStyle w:val="lev"/>
        </w:rPr>
      </w:pPr>
      <w:r>
        <w:rPr>
          <w:rStyle w:val="lev"/>
        </w:rPr>
        <w:lastRenderedPageBreak/>
        <w:t>La page de suppression d’un personnel est suggérée comme suit :</w:t>
      </w:r>
    </w:p>
    <w:p w14:paraId="521EDDFB" w14:textId="77777777" w:rsidR="00D10D57" w:rsidRDefault="00D10D57" w:rsidP="00D10D57">
      <w:pPr>
        <w:ind w:firstLine="708"/>
        <w:jc w:val="both"/>
        <w:rPr>
          <w:rStyle w:val="lev"/>
        </w:rPr>
      </w:pPr>
      <w:r>
        <w:rPr>
          <w:bCs/>
          <w:noProof/>
          <w:lang w:eastAsia="fr-FR"/>
        </w:rPr>
        <w:drawing>
          <wp:inline distT="0" distB="0" distL="0" distR="0" wp14:anchorId="6B3D987D" wp14:editId="350FDC89">
            <wp:extent cx="5760085" cy="323977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uppression.png"/>
                    <pic:cNvPicPr/>
                  </pic:nvPicPr>
                  <pic:blipFill>
                    <a:blip r:embed="rId21">
                      <a:extLst>
                        <a:ext uri="{28A0092B-C50C-407E-A947-70E740481C1C}">
                          <a14:useLocalDpi xmlns:a14="http://schemas.microsoft.com/office/drawing/2010/main" val="0"/>
                        </a:ext>
                      </a:extLst>
                    </a:blip>
                    <a:stretch>
                      <a:fillRect/>
                    </a:stretch>
                  </pic:blipFill>
                  <pic:spPr>
                    <a:xfrm>
                      <a:off x="0" y="0"/>
                      <a:ext cx="5760718" cy="3240403"/>
                    </a:xfrm>
                    <a:prstGeom prst="rect">
                      <a:avLst/>
                    </a:prstGeom>
                  </pic:spPr>
                </pic:pic>
              </a:graphicData>
            </a:graphic>
          </wp:inline>
        </w:drawing>
      </w:r>
    </w:p>
    <w:p w14:paraId="0536D4A2" w14:textId="77777777" w:rsidR="00D10D57" w:rsidRDefault="00D10D57" w:rsidP="00D10D57">
      <w:pPr>
        <w:pStyle w:val="Lgende"/>
        <w:rPr>
          <w:rStyle w:val="lev"/>
        </w:rPr>
      </w:pPr>
      <w:bookmarkStart w:id="744" w:name="_Toc76128527"/>
      <w:r>
        <w:t xml:space="preserve">Figure </w:t>
      </w:r>
      <w:r>
        <w:fldChar w:fldCharType="begin"/>
      </w:r>
      <w:r>
        <w:instrText xml:space="preserve"> SEQ Figure \* ARABIC </w:instrText>
      </w:r>
      <w:r>
        <w:fldChar w:fldCharType="separate"/>
      </w:r>
      <w:r w:rsidR="001C3B3A">
        <w:rPr>
          <w:noProof/>
        </w:rPr>
        <w:t>11</w:t>
      </w:r>
      <w:r>
        <w:fldChar w:fldCharType="end"/>
      </w:r>
      <w:r>
        <w:t xml:space="preserve">: </w:t>
      </w:r>
      <w:r w:rsidRPr="00322426">
        <w:t>Présentation de la page de suppression d'un personnel</w:t>
      </w:r>
      <w:bookmarkEnd w:id="744"/>
    </w:p>
    <w:p w14:paraId="2387F44A" w14:textId="77777777" w:rsidR="00D10D57" w:rsidRDefault="00D10D57" w:rsidP="00D10D57">
      <w:pPr>
        <w:ind w:firstLine="708"/>
        <w:jc w:val="both"/>
        <w:rPr>
          <w:rStyle w:val="lev"/>
        </w:rPr>
      </w:pPr>
    </w:p>
    <w:tbl>
      <w:tblPr>
        <w:tblStyle w:val="Grilledutableau"/>
        <w:tblW w:w="0" w:type="auto"/>
        <w:tblLook w:val="04A0" w:firstRow="1" w:lastRow="0" w:firstColumn="1" w:lastColumn="0" w:noHBand="0" w:noVBand="1"/>
      </w:tblPr>
      <w:tblGrid>
        <w:gridCol w:w="2689"/>
        <w:gridCol w:w="6373"/>
      </w:tblGrid>
      <w:tr w:rsidR="00D10D57" w14:paraId="4E2FD37A" w14:textId="77777777" w:rsidTr="00FE542D">
        <w:tc>
          <w:tcPr>
            <w:tcW w:w="9062" w:type="dxa"/>
            <w:gridSpan w:val="2"/>
          </w:tcPr>
          <w:p w14:paraId="31B37F85" w14:textId="77777777" w:rsidR="00D10D57" w:rsidRDefault="00D10D57" w:rsidP="00D10D57">
            <w:pPr>
              <w:jc w:val="center"/>
              <w:rPr>
                <w:rStyle w:val="lev"/>
              </w:rPr>
            </w:pPr>
            <w:r w:rsidRPr="00BE0BD5">
              <w:rPr>
                <w:b/>
              </w:rPr>
              <w:t>Fiche de description de fonctionnalité</w:t>
            </w:r>
          </w:p>
        </w:tc>
      </w:tr>
      <w:tr w:rsidR="00D10D57" w14:paraId="6C99134E" w14:textId="77777777" w:rsidTr="00FE542D">
        <w:tc>
          <w:tcPr>
            <w:tcW w:w="2689" w:type="dxa"/>
          </w:tcPr>
          <w:p w14:paraId="1BD0D813" w14:textId="77777777" w:rsidR="00D10D57" w:rsidRDefault="00D10D57" w:rsidP="00D10D57">
            <w:pPr>
              <w:jc w:val="both"/>
              <w:rPr>
                <w:rStyle w:val="Titre4Car"/>
              </w:rPr>
            </w:pPr>
            <w:r w:rsidRPr="00BE0BD5">
              <w:rPr>
                <w:b/>
              </w:rPr>
              <w:t>Nom de la fonctionnalité</w:t>
            </w:r>
          </w:p>
        </w:tc>
        <w:tc>
          <w:tcPr>
            <w:tcW w:w="6373" w:type="dxa"/>
          </w:tcPr>
          <w:p w14:paraId="35FE01D5" w14:textId="77777777" w:rsidR="00D10D57" w:rsidRDefault="00D10D57" w:rsidP="00D10D57">
            <w:pPr>
              <w:rPr>
                <w:rStyle w:val="lev"/>
              </w:rPr>
            </w:pPr>
            <w:r>
              <w:rPr>
                <w:rStyle w:val="lev"/>
              </w:rPr>
              <w:t>Suppression d’un personnel</w:t>
            </w:r>
          </w:p>
        </w:tc>
      </w:tr>
      <w:tr w:rsidR="00D10D57" w14:paraId="5BBF2E36" w14:textId="77777777" w:rsidTr="00FE542D">
        <w:tc>
          <w:tcPr>
            <w:tcW w:w="2689" w:type="dxa"/>
          </w:tcPr>
          <w:p w14:paraId="478689C0" w14:textId="77777777" w:rsidR="00D10D57" w:rsidRPr="00494B5B" w:rsidRDefault="00D10D57" w:rsidP="00D10D57">
            <w:pPr>
              <w:rPr>
                <w:rStyle w:val="Titredulivre"/>
              </w:rPr>
            </w:pPr>
            <w:r w:rsidRPr="00BE0BD5">
              <w:rPr>
                <w:b/>
              </w:rPr>
              <w:t>Description sommaire</w:t>
            </w:r>
          </w:p>
        </w:tc>
        <w:tc>
          <w:tcPr>
            <w:tcW w:w="6373" w:type="dxa"/>
          </w:tcPr>
          <w:p w14:paraId="0F5F72AE" w14:textId="77777777" w:rsidR="00D10D57" w:rsidRDefault="00D10D57" w:rsidP="00D10D57">
            <w:pPr>
              <w:rPr>
                <w:rStyle w:val="lev"/>
              </w:rPr>
            </w:pPr>
            <w:r>
              <w:rPr>
                <w:rStyle w:val="lev"/>
              </w:rPr>
              <w:t>Cette option se trouve dans la liste déroulante à cliquer sur la section représentant une personne. Elle se trouve au-dessous de l’option «  modifier le profil » et sert à supprimer un profil.</w:t>
            </w:r>
          </w:p>
        </w:tc>
      </w:tr>
      <w:tr w:rsidR="00D10D57" w14:paraId="732C5858" w14:textId="77777777" w:rsidTr="00FE542D">
        <w:tc>
          <w:tcPr>
            <w:tcW w:w="2689" w:type="dxa"/>
          </w:tcPr>
          <w:p w14:paraId="505CC5E0" w14:textId="77777777" w:rsidR="00D10D57" w:rsidRDefault="00D10D57" w:rsidP="00D10D57">
            <w:r w:rsidRPr="001B2B57">
              <w:rPr>
                <w:b/>
              </w:rPr>
              <w:t>Fonctionnalités attendues</w:t>
            </w:r>
          </w:p>
        </w:tc>
        <w:tc>
          <w:tcPr>
            <w:tcW w:w="6373" w:type="dxa"/>
          </w:tcPr>
          <w:p w14:paraId="122010AC" w14:textId="77777777" w:rsidR="00D10D57" w:rsidRDefault="00D10D57" w:rsidP="00D10D57">
            <w:pPr>
              <w:rPr>
                <w:rStyle w:val="lev"/>
              </w:rPr>
            </w:pPr>
            <w:r>
              <w:rPr>
                <w:rStyle w:val="lev"/>
              </w:rPr>
              <w:t>Après la validation de l’action qu’on veut faire, à savoir la suppression, l’utilisateur concerné sera supprimée.</w:t>
            </w:r>
          </w:p>
        </w:tc>
      </w:tr>
      <w:tr w:rsidR="00D10D57" w14:paraId="182D052A" w14:textId="77777777" w:rsidTr="00FE542D">
        <w:tc>
          <w:tcPr>
            <w:tcW w:w="2689" w:type="dxa"/>
          </w:tcPr>
          <w:p w14:paraId="07461B36" w14:textId="77777777" w:rsidR="00D10D57" w:rsidRDefault="00D10D57" w:rsidP="00D10D57">
            <w:pPr>
              <w:jc w:val="both"/>
              <w:rPr>
                <w:b/>
              </w:rPr>
            </w:pPr>
            <w:r>
              <w:rPr>
                <w:b/>
              </w:rPr>
              <w:t>Input</w:t>
            </w:r>
          </w:p>
        </w:tc>
        <w:tc>
          <w:tcPr>
            <w:tcW w:w="6373" w:type="dxa"/>
          </w:tcPr>
          <w:p w14:paraId="278EA82E" w14:textId="77777777" w:rsidR="00D10D57" w:rsidRDefault="00D10D57">
            <w:pPr>
              <w:pStyle w:val="Paragraphedeliste"/>
              <w:numPr>
                <w:ilvl w:val="0"/>
                <w:numId w:val="1"/>
              </w:numPr>
              <w:jc w:val="both"/>
              <w:pPrChange w:id="745" w:author="Rojo" w:date="2021-06-30T17:33:00Z">
                <w:pPr>
                  <w:pStyle w:val="Paragraphedeliste"/>
                  <w:numPr>
                    <w:numId w:val="5"/>
                  </w:numPr>
                  <w:ind w:left="1440" w:hanging="360"/>
                  <w:jc w:val="both"/>
                </w:pPr>
              </w:pPrChange>
            </w:pPr>
            <w:r>
              <w:t>Clic sur la liste déroulante à côté du profil à modifier</w:t>
            </w:r>
          </w:p>
          <w:p w14:paraId="26D6C414" w14:textId="77777777" w:rsidR="00D10D57" w:rsidRPr="00C52B5E" w:rsidRDefault="00D10D57">
            <w:pPr>
              <w:pStyle w:val="Paragraphedeliste"/>
              <w:numPr>
                <w:ilvl w:val="0"/>
                <w:numId w:val="1"/>
              </w:numPr>
              <w:jc w:val="both"/>
              <w:rPr>
                <w:rStyle w:val="lev"/>
                <w:bCs w:val="0"/>
              </w:rPr>
              <w:pPrChange w:id="746" w:author="Rojo" w:date="2021-06-30T17:33:00Z">
                <w:pPr>
                  <w:pStyle w:val="Paragraphedeliste"/>
                  <w:numPr>
                    <w:numId w:val="5"/>
                  </w:numPr>
                  <w:ind w:left="1440" w:hanging="360"/>
                  <w:jc w:val="both"/>
                </w:pPr>
              </w:pPrChange>
            </w:pPr>
            <w:r>
              <w:t>Clic sur l’option « Supprimer le profil »</w:t>
            </w:r>
          </w:p>
        </w:tc>
      </w:tr>
      <w:tr w:rsidR="00D10D57" w14:paraId="7F4EAF82" w14:textId="77777777" w:rsidTr="00FE542D">
        <w:tc>
          <w:tcPr>
            <w:tcW w:w="2689" w:type="dxa"/>
          </w:tcPr>
          <w:p w14:paraId="122BE431" w14:textId="77777777" w:rsidR="00D10D57" w:rsidRDefault="00D10D57" w:rsidP="00D10D57">
            <w:pPr>
              <w:jc w:val="both"/>
            </w:pPr>
            <w:r>
              <w:rPr>
                <w:b/>
              </w:rPr>
              <w:t>Composants</w:t>
            </w:r>
          </w:p>
        </w:tc>
        <w:tc>
          <w:tcPr>
            <w:tcW w:w="6373" w:type="dxa"/>
          </w:tcPr>
          <w:p w14:paraId="38DDEDAA" w14:textId="77777777" w:rsidR="00D10D57" w:rsidRDefault="00D10D57" w:rsidP="00D10D57">
            <w:pPr>
              <w:rPr>
                <w:rStyle w:val="lev"/>
              </w:rPr>
            </w:pPr>
            <w:r>
              <w:rPr>
                <w:rStyle w:val="lev"/>
              </w:rPr>
              <w:t>Fenêtre « Pop-up » de validation de la suppression composé de :</w:t>
            </w:r>
          </w:p>
          <w:p w14:paraId="34F35FA3" w14:textId="77777777" w:rsidR="00D10D57" w:rsidRDefault="00D10D57">
            <w:pPr>
              <w:pStyle w:val="Paragraphedeliste"/>
              <w:numPr>
                <w:ilvl w:val="0"/>
                <w:numId w:val="1"/>
              </w:numPr>
              <w:rPr>
                <w:rStyle w:val="lev"/>
              </w:rPr>
              <w:pPrChange w:id="747" w:author="Rojo" w:date="2021-06-30T17:33:00Z">
                <w:pPr>
                  <w:pStyle w:val="Paragraphedeliste"/>
                  <w:numPr>
                    <w:numId w:val="5"/>
                  </w:numPr>
                  <w:ind w:left="1440" w:hanging="360"/>
                </w:pPr>
              </w:pPrChange>
            </w:pPr>
            <w:r>
              <w:rPr>
                <w:rStyle w:val="lev"/>
              </w:rPr>
              <w:t>Message d’avertissement : « êtes-vous sûr de vouloir supprimer le profil ? »</w:t>
            </w:r>
          </w:p>
          <w:p w14:paraId="77A8B1A0" w14:textId="77777777" w:rsidR="00D10D57" w:rsidRDefault="00D10D57">
            <w:pPr>
              <w:pStyle w:val="Paragraphedeliste"/>
              <w:numPr>
                <w:ilvl w:val="0"/>
                <w:numId w:val="1"/>
              </w:numPr>
              <w:rPr>
                <w:rStyle w:val="lev"/>
              </w:rPr>
              <w:pPrChange w:id="748" w:author="Rojo" w:date="2021-06-30T17:33:00Z">
                <w:pPr>
                  <w:pStyle w:val="Paragraphedeliste"/>
                  <w:numPr>
                    <w:numId w:val="5"/>
                  </w:numPr>
                  <w:ind w:left="1440" w:hanging="360"/>
                </w:pPr>
              </w:pPrChange>
            </w:pPr>
            <w:r>
              <w:rPr>
                <w:rStyle w:val="lev"/>
              </w:rPr>
              <w:t>Bouton de validation « oui » : supprime définitivement le profil</w:t>
            </w:r>
          </w:p>
          <w:p w14:paraId="1DB336EC" w14:textId="77777777" w:rsidR="00D10D57" w:rsidRDefault="00D10D57">
            <w:pPr>
              <w:pStyle w:val="Paragraphedeliste"/>
              <w:numPr>
                <w:ilvl w:val="0"/>
                <w:numId w:val="1"/>
              </w:numPr>
              <w:rPr>
                <w:rStyle w:val="lev"/>
              </w:rPr>
              <w:pPrChange w:id="749" w:author="Rojo" w:date="2021-06-30T17:33:00Z">
                <w:pPr>
                  <w:pStyle w:val="Paragraphedeliste"/>
                  <w:numPr>
                    <w:numId w:val="5"/>
                  </w:numPr>
                  <w:ind w:left="1440" w:hanging="360"/>
                </w:pPr>
              </w:pPrChange>
            </w:pPr>
            <w:r>
              <w:rPr>
                <w:rStyle w:val="lev"/>
              </w:rPr>
              <w:t>Bouton « annuler » : annule la tentative de suppression.</w:t>
            </w:r>
          </w:p>
        </w:tc>
      </w:tr>
      <w:tr w:rsidR="00D10D57" w14:paraId="76C57E06" w14:textId="77777777" w:rsidTr="00FE542D">
        <w:tc>
          <w:tcPr>
            <w:tcW w:w="2689" w:type="dxa"/>
          </w:tcPr>
          <w:p w14:paraId="08AFFBC7" w14:textId="77777777" w:rsidR="00D10D57" w:rsidRDefault="00D10D57" w:rsidP="00D10D57">
            <w:pPr>
              <w:rPr>
                <w:rStyle w:val="lev"/>
              </w:rPr>
            </w:pPr>
            <w:r w:rsidRPr="0038344E">
              <w:rPr>
                <w:b/>
              </w:rPr>
              <w:t>Règles de gestion</w:t>
            </w:r>
          </w:p>
        </w:tc>
        <w:tc>
          <w:tcPr>
            <w:tcW w:w="6373" w:type="dxa"/>
          </w:tcPr>
          <w:p w14:paraId="625AA3FC" w14:textId="77777777" w:rsidR="00D10D57" w:rsidRDefault="00D10D57">
            <w:pPr>
              <w:pStyle w:val="Paragraphedeliste"/>
              <w:numPr>
                <w:ilvl w:val="0"/>
                <w:numId w:val="9"/>
              </w:numPr>
              <w:rPr>
                <w:rStyle w:val="lev"/>
              </w:rPr>
              <w:pPrChange w:id="750" w:author="Rojo" w:date="2021-06-30T17:33:00Z">
                <w:pPr>
                  <w:pStyle w:val="Paragraphedeliste"/>
                  <w:numPr>
                    <w:numId w:val="20"/>
                  </w:numPr>
                  <w:ind w:hanging="360"/>
                </w:pPr>
              </w:pPrChange>
            </w:pPr>
            <w:r>
              <w:rPr>
                <w:rStyle w:val="lev"/>
              </w:rPr>
              <w:t>Un personnel doit exister pour être supprimé.</w:t>
            </w:r>
          </w:p>
          <w:p w14:paraId="4A51D835" w14:textId="77777777" w:rsidR="00D10D57" w:rsidRDefault="00D10D57">
            <w:pPr>
              <w:pStyle w:val="Paragraphedeliste"/>
              <w:numPr>
                <w:ilvl w:val="0"/>
                <w:numId w:val="9"/>
              </w:numPr>
              <w:rPr>
                <w:rStyle w:val="lev"/>
              </w:rPr>
              <w:pPrChange w:id="751" w:author="Rojo" w:date="2021-06-30T17:33:00Z">
                <w:pPr>
                  <w:pStyle w:val="Paragraphedeliste"/>
                  <w:numPr>
                    <w:numId w:val="20"/>
                  </w:numPr>
                  <w:ind w:hanging="360"/>
                </w:pPr>
              </w:pPrChange>
            </w:pPr>
            <w:r>
              <w:rPr>
                <w:rStyle w:val="lev"/>
              </w:rPr>
              <w:t>Lorsqu’on supprime une personne, sa fiche d’habilitation restera encore dans la base de données en cas de besoin de restauration.</w:t>
            </w:r>
          </w:p>
          <w:p w14:paraId="40E0450B" w14:textId="77777777" w:rsidR="00D10D57" w:rsidRDefault="00D10D57">
            <w:pPr>
              <w:pStyle w:val="Paragraphedeliste"/>
              <w:numPr>
                <w:ilvl w:val="0"/>
                <w:numId w:val="9"/>
              </w:numPr>
              <w:rPr>
                <w:rStyle w:val="lev"/>
              </w:rPr>
              <w:pPrChange w:id="752" w:author="Rojo" w:date="2021-06-30T17:33:00Z">
                <w:pPr>
                  <w:pStyle w:val="Paragraphedeliste"/>
                  <w:numPr>
                    <w:numId w:val="20"/>
                  </w:numPr>
                  <w:ind w:hanging="360"/>
                </w:pPr>
              </w:pPrChange>
            </w:pPr>
            <w:r>
              <w:rPr>
                <w:rStyle w:val="lev"/>
              </w:rPr>
              <w:t>Un personnel supprimé apparaîtra dans la liste des personnels à désactiver.</w:t>
            </w:r>
          </w:p>
        </w:tc>
      </w:tr>
    </w:tbl>
    <w:p w14:paraId="1180B3E1" w14:textId="77777777" w:rsidR="00D10D57" w:rsidRDefault="00D10D57" w:rsidP="00D10D57">
      <w:pPr>
        <w:pStyle w:val="Titre3"/>
        <w:rPr>
          <w:rStyle w:val="lev"/>
        </w:rPr>
      </w:pPr>
      <w:bookmarkStart w:id="753" w:name="_Toc75698731"/>
      <w:bookmarkStart w:id="754" w:name="_Toc75698845"/>
      <w:bookmarkStart w:id="755" w:name="_Toc75699074"/>
      <w:bookmarkStart w:id="756" w:name="_Toc76128495"/>
      <w:bookmarkEnd w:id="753"/>
      <w:bookmarkEnd w:id="754"/>
      <w:bookmarkEnd w:id="755"/>
      <w:r>
        <w:rPr>
          <w:rStyle w:val="lev"/>
        </w:rPr>
        <w:t>Gérer la demande d’habilitation d’un personnel</w:t>
      </w:r>
      <w:bookmarkEnd w:id="756"/>
    </w:p>
    <w:p w14:paraId="1181706B" w14:textId="77777777" w:rsidR="00D10D57" w:rsidRPr="00907595" w:rsidRDefault="00D10D57" w:rsidP="00D10D57">
      <w:pPr>
        <w:spacing w:after="0" w:line="240" w:lineRule="auto"/>
        <w:ind w:firstLine="426"/>
        <w:jc w:val="both"/>
        <w:rPr>
          <w:rStyle w:val="lev"/>
          <w:rFonts w:asciiTheme="majorHAnsi" w:eastAsiaTheme="majorEastAsia" w:hAnsiTheme="majorHAnsi" w:cstheme="majorBidi"/>
          <w:color w:val="1F4D78" w:themeColor="accent1" w:themeShade="7F"/>
          <w:sz w:val="24"/>
          <w:szCs w:val="24"/>
        </w:rPr>
      </w:pPr>
      <w:r w:rsidRPr="00907595">
        <w:rPr>
          <w:rStyle w:val="lev"/>
        </w:rPr>
        <w:t>A l’arrivée d’un consultant, il doit être habilité pour pouvoir utiliser différents outils pour son métier. C’est pourquoi une demande d’habilitation est faite par la RHI auprès du département concerné.</w:t>
      </w:r>
    </w:p>
    <w:p w14:paraId="2DC27CC2" w14:textId="77777777" w:rsidR="00D10D57" w:rsidRPr="00907595" w:rsidRDefault="00D10D57" w:rsidP="00D10D57">
      <w:pPr>
        <w:spacing w:after="0" w:line="240" w:lineRule="auto"/>
        <w:rPr>
          <w:rStyle w:val="lev"/>
        </w:rPr>
      </w:pPr>
    </w:p>
    <w:p w14:paraId="1938E7AF" w14:textId="77777777" w:rsidR="00D10D57" w:rsidRPr="00907595" w:rsidRDefault="00D10D57" w:rsidP="00D10D57">
      <w:pPr>
        <w:spacing w:after="0" w:line="240" w:lineRule="auto"/>
        <w:ind w:firstLine="426"/>
        <w:rPr>
          <w:rStyle w:val="lev"/>
        </w:rPr>
      </w:pPr>
      <w:r w:rsidRPr="00907595">
        <w:rPr>
          <w:rStyle w:val="lev"/>
        </w:rPr>
        <w:lastRenderedPageBreak/>
        <w:t>La page de gestion d’habilitation pour chaque personnel est suggérée comme suit :</w:t>
      </w:r>
    </w:p>
    <w:p w14:paraId="371CE9CF" w14:textId="77777777" w:rsidR="00D10D57" w:rsidRDefault="00D10D57" w:rsidP="00D10D57">
      <w:pPr>
        <w:pStyle w:val="Sansinterligne"/>
        <w:ind w:firstLine="708"/>
        <w:jc w:val="both"/>
        <w:rPr>
          <w:rStyle w:val="Titre4Car"/>
          <w:i w:val="0"/>
          <w:iCs w:val="0"/>
        </w:rPr>
      </w:pPr>
    </w:p>
    <w:p w14:paraId="6B427DBE" w14:textId="77777777" w:rsidR="00D10D57" w:rsidRDefault="00D10D57" w:rsidP="00D10D57">
      <w:pPr>
        <w:pStyle w:val="Sansinterligne"/>
        <w:ind w:firstLine="708"/>
        <w:rPr>
          <w:rStyle w:val="Titre4Car"/>
          <w:i w:val="0"/>
          <w:iCs w:val="0"/>
        </w:rPr>
      </w:pPr>
      <w:r>
        <w:rPr>
          <w:noProof/>
          <w:lang w:eastAsia="fr-FR"/>
        </w:rPr>
        <w:drawing>
          <wp:inline distT="0" distB="0" distL="0" distR="0" wp14:anchorId="3C8C479D" wp14:editId="6CA435B0">
            <wp:extent cx="4865084" cy="2736610"/>
            <wp:effectExtent l="0" t="0" r="0" b="698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iapositive14.PNG"/>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865084" cy="2736610"/>
                    </a:xfrm>
                    <a:prstGeom prst="rect">
                      <a:avLst/>
                    </a:prstGeom>
                    <a:ln>
                      <a:noFill/>
                    </a:ln>
                    <a:extLst>
                      <a:ext uri="{53640926-AAD7-44D8-BBD7-CCE9431645EC}">
                        <a14:shadowObscured xmlns:a14="http://schemas.microsoft.com/office/drawing/2010/main"/>
                      </a:ext>
                    </a:extLst>
                  </pic:spPr>
                </pic:pic>
              </a:graphicData>
            </a:graphic>
          </wp:inline>
        </w:drawing>
      </w:r>
    </w:p>
    <w:p w14:paraId="70DED02A" w14:textId="77777777" w:rsidR="00D10D57" w:rsidRDefault="00D10D57" w:rsidP="00D10D57">
      <w:pPr>
        <w:pStyle w:val="Lgende"/>
        <w:rPr>
          <w:rStyle w:val="Titre4Car"/>
          <w:i/>
          <w:iCs/>
          <w:color w:val="auto"/>
        </w:rPr>
      </w:pPr>
      <w:bookmarkStart w:id="757" w:name="_Toc76128528"/>
      <w:r>
        <w:t xml:space="preserve">Figure </w:t>
      </w:r>
      <w:r>
        <w:fldChar w:fldCharType="begin"/>
      </w:r>
      <w:r>
        <w:instrText xml:space="preserve"> SEQ Figure \* ARABIC </w:instrText>
      </w:r>
      <w:r>
        <w:fldChar w:fldCharType="separate"/>
      </w:r>
      <w:r w:rsidR="001C3B3A">
        <w:rPr>
          <w:noProof/>
        </w:rPr>
        <w:t>12</w:t>
      </w:r>
      <w:r>
        <w:fldChar w:fldCharType="end"/>
      </w:r>
      <w:r>
        <w:t xml:space="preserve">: </w:t>
      </w:r>
      <w:r w:rsidRPr="00DA2E12">
        <w:t>Présentation de la page de gestion d'habilitation</w:t>
      </w:r>
      <w:bookmarkEnd w:id="757"/>
    </w:p>
    <w:p w14:paraId="2EE4DC10" w14:textId="77777777" w:rsidR="00D10D57" w:rsidRDefault="00D10D57" w:rsidP="00D10D57">
      <w:pPr>
        <w:pStyle w:val="Sansinterligne"/>
        <w:ind w:firstLine="708"/>
        <w:rPr>
          <w:rStyle w:val="Titre4Car"/>
          <w:i w:val="0"/>
          <w:iCs w:val="0"/>
        </w:rPr>
      </w:pPr>
    </w:p>
    <w:p w14:paraId="1CDB0E95" w14:textId="77777777" w:rsidR="00D10D57" w:rsidRPr="005C702D" w:rsidRDefault="00D10D57" w:rsidP="00D10D57">
      <w:pPr>
        <w:pStyle w:val="Sansinterligne"/>
        <w:rPr>
          <w:rStyle w:val="Titre4Car"/>
          <w:i w:val="0"/>
          <w:iCs w:val="0"/>
        </w:rPr>
      </w:pPr>
    </w:p>
    <w:tbl>
      <w:tblPr>
        <w:tblStyle w:val="Grilledutableau"/>
        <w:tblW w:w="0" w:type="auto"/>
        <w:tblLook w:val="04A0" w:firstRow="1" w:lastRow="0" w:firstColumn="1" w:lastColumn="0" w:noHBand="0" w:noVBand="1"/>
      </w:tblPr>
      <w:tblGrid>
        <w:gridCol w:w="2689"/>
        <w:gridCol w:w="6373"/>
      </w:tblGrid>
      <w:tr w:rsidR="00D10D57" w14:paraId="7F04A06A" w14:textId="77777777" w:rsidTr="00FE542D">
        <w:tc>
          <w:tcPr>
            <w:tcW w:w="9062" w:type="dxa"/>
            <w:gridSpan w:val="2"/>
          </w:tcPr>
          <w:p w14:paraId="1ACB2985" w14:textId="77777777" w:rsidR="00D10D57" w:rsidRDefault="00D10D57" w:rsidP="00D10D57">
            <w:pPr>
              <w:jc w:val="center"/>
              <w:rPr>
                <w:rStyle w:val="lev"/>
              </w:rPr>
            </w:pPr>
            <w:r w:rsidRPr="00BE0BD5">
              <w:rPr>
                <w:b/>
              </w:rPr>
              <w:t>Fiche de description de fonctionnalité</w:t>
            </w:r>
          </w:p>
        </w:tc>
      </w:tr>
      <w:tr w:rsidR="00D10D57" w14:paraId="5FD69AFC" w14:textId="77777777" w:rsidTr="00FE542D">
        <w:tc>
          <w:tcPr>
            <w:tcW w:w="2689" w:type="dxa"/>
          </w:tcPr>
          <w:p w14:paraId="6F8AFF30" w14:textId="77777777" w:rsidR="00D10D57" w:rsidRDefault="00D10D57" w:rsidP="00D10D57">
            <w:pPr>
              <w:jc w:val="both"/>
              <w:rPr>
                <w:rStyle w:val="Titre4Car"/>
              </w:rPr>
            </w:pPr>
            <w:r w:rsidRPr="00BE0BD5">
              <w:rPr>
                <w:b/>
              </w:rPr>
              <w:t>Nom de la fonctionnalité</w:t>
            </w:r>
          </w:p>
        </w:tc>
        <w:tc>
          <w:tcPr>
            <w:tcW w:w="6373" w:type="dxa"/>
          </w:tcPr>
          <w:p w14:paraId="426CB7DE" w14:textId="77777777" w:rsidR="00D10D57" w:rsidRDefault="00D10D57" w:rsidP="00D10D57">
            <w:pPr>
              <w:jc w:val="both"/>
              <w:rPr>
                <w:rStyle w:val="lev"/>
              </w:rPr>
            </w:pPr>
            <w:r>
              <w:rPr>
                <w:rStyle w:val="lev"/>
              </w:rPr>
              <w:t>Gestion de la demande d’habilitation d’un personnel</w:t>
            </w:r>
          </w:p>
        </w:tc>
      </w:tr>
      <w:tr w:rsidR="00D10D57" w14:paraId="7D452718" w14:textId="77777777" w:rsidTr="00FE542D">
        <w:tc>
          <w:tcPr>
            <w:tcW w:w="2689" w:type="dxa"/>
          </w:tcPr>
          <w:p w14:paraId="47049F7F" w14:textId="77777777" w:rsidR="00D10D57" w:rsidRPr="00494B5B" w:rsidRDefault="00D10D57" w:rsidP="00D10D57">
            <w:pPr>
              <w:rPr>
                <w:rStyle w:val="Titredulivre"/>
              </w:rPr>
            </w:pPr>
            <w:r w:rsidRPr="00BE0BD5">
              <w:rPr>
                <w:b/>
              </w:rPr>
              <w:t>Description sommaire</w:t>
            </w:r>
          </w:p>
        </w:tc>
        <w:tc>
          <w:tcPr>
            <w:tcW w:w="6373" w:type="dxa"/>
          </w:tcPr>
          <w:p w14:paraId="17679ED6" w14:textId="77777777" w:rsidR="00D10D57" w:rsidRDefault="00D10D57" w:rsidP="00D10D57">
            <w:pPr>
              <w:jc w:val="both"/>
              <w:rPr>
                <w:rStyle w:val="lev"/>
              </w:rPr>
            </w:pPr>
            <w:r>
              <w:rPr>
                <w:rStyle w:val="lev"/>
              </w:rPr>
              <w:t>Cette fonctionnalité est disponible dans la liste déroulante à cliquer sur la section représentant une personne. Elle se trouve au-dessous de l’option «  supprimer le profil » et redirige vers une page de gestion d’habilitation.</w:t>
            </w:r>
          </w:p>
        </w:tc>
      </w:tr>
      <w:tr w:rsidR="00D10D57" w14:paraId="5C107869" w14:textId="77777777" w:rsidTr="00FE542D">
        <w:tc>
          <w:tcPr>
            <w:tcW w:w="2689" w:type="dxa"/>
          </w:tcPr>
          <w:p w14:paraId="60F9BC20" w14:textId="77777777" w:rsidR="00D10D57" w:rsidRDefault="00D10D57" w:rsidP="00D10D57">
            <w:r w:rsidRPr="001B2B57">
              <w:rPr>
                <w:b/>
              </w:rPr>
              <w:t>Fonctionnalités attendues</w:t>
            </w:r>
          </w:p>
        </w:tc>
        <w:tc>
          <w:tcPr>
            <w:tcW w:w="6373" w:type="dxa"/>
          </w:tcPr>
          <w:p w14:paraId="67B313EE" w14:textId="77777777" w:rsidR="00D10D57" w:rsidRDefault="00D10D57" w:rsidP="00D10D57">
            <w:pPr>
              <w:jc w:val="both"/>
              <w:rPr>
                <w:rStyle w:val="lev"/>
              </w:rPr>
            </w:pPr>
            <w:r>
              <w:rPr>
                <w:rStyle w:val="lev"/>
              </w:rPr>
              <w:t>Après la validation du formulaire de demande d’habilitation, une demande sera créée, avec une liste des demandes, une date de création, un historique des modifications de la demande.</w:t>
            </w:r>
          </w:p>
        </w:tc>
      </w:tr>
      <w:tr w:rsidR="00D10D57" w14:paraId="20283879" w14:textId="77777777" w:rsidTr="00FE542D">
        <w:tc>
          <w:tcPr>
            <w:tcW w:w="2689" w:type="dxa"/>
          </w:tcPr>
          <w:p w14:paraId="7EE84402" w14:textId="77777777" w:rsidR="00D10D57" w:rsidRDefault="00D10D57" w:rsidP="00D10D57">
            <w:pPr>
              <w:jc w:val="both"/>
            </w:pPr>
            <w:r>
              <w:rPr>
                <w:b/>
              </w:rPr>
              <w:t>Composants</w:t>
            </w:r>
          </w:p>
        </w:tc>
        <w:tc>
          <w:tcPr>
            <w:tcW w:w="6373" w:type="dxa"/>
          </w:tcPr>
          <w:p w14:paraId="2F860833" w14:textId="77777777" w:rsidR="00D10D57" w:rsidRDefault="00D10D57" w:rsidP="00D10D57">
            <w:pPr>
              <w:jc w:val="both"/>
            </w:pPr>
            <w:r>
              <w:t>Page de gestion d’habilitation : elle s’affiche quand l’utilisateur clique sur l’option « Gérer la demande d’habilitation ». Elle est composée :</w:t>
            </w:r>
          </w:p>
          <w:p w14:paraId="43F54F97" w14:textId="77777777" w:rsidR="00D10D57" w:rsidRDefault="00D10D57">
            <w:pPr>
              <w:pStyle w:val="Paragraphedeliste"/>
              <w:numPr>
                <w:ilvl w:val="0"/>
                <w:numId w:val="1"/>
              </w:numPr>
              <w:jc w:val="both"/>
              <w:pPrChange w:id="758" w:author="Rojo" w:date="2021-06-30T17:33:00Z">
                <w:pPr>
                  <w:pStyle w:val="Paragraphedeliste"/>
                  <w:numPr>
                    <w:numId w:val="5"/>
                  </w:numPr>
                  <w:ind w:left="1440" w:hanging="360"/>
                  <w:jc w:val="both"/>
                </w:pPr>
              </w:pPrChange>
            </w:pPr>
            <w:r>
              <w:t>D’une option nouvelle demande : redirige vers une page d’ajout de nouvelle demande</w:t>
            </w:r>
          </w:p>
          <w:p w14:paraId="34FB1D23" w14:textId="77777777" w:rsidR="00D10D57" w:rsidRDefault="00D10D57">
            <w:pPr>
              <w:pStyle w:val="Paragraphedeliste"/>
              <w:numPr>
                <w:ilvl w:val="0"/>
                <w:numId w:val="1"/>
              </w:numPr>
              <w:jc w:val="both"/>
              <w:pPrChange w:id="759" w:author="Rojo" w:date="2021-06-30T17:33:00Z">
                <w:pPr>
                  <w:pStyle w:val="Paragraphedeliste"/>
                  <w:numPr>
                    <w:numId w:val="5"/>
                  </w:numPr>
                  <w:ind w:left="1440" w:hanging="360"/>
                  <w:jc w:val="both"/>
                </w:pPr>
              </w:pPrChange>
            </w:pPr>
            <w:r>
              <w:t>D’un tableau contenant :</w:t>
            </w:r>
          </w:p>
          <w:p w14:paraId="209993EB" w14:textId="77777777" w:rsidR="00D10D57" w:rsidRDefault="00D10D57">
            <w:pPr>
              <w:pStyle w:val="Paragraphedeliste"/>
              <w:numPr>
                <w:ilvl w:val="0"/>
                <w:numId w:val="6"/>
              </w:numPr>
              <w:jc w:val="both"/>
              <w:pPrChange w:id="760" w:author="Rojo" w:date="2021-06-30T17:33:00Z">
                <w:pPr>
                  <w:pStyle w:val="Paragraphedeliste"/>
                  <w:numPr>
                    <w:numId w:val="12"/>
                  </w:numPr>
                  <w:ind w:hanging="360"/>
                  <w:jc w:val="both"/>
                </w:pPr>
              </w:pPrChange>
            </w:pPr>
            <w:r>
              <w:t>La liste des demandes d’habilitations pour une personne (présente les versions des demandes modifiées)</w:t>
            </w:r>
          </w:p>
          <w:p w14:paraId="3ECC6DCC" w14:textId="77777777" w:rsidR="00D10D57" w:rsidRDefault="00D10D57">
            <w:pPr>
              <w:pStyle w:val="Paragraphedeliste"/>
              <w:numPr>
                <w:ilvl w:val="0"/>
                <w:numId w:val="6"/>
              </w:numPr>
              <w:jc w:val="both"/>
              <w:pPrChange w:id="761" w:author="Rojo" w:date="2021-06-30T17:33:00Z">
                <w:pPr>
                  <w:pStyle w:val="Paragraphedeliste"/>
                  <w:numPr>
                    <w:numId w:val="12"/>
                  </w:numPr>
                  <w:ind w:hanging="360"/>
                  <w:jc w:val="both"/>
                </w:pPr>
              </w:pPrChange>
            </w:pPr>
            <w:r>
              <w:t>La date de modification de la demande</w:t>
            </w:r>
          </w:p>
          <w:p w14:paraId="439CF344" w14:textId="77777777" w:rsidR="00D10D57" w:rsidRDefault="00D10D57">
            <w:pPr>
              <w:pStyle w:val="Paragraphedeliste"/>
              <w:numPr>
                <w:ilvl w:val="0"/>
                <w:numId w:val="6"/>
              </w:numPr>
              <w:jc w:val="both"/>
              <w:pPrChange w:id="762" w:author="Rojo" w:date="2021-06-30T17:33:00Z">
                <w:pPr>
                  <w:pStyle w:val="Paragraphedeliste"/>
                  <w:numPr>
                    <w:numId w:val="12"/>
                  </w:numPr>
                  <w:ind w:hanging="360"/>
                  <w:jc w:val="both"/>
                </w:pPr>
              </w:pPrChange>
            </w:pPr>
            <w:r>
              <w:t>L’historique des modifications</w:t>
            </w:r>
          </w:p>
          <w:p w14:paraId="778EA9F8" w14:textId="77777777" w:rsidR="00D10D57" w:rsidRPr="001A6561" w:rsidRDefault="00D10D57">
            <w:pPr>
              <w:pStyle w:val="Paragraphedeliste"/>
              <w:numPr>
                <w:ilvl w:val="0"/>
                <w:numId w:val="6"/>
              </w:numPr>
              <w:jc w:val="both"/>
              <w:rPr>
                <w:bCs/>
              </w:rPr>
              <w:pPrChange w:id="763" w:author="Rojo" w:date="2021-06-30T17:33:00Z">
                <w:pPr>
                  <w:pStyle w:val="Paragraphedeliste"/>
                  <w:numPr>
                    <w:numId w:val="12"/>
                  </w:numPr>
                  <w:ind w:hanging="360"/>
                  <w:jc w:val="both"/>
                </w:pPr>
              </w:pPrChange>
            </w:pPr>
            <w:r>
              <w:t>L’icône qui permet de modifier la demande d’habilitation ; celui-ci redirige vers une page de modification de la demande avec les éléments à modifier</w:t>
            </w:r>
          </w:p>
          <w:p w14:paraId="772D4E78" w14:textId="475BCF04" w:rsidR="001A6561" w:rsidRDefault="001A6561">
            <w:pPr>
              <w:pStyle w:val="Paragraphedeliste"/>
              <w:numPr>
                <w:ilvl w:val="0"/>
                <w:numId w:val="6"/>
              </w:numPr>
              <w:jc w:val="both"/>
              <w:rPr>
                <w:rStyle w:val="lev"/>
              </w:rPr>
              <w:pPrChange w:id="764" w:author="Rojo" w:date="2021-06-30T17:33:00Z">
                <w:pPr>
                  <w:pStyle w:val="Paragraphedeliste"/>
                  <w:numPr>
                    <w:numId w:val="12"/>
                  </w:numPr>
                  <w:ind w:hanging="360"/>
                  <w:jc w:val="both"/>
                </w:pPr>
              </w:pPrChange>
            </w:pPr>
            <w:ins w:id="765" w:author="Rojo" w:date="2021-06-30T17:12:00Z">
              <w:r>
                <w:rPr>
                  <w:rStyle w:val="lev"/>
                </w:rPr>
                <w:t xml:space="preserve">Les commentaires associés aux demandes, notamment le numéro de ticket </w:t>
              </w:r>
            </w:ins>
            <w:ins w:id="766" w:author="Rojo" w:date="2021-06-30T17:13:00Z">
              <w:r>
                <w:rPr>
                  <w:rStyle w:val="lev"/>
                </w:rPr>
                <w:t>GLPI de la demande.</w:t>
              </w:r>
            </w:ins>
            <w:ins w:id="767" w:author="Rojo" w:date="2021-06-30T17:12:00Z">
              <w:r>
                <w:rPr>
                  <w:rStyle w:val="lev"/>
                </w:rPr>
                <w:t xml:space="preserve"> </w:t>
              </w:r>
            </w:ins>
          </w:p>
        </w:tc>
      </w:tr>
      <w:tr w:rsidR="00D10D57" w14:paraId="1C981FBB" w14:textId="77777777" w:rsidTr="00FE542D">
        <w:tc>
          <w:tcPr>
            <w:tcW w:w="2689" w:type="dxa"/>
          </w:tcPr>
          <w:p w14:paraId="420B3C92" w14:textId="77777777" w:rsidR="00D10D57" w:rsidRDefault="00D10D57" w:rsidP="00D10D57">
            <w:pPr>
              <w:rPr>
                <w:rStyle w:val="lev"/>
              </w:rPr>
            </w:pPr>
            <w:r w:rsidRPr="0038344E">
              <w:rPr>
                <w:b/>
              </w:rPr>
              <w:t>Règles de gestion</w:t>
            </w:r>
          </w:p>
        </w:tc>
        <w:tc>
          <w:tcPr>
            <w:tcW w:w="6373" w:type="dxa"/>
          </w:tcPr>
          <w:p w14:paraId="441F72DF" w14:textId="77777777" w:rsidR="00D10D57" w:rsidRDefault="00D10D57">
            <w:pPr>
              <w:pStyle w:val="Paragraphedeliste"/>
              <w:numPr>
                <w:ilvl w:val="0"/>
                <w:numId w:val="11"/>
              </w:numPr>
              <w:rPr>
                <w:rStyle w:val="lev"/>
              </w:rPr>
              <w:pPrChange w:id="768" w:author="Rojo" w:date="2021-06-30T17:33:00Z">
                <w:pPr>
                  <w:pStyle w:val="Paragraphedeliste"/>
                  <w:numPr>
                    <w:numId w:val="31"/>
                  </w:numPr>
                  <w:tabs>
                    <w:tab w:val="num" w:pos="360"/>
                    <w:tab w:val="num" w:pos="720"/>
                  </w:tabs>
                  <w:ind w:hanging="720"/>
                </w:pPr>
              </w:pPrChange>
            </w:pPr>
            <w:r>
              <w:rPr>
                <w:rStyle w:val="lev"/>
              </w:rPr>
              <w:t>Un profil doit exister pour qu’une demande d’habilitation puisse se faire</w:t>
            </w:r>
          </w:p>
          <w:p w14:paraId="0586B9F2" w14:textId="77777777" w:rsidR="00D10D57" w:rsidRPr="00995C63" w:rsidRDefault="00D10D57">
            <w:pPr>
              <w:pStyle w:val="Paragraphedeliste"/>
              <w:numPr>
                <w:ilvl w:val="0"/>
                <w:numId w:val="11"/>
              </w:numPr>
              <w:rPr>
                <w:rStyle w:val="lev"/>
                <w:bCs w:val="0"/>
              </w:rPr>
              <w:pPrChange w:id="769" w:author="Rojo" w:date="2021-06-30T17:33:00Z">
                <w:pPr>
                  <w:pStyle w:val="Paragraphedeliste"/>
                  <w:numPr>
                    <w:numId w:val="31"/>
                  </w:numPr>
                  <w:tabs>
                    <w:tab w:val="num" w:pos="360"/>
                    <w:tab w:val="num" w:pos="720"/>
                  </w:tabs>
                  <w:ind w:hanging="720"/>
                </w:pPr>
              </w:pPrChange>
            </w:pPr>
            <w:r>
              <w:t>Au passage de la souris sur l’icône</w:t>
            </w:r>
            <w:r>
              <w:object w:dxaOrig="300" w:dyaOrig="255" w14:anchorId="18D42B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2.75pt" o:ole="">
                  <v:imagedata r:id="rId23" o:title=""/>
                </v:shape>
                <o:OLEObject Type="Embed" ProgID="PBrush" ShapeID="_x0000_i1025" DrawAspect="Content" ObjectID="_1686741770" r:id="rId24"/>
              </w:object>
            </w:r>
            <w:r>
              <w:t>, il doit apparaître l’inscription « Modifier »</w:t>
            </w:r>
          </w:p>
        </w:tc>
      </w:tr>
    </w:tbl>
    <w:p w14:paraId="1305FFDC" w14:textId="77777777" w:rsidR="00D10D57" w:rsidRDefault="00D10D57" w:rsidP="00D10D57">
      <w:pPr>
        <w:rPr>
          <w:rStyle w:val="lev"/>
        </w:rPr>
      </w:pPr>
    </w:p>
    <w:p w14:paraId="683553DE" w14:textId="77777777" w:rsidR="00D10D57" w:rsidRPr="00507B5F" w:rsidRDefault="00D10D57" w:rsidP="009561F2">
      <w:pPr>
        <w:pStyle w:val="Titre4"/>
        <w:numPr>
          <w:ilvl w:val="0"/>
          <w:numId w:val="16"/>
        </w:numPr>
        <w:pPrChange w:id="770" w:author="Rojo" w:date="2021-07-01T19:41:00Z">
          <w:pPr>
            <w:pStyle w:val="Titre4"/>
            <w:numPr>
              <w:numId w:val="32"/>
            </w:numPr>
            <w:tabs>
              <w:tab w:val="num" w:pos="360"/>
              <w:tab w:val="num" w:pos="720"/>
            </w:tabs>
            <w:ind w:left="720" w:hanging="720"/>
          </w:pPr>
        </w:pPrChange>
      </w:pPr>
      <w:bookmarkStart w:id="771" w:name="_Toc76128496"/>
      <w:r>
        <w:lastRenderedPageBreak/>
        <w:t>Page d’ajout d’une nouvelle demande</w:t>
      </w:r>
      <w:bookmarkEnd w:id="771"/>
    </w:p>
    <w:p w14:paraId="60DF4749" w14:textId="77777777" w:rsidR="00D10D57" w:rsidRDefault="00D10D57" w:rsidP="00D10D57">
      <w:pPr>
        <w:ind w:firstLine="426"/>
      </w:pPr>
      <w:r>
        <w:t>Une demande d’habilitation est rattachée à un profil</w:t>
      </w:r>
      <w:commentRangeStart w:id="772"/>
      <w:commentRangeStart w:id="773"/>
      <w:r>
        <w:t xml:space="preserve">. </w:t>
      </w:r>
      <w:commentRangeEnd w:id="772"/>
      <w:r>
        <w:rPr>
          <w:rStyle w:val="Marquedecommentaire"/>
        </w:rPr>
        <w:commentReference w:id="772"/>
      </w:r>
      <w:commentRangeEnd w:id="773"/>
      <w:r>
        <w:rPr>
          <w:rStyle w:val="Marquedecommentaire"/>
        </w:rPr>
        <w:commentReference w:id="773"/>
      </w:r>
    </w:p>
    <w:p w14:paraId="70BE9AFA" w14:textId="77777777" w:rsidR="00D10D57" w:rsidRDefault="00D10D57" w:rsidP="00D10D57">
      <w:pPr>
        <w:ind w:firstLine="426"/>
      </w:pPr>
      <w:r>
        <w:t>La page d’ajout de la nouvelle demande d’habilitation est suggérée comme suit :</w:t>
      </w:r>
    </w:p>
    <w:p w14:paraId="5B4C5265" w14:textId="77777777" w:rsidR="00D10D57" w:rsidRDefault="00D10D57" w:rsidP="00D10D57">
      <w:pPr>
        <w:jc w:val="center"/>
        <w:rPr>
          <w:noProof/>
          <w:lang w:eastAsia="fr-FR"/>
        </w:rPr>
      </w:pPr>
      <w:r>
        <w:rPr>
          <w:noProof/>
          <w:lang w:eastAsia="fr-FR"/>
        </w:rPr>
        <w:drawing>
          <wp:anchor distT="0" distB="0" distL="114300" distR="114300" simplePos="0" relativeHeight="251663360" behindDoc="0" locked="0" layoutInCell="1" allowOverlap="1" wp14:anchorId="61478F80" wp14:editId="1159017C">
            <wp:simplePos x="0" y="0"/>
            <wp:positionH relativeFrom="column">
              <wp:posOffset>1729105</wp:posOffset>
            </wp:positionH>
            <wp:positionV relativeFrom="paragraph">
              <wp:posOffset>3900805</wp:posOffset>
            </wp:positionV>
            <wp:extent cx="2651760" cy="2009140"/>
            <wp:effectExtent l="0" t="0" r="0" b="0"/>
            <wp:wrapTopAndBottom/>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orm 2.PNG"/>
                    <pic:cNvPicPr/>
                  </pic:nvPicPr>
                  <pic:blipFill>
                    <a:blip r:embed="rId25">
                      <a:extLst>
                        <a:ext uri="{28A0092B-C50C-407E-A947-70E740481C1C}">
                          <a14:useLocalDpi xmlns:a14="http://schemas.microsoft.com/office/drawing/2010/main" val="0"/>
                        </a:ext>
                      </a:extLst>
                    </a:blip>
                    <a:stretch>
                      <a:fillRect/>
                    </a:stretch>
                  </pic:blipFill>
                  <pic:spPr bwMode="auto">
                    <a:xfrm>
                      <a:off x="0" y="0"/>
                      <a:ext cx="2651760" cy="2009140"/>
                    </a:xfrm>
                    <a:prstGeom prst="rect">
                      <a:avLst/>
                    </a:prstGeom>
                    <a:ln>
                      <a:noFill/>
                    </a:ln>
                    <a:extLst>
                      <a:ext uri="{53640926-AAD7-44D8-BBD7-CCE9431645EC}">
                        <a14:shadowObscured xmlns:a14="http://schemas.microsoft.com/office/drawing/2010/main"/>
                      </a:ext>
                    </a:extLst>
                  </pic:spPr>
                </pic:pic>
              </a:graphicData>
            </a:graphic>
          </wp:anchor>
        </w:drawing>
      </w:r>
      <w:r>
        <w:rPr>
          <w:noProof/>
          <w:lang w:eastAsia="fr-FR"/>
        </w:rPr>
        <w:drawing>
          <wp:inline distT="0" distB="0" distL="0" distR="0" wp14:anchorId="1E9ABFAD" wp14:editId="31B80A38">
            <wp:extent cx="3386137" cy="3893678"/>
            <wp:effectExtent l="0" t="0" r="508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orm 3.PNG"/>
                    <pic:cNvPicPr/>
                  </pic:nvPicPr>
                  <pic:blipFill>
                    <a:blip r:embed="rId26">
                      <a:extLst>
                        <a:ext uri="{28A0092B-C50C-407E-A947-70E740481C1C}">
                          <a14:useLocalDpi xmlns:a14="http://schemas.microsoft.com/office/drawing/2010/main" val="0"/>
                        </a:ext>
                      </a:extLst>
                    </a:blip>
                    <a:stretch>
                      <a:fillRect/>
                    </a:stretch>
                  </pic:blipFill>
                  <pic:spPr bwMode="auto">
                    <a:xfrm>
                      <a:off x="0" y="0"/>
                      <a:ext cx="3386137" cy="3893678"/>
                    </a:xfrm>
                    <a:prstGeom prst="rect">
                      <a:avLst/>
                    </a:prstGeom>
                    <a:ln>
                      <a:noFill/>
                    </a:ln>
                    <a:extLst>
                      <a:ext uri="{53640926-AAD7-44D8-BBD7-CCE9431645EC}">
                        <a14:shadowObscured xmlns:a14="http://schemas.microsoft.com/office/drawing/2010/main"/>
                      </a:ext>
                    </a:extLst>
                  </pic:spPr>
                </pic:pic>
              </a:graphicData>
            </a:graphic>
          </wp:inline>
        </w:drawing>
      </w:r>
    </w:p>
    <w:p w14:paraId="1A01C3FC" w14:textId="77777777" w:rsidR="00D10D57" w:rsidRDefault="00D10D57" w:rsidP="00D10D57">
      <w:pPr>
        <w:jc w:val="center"/>
        <w:rPr>
          <w:noProof/>
          <w:lang w:eastAsia="fr-FR"/>
        </w:rPr>
      </w:pPr>
    </w:p>
    <w:p w14:paraId="50C86579" w14:textId="77777777" w:rsidR="00D10D57" w:rsidRDefault="00D10D57" w:rsidP="00D10D57">
      <w:pPr>
        <w:pStyle w:val="Lgende"/>
        <w:rPr>
          <w:noProof/>
          <w:lang w:eastAsia="fr-FR"/>
        </w:rPr>
      </w:pPr>
      <w:bookmarkStart w:id="774" w:name="_Toc76128529"/>
      <w:r>
        <w:t xml:space="preserve">Figure </w:t>
      </w:r>
      <w:r>
        <w:fldChar w:fldCharType="begin"/>
      </w:r>
      <w:r>
        <w:instrText xml:space="preserve"> SEQ Figure \* ARABIC </w:instrText>
      </w:r>
      <w:r>
        <w:fldChar w:fldCharType="separate"/>
      </w:r>
      <w:r w:rsidR="001C3B3A">
        <w:rPr>
          <w:noProof/>
        </w:rPr>
        <w:t>13</w:t>
      </w:r>
      <w:r>
        <w:fldChar w:fldCharType="end"/>
      </w:r>
      <w:r>
        <w:t xml:space="preserve">: </w:t>
      </w:r>
      <w:r w:rsidRPr="002B761A">
        <w:t>Présentation de la page d'ajout de nouvelle demande d'habilitation</w:t>
      </w:r>
      <w:bookmarkEnd w:id="774"/>
    </w:p>
    <w:p w14:paraId="32E9C560" w14:textId="77777777" w:rsidR="00D10D57" w:rsidRDefault="00D10D57" w:rsidP="00D10D57">
      <w:pPr>
        <w:rPr>
          <w:noProof/>
          <w:lang w:eastAsia="fr-FR"/>
        </w:rPr>
      </w:pPr>
    </w:p>
    <w:p w14:paraId="4D45B55D" w14:textId="77777777" w:rsidR="00D10D57" w:rsidRDefault="00D10D57" w:rsidP="00D10D57">
      <w:pPr>
        <w:rPr>
          <w:noProof/>
          <w:lang w:eastAsia="fr-FR"/>
        </w:rPr>
      </w:pPr>
    </w:p>
    <w:p w14:paraId="064B8130" w14:textId="77777777" w:rsidR="00D10D57" w:rsidRDefault="00D10D57" w:rsidP="00D10D57">
      <w:pPr>
        <w:pStyle w:val="Lgende"/>
      </w:pPr>
    </w:p>
    <w:tbl>
      <w:tblPr>
        <w:tblStyle w:val="Grilledutableau"/>
        <w:tblW w:w="0" w:type="auto"/>
        <w:tblLook w:val="04A0" w:firstRow="1" w:lastRow="0" w:firstColumn="1" w:lastColumn="0" w:noHBand="0" w:noVBand="1"/>
      </w:tblPr>
      <w:tblGrid>
        <w:gridCol w:w="2689"/>
        <w:gridCol w:w="6373"/>
      </w:tblGrid>
      <w:tr w:rsidR="00D10D57" w14:paraId="53346646" w14:textId="77777777" w:rsidTr="00FE542D">
        <w:tc>
          <w:tcPr>
            <w:tcW w:w="9062" w:type="dxa"/>
            <w:gridSpan w:val="2"/>
          </w:tcPr>
          <w:p w14:paraId="19A7BE18" w14:textId="77777777" w:rsidR="00D10D57" w:rsidRDefault="00D10D57" w:rsidP="00D10D57">
            <w:pPr>
              <w:jc w:val="center"/>
            </w:pPr>
            <w:r w:rsidRPr="00BE0BD5">
              <w:rPr>
                <w:b/>
              </w:rPr>
              <w:t>Fiche de description de fonctionnalité</w:t>
            </w:r>
          </w:p>
        </w:tc>
      </w:tr>
      <w:tr w:rsidR="00D10D57" w14:paraId="6183DCEB" w14:textId="77777777" w:rsidTr="00FE542D">
        <w:tc>
          <w:tcPr>
            <w:tcW w:w="2689" w:type="dxa"/>
          </w:tcPr>
          <w:p w14:paraId="1C44772E" w14:textId="77777777" w:rsidR="00D10D57" w:rsidRDefault="00D10D57" w:rsidP="00D10D57">
            <w:pPr>
              <w:jc w:val="both"/>
              <w:rPr>
                <w:rStyle w:val="Titre4Car"/>
              </w:rPr>
            </w:pPr>
            <w:r w:rsidRPr="00BE0BD5">
              <w:rPr>
                <w:b/>
              </w:rPr>
              <w:t>Nom de la fonctionnalité</w:t>
            </w:r>
          </w:p>
        </w:tc>
        <w:tc>
          <w:tcPr>
            <w:tcW w:w="6373" w:type="dxa"/>
          </w:tcPr>
          <w:p w14:paraId="099CDAD5" w14:textId="77777777" w:rsidR="00D10D57" w:rsidRDefault="00D10D57" w:rsidP="00D10D57">
            <w:r>
              <w:t>Ajout d’une nouvelle demande d’habilitation</w:t>
            </w:r>
          </w:p>
        </w:tc>
      </w:tr>
      <w:tr w:rsidR="00D10D57" w14:paraId="346AD886" w14:textId="77777777" w:rsidTr="00FE542D">
        <w:tc>
          <w:tcPr>
            <w:tcW w:w="2689" w:type="dxa"/>
          </w:tcPr>
          <w:p w14:paraId="1ABEFE69" w14:textId="77777777" w:rsidR="00D10D57" w:rsidRPr="00494B5B" w:rsidRDefault="00D10D57" w:rsidP="00D10D57">
            <w:pPr>
              <w:rPr>
                <w:rStyle w:val="Titredulivre"/>
              </w:rPr>
            </w:pPr>
            <w:r w:rsidRPr="00BE0BD5">
              <w:rPr>
                <w:b/>
              </w:rPr>
              <w:lastRenderedPageBreak/>
              <w:t>Description sommaire</w:t>
            </w:r>
          </w:p>
        </w:tc>
        <w:tc>
          <w:tcPr>
            <w:tcW w:w="6373" w:type="dxa"/>
          </w:tcPr>
          <w:p w14:paraId="2C32D039" w14:textId="77777777" w:rsidR="00D10D57" w:rsidRDefault="00D10D57" w:rsidP="00D10D57">
            <w:r>
              <w:t>Cette fonctionnalité est disponible quand l’utilisateur clique sur l’option « nouvelle demande ». Elle se présente sous forme de formulaire pour insérer les informations de la demande.</w:t>
            </w:r>
          </w:p>
        </w:tc>
      </w:tr>
      <w:tr w:rsidR="00D10D57" w14:paraId="39383681" w14:textId="77777777" w:rsidTr="00FE542D">
        <w:tc>
          <w:tcPr>
            <w:tcW w:w="2689" w:type="dxa"/>
          </w:tcPr>
          <w:p w14:paraId="020160E7" w14:textId="77777777" w:rsidR="00D10D57" w:rsidRDefault="00D10D57" w:rsidP="00D10D57">
            <w:r w:rsidRPr="001B2B57">
              <w:rPr>
                <w:b/>
              </w:rPr>
              <w:t>Fonctionnalités attendues</w:t>
            </w:r>
          </w:p>
        </w:tc>
        <w:tc>
          <w:tcPr>
            <w:tcW w:w="6373" w:type="dxa"/>
          </w:tcPr>
          <w:p w14:paraId="09EF37B1" w14:textId="77777777" w:rsidR="00D10D57" w:rsidRDefault="00D10D57" w:rsidP="00D10D57">
            <w:r>
              <w:t>Après validation du formulaire d’ajout de nouvelle demande, une fiche est créée et est listée dans la liste des demandes d’habilitations.</w:t>
            </w:r>
          </w:p>
        </w:tc>
      </w:tr>
      <w:tr w:rsidR="00D10D57" w14:paraId="314DD3CD" w14:textId="77777777" w:rsidTr="00FE542D">
        <w:tc>
          <w:tcPr>
            <w:tcW w:w="2689" w:type="dxa"/>
          </w:tcPr>
          <w:p w14:paraId="3C8FBBFC" w14:textId="77777777" w:rsidR="00D10D57" w:rsidRDefault="00D10D57" w:rsidP="00D10D57">
            <w:pPr>
              <w:jc w:val="both"/>
            </w:pPr>
            <w:r>
              <w:rPr>
                <w:b/>
              </w:rPr>
              <w:t>Composants</w:t>
            </w:r>
          </w:p>
        </w:tc>
        <w:tc>
          <w:tcPr>
            <w:tcW w:w="6373" w:type="dxa"/>
          </w:tcPr>
          <w:p w14:paraId="712B87E3" w14:textId="77777777" w:rsidR="00D10D57" w:rsidRDefault="00D10D57" w:rsidP="00D10D57">
            <w:r>
              <w:t>Formulaire d’ajout contenant :</w:t>
            </w:r>
          </w:p>
          <w:p w14:paraId="2E090B66" w14:textId="77777777" w:rsidR="00D10D57" w:rsidRDefault="00D10D57">
            <w:pPr>
              <w:pStyle w:val="Paragraphedeliste"/>
              <w:numPr>
                <w:ilvl w:val="0"/>
                <w:numId w:val="1"/>
              </w:numPr>
              <w:pPrChange w:id="775" w:author="Rojo" w:date="2021-06-30T17:33:00Z">
                <w:pPr>
                  <w:pStyle w:val="Paragraphedeliste"/>
                  <w:numPr>
                    <w:numId w:val="5"/>
                  </w:numPr>
                  <w:ind w:left="1440" w:hanging="360"/>
                </w:pPr>
              </w:pPrChange>
            </w:pPr>
            <w:r>
              <w:t>Grand titre : « GESTION DES HABILITATIONS »</w:t>
            </w:r>
          </w:p>
          <w:p w14:paraId="2C070C51" w14:textId="77777777" w:rsidR="00D10D57" w:rsidRDefault="00D10D57">
            <w:pPr>
              <w:pStyle w:val="Paragraphedeliste"/>
              <w:numPr>
                <w:ilvl w:val="0"/>
                <w:numId w:val="1"/>
              </w:numPr>
              <w:pPrChange w:id="776" w:author="Rojo" w:date="2021-06-30T17:33:00Z">
                <w:pPr>
                  <w:pStyle w:val="Paragraphedeliste"/>
                  <w:numPr>
                    <w:numId w:val="5"/>
                  </w:numPr>
                  <w:ind w:left="1440" w:hanging="360"/>
                </w:pPr>
              </w:pPrChange>
            </w:pPr>
            <w:r>
              <w:t>Brève description : « Création, modification, suppression (Outils internes, logiciels, répertoires, …) »</w:t>
            </w:r>
          </w:p>
          <w:p w14:paraId="2570451C" w14:textId="77777777" w:rsidR="00D10D57" w:rsidRDefault="00D10D57">
            <w:pPr>
              <w:pStyle w:val="Paragraphedeliste"/>
              <w:numPr>
                <w:ilvl w:val="0"/>
                <w:numId w:val="1"/>
              </w:numPr>
              <w:pPrChange w:id="777" w:author="Rojo" w:date="2021-06-30T17:33:00Z">
                <w:pPr>
                  <w:pStyle w:val="Paragraphedeliste"/>
                  <w:numPr>
                    <w:numId w:val="5"/>
                  </w:numPr>
                  <w:ind w:left="1440" w:hanging="360"/>
                </w:pPr>
              </w:pPrChange>
            </w:pPr>
            <w:r>
              <w:t>Puce au choix « CREATION » / « MODIFICATION » / « SUPPRESSION »</w:t>
            </w:r>
          </w:p>
          <w:p w14:paraId="5F181A29" w14:textId="77777777" w:rsidR="00D10D57" w:rsidRDefault="00D10D57">
            <w:pPr>
              <w:pStyle w:val="Paragraphedeliste"/>
              <w:numPr>
                <w:ilvl w:val="0"/>
                <w:numId w:val="1"/>
              </w:numPr>
              <w:pPrChange w:id="778" w:author="Rojo" w:date="2021-06-30T17:33:00Z">
                <w:pPr>
                  <w:pStyle w:val="Paragraphedeliste"/>
                  <w:numPr>
                    <w:numId w:val="5"/>
                  </w:numPr>
                  <w:ind w:left="1440" w:hanging="360"/>
                </w:pPr>
              </w:pPrChange>
            </w:pPr>
            <w:r>
              <w:t>Champ de saisie de la « Date de la demande » : Par défaut la valeur qui s’affiche est la date du jour de l’édition de la fiche</w:t>
            </w:r>
          </w:p>
          <w:p w14:paraId="3AB092AD" w14:textId="77777777" w:rsidR="00D10D57" w:rsidRDefault="00D10D57">
            <w:pPr>
              <w:pStyle w:val="Paragraphedeliste"/>
              <w:numPr>
                <w:ilvl w:val="0"/>
                <w:numId w:val="1"/>
              </w:numPr>
              <w:pPrChange w:id="779" w:author="Rojo" w:date="2021-06-30T17:33:00Z">
                <w:pPr>
                  <w:pStyle w:val="Paragraphedeliste"/>
                  <w:numPr>
                    <w:numId w:val="5"/>
                  </w:numPr>
                  <w:ind w:left="1440" w:hanging="360"/>
                </w:pPr>
              </w:pPrChange>
            </w:pPr>
            <w:r>
              <w:t xml:space="preserve">Liste de </w:t>
            </w:r>
            <w:commentRangeStart w:id="780"/>
            <w:r>
              <w:t xml:space="preserve">sélection </w:t>
            </w:r>
            <w:commentRangeEnd w:id="780"/>
            <w:r>
              <w:rPr>
                <w:rStyle w:val="Marquedecommentaire"/>
              </w:rPr>
              <w:commentReference w:id="780"/>
            </w:r>
            <w:r>
              <w:t>du nom du « Manager/Associé demandeur »</w:t>
            </w:r>
          </w:p>
          <w:p w14:paraId="22F7D363" w14:textId="77777777" w:rsidR="00D10D57" w:rsidRDefault="00D10D57">
            <w:pPr>
              <w:pStyle w:val="Paragraphedeliste"/>
              <w:numPr>
                <w:ilvl w:val="0"/>
                <w:numId w:val="1"/>
              </w:numPr>
              <w:pPrChange w:id="781" w:author="Rojo" w:date="2021-06-30T17:33:00Z">
                <w:pPr>
                  <w:pStyle w:val="Paragraphedeliste"/>
                  <w:numPr>
                    <w:numId w:val="5"/>
                  </w:numPr>
                  <w:ind w:left="1440" w:hanging="360"/>
                </w:pPr>
              </w:pPrChange>
            </w:pPr>
            <w:r>
              <w:t xml:space="preserve">Champ de sélection du « Département » </w:t>
            </w:r>
          </w:p>
          <w:p w14:paraId="18753CF5" w14:textId="77777777" w:rsidR="00D10D57" w:rsidRDefault="00D10D57">
            <w:pPr>
              <w:pStyle w:val="Paragraphedeliste"/>
              <w:numPr>
                <w:ilvl w:val="0"/>
                <w:numId w:val="1"/>
              </w:numPr>
              <w:pPrChange w:id="782" w:author="Rojo" w:date="2021-06-30T17:33:00Z">
                <w:pPr>
                  <w:pStyle w:val="Paragraphedeliste"/>
                  <w:numPr>
                    <w:numId w:val="5"/>
                  </w:numPr>
                  <w:ind w:left="1440" w:hanging="360"/>
                </w:pPr>
              </w:pPrChange>
            </w:pPr>
            <w:r>
              <w:t>Champ de saisie du « Nom du consultant à habiliter », par défaut c’est le nom inscrit lors de la création de l’utilisateur qui s’affiche</w:t>
            </w:r>
          </w:p>
          <w:p w14:paraId="64B03B20" w14:textId="77777777" w:rsidR="00D10D57" w:rsidRDefault="00D10D57">
            <w:pPr>
              <w:pStyle w:val="Paragraphedeliste"/>
              <w:numPr>
                <w:ilvl w:val="0"/>
                <w:numId w:val="1"/>
              </w:numPr>
              <w:pPrChange w:id="783" w:author="Rojo" w:date="2021-06-30T17:33:00Z">
                <w:pPr>
                  <w:pStyle w:val="Paragraphedeliste"/>
                  <w:numPr>
                    <w:numId w:val="5"/>
                  </w:numPr>
                  <w:ind w:left="1440" w:hanging="360"/>
                </w:pPr>
              </w:pPrChange>
            </w:pPr>
            <w:r>
              <w:t>Champ de saisie du « Prénom du consultant à habiliter », par défaut c’est le prénom inscrit lors de la création de l’utilisateur qui s’affiche</w:t>
            </w:r>
          </w:p>
          <w:p w14:paraId="57D91656" w14:textId="77777777" w:rsidR="00D10D57" w:rsidRDefault="00D10D57">
            <w:pPr>
              <w:pStyle w:val="Paragraphedeliste"/>
              <w:numPr>
                <w:ilvl w:val="0"/>
                <w:numId w:val="1"/>
              </w:numPr>
              <w:pPrChange w:id="784" w:author="Rojo" w:date="2021-06-30T17:33:00Z">
                <w:pPr>
                  <w:pStyle w:val="Paragraphedeliste"/>
                  <w:numPr>
                    <w:numId w:val="5"/>
                  </w:numPr>
                  <w:ind w:left="1440" w:hanging="360"/>
                </w:pPr>
              </w:pPrChange>
            </w:pPr>
            <w:r>
              <w:t>Liste de sélection du « Profil du consultant »</w:t>
            </w:r>
          </w:p>
          <w:p w14:paraId="3E3AC7AB" w14:textId="77777777" w:rsidR="00D10D57" w:rsidRDefault="00D10D57">
            <w:pPr>
              <w:pStyle w:val="Paragraphedeliste"/>
              <w:numPr>
                <w:ilvl w:val="0"/>
                <w:numId w:val="1"/>
              </w:numPr>
              <w:pPrChange w:id="785" w:author="Rojo" w:date="2021-06-30T17:33:00Z">
                <w:pPr>
                  <w:pStyle w:val="Paragraphedeliste"/>
                  <w:numPr>
                    <w:numId w:val="5"/>
                  </w:numPr>
                  <w:ind w:left="1440" w:hanging="360"/>
                </w:pPr>
              </w:pPrChange>
            </w:pPr>
            <w:r>
              <w:t>Champ de saisie de la « Date d’arrivée du consultant »</w:t>
            </w:r>
          </w:p>
          <w:p w14:paraId="700AD092" w14:textId="77777777" w:rsidR="00D10D57" w:rsidRDefault="00D10D57">
            <w:pPr>
              <w:pStyle w:val="Paragraphedeliste"/>
              <w:numPr>
                <w:ilvl w:val="0"/>
                <w:numId w:val="1"/>
              </w:numPr>
              <w:pPrChange w:id="786" w:author="Rojo" w:date="2021-06-30T17:33:00Z">
                <w:pPr>
                  <w:pStyle w:val="Paragraphedeliste"/>
                  <w:numPr>
                    <w:numId w:val="5"/>
                  </w:numPr>
                  <w:ind w:left="1440" w:hanging="360"/>
                </w:pPr>
              </w:pPrChange>
            </w:pPr>
            <w:r>
              <w:t>Champ de saisie de la « Date de départ du consultant »</w:t>
            </w:r>
          </w:p>
          <w:p w14:paraId="69F06EFE" w14:textId="77777777" w:rsidR="00D10D57" w:rsidRDefault="00D10D57">
            <w:pPr>
              <w:pStyle w:val="Paragraphedeliste"/>
              <w:numPr>
                <w:ilvl w:val="0"/>
                <w:numId w:val="1"/>
              </w:numPr>
              <w:pPrChange w:id="787" w:author="Rojo" w:date="2021-06-30T17:33:00Z">
                <w:pPr>
                  <w:pStyle w:val="Paragraphedeliste"/>
                  <w:numPr>
                    <w:numId w:val="5"/>
                  </w:numPr>
                  <w:ind w:left="1440" w:hanging="360"/>
                </w:pPr>
              </w:pPrChange>
            </w:pPr>
            <w:r>
              <w:t>Champ de saisie du « Numéro matricule du consultant »</w:t>
            </w:r>
          </w:p>
          <w:p w14:paraId="47DEED26" w14:textId="77777777" w:rsidR="00D10D57" w:rsidRDefault="00D10D57">
            <w:pPr>
              <w:pStyle w:val="Paragraphedeliste"/>
              <w:numPr>
                <w:ilvl w:val="0"/>
                <w:numId w:val="1"/>
              </w:numPr>
              <w:pPrChange w:id="788" w:author="Rojo" w:date="2021-06-30T17:33:00Z">
                <w:pPr>
                  <w:pStyle w:val="Paragraphedeliste"/>
                  <w:numPr>
                    <w:numId w:val="5"/>
                  </w:numPr>
                  <w:ind w:left="1440" w:hanging="360"/>
                </w:pPr>
              </w:pPrChange>
            </w:pPr>
            <w:r>
              <w:t>Titre : « BADGE »</w:t>
            </w:r>
          </w:p>
          <w:p w14:paraId="4E3CB3B4" w14:textId="77777777" w:rsidR="00D10D57" w:rsidRDefault="00D10D57">
            <w:pPr>
              <w:pStyle w:val="Paragraphedeliste"/>
              <w:numPr>
                <w:ilvl w:val="0"/>
                <w:numId w:val="1"/>
              </w:numPr>
              <w:pPrChange w:id="789" w:author="Rojo" w:date="2021-06-30T17:33:00Z">
                <w:pPr>
                  <w:pStyle w:val="Paragraphedeliste"/>
                  <w:numPr>
                    <w:numId w:val="5"/>
                  </w:numPr>
                  <w:ind w:left="1440" w:hanging="360"/>
                </w:pPr>
              </w:pPrChange>
            </w:pPr>
            <w:r>
              <w:t>Puce au choix : « CREATION » / « SUPPRESSION »</w:t>
            </w:r>
          </w:p>
          <w:p w14:paraId="09C6E59F" w14:textId="77777777" w:rsidR="00D10D57" w:rsidRDefault="00D10D57">
            <w:pPr>
              <w:pStyle w:val="Paragraphedeliste"/>
              <w:numPr>
                <w:ilvl w:val="0"/>
                <w:numId w:val="1"/>
              </w:numPr>
              <w:pPrChange w:id="790" w:author="Rojo" w:date="2021-06-30T17:33:00Z">
                <w:pPr>
                  <w:pStyle w:val="Paragraphedeliste"/>
                  <w:numPr>
                    <w:numId w:val="5"/>
                  </w:numPr>
                  <w:ind w:left="1440" w:hanging="360"/>
                </w:pPr>
              </w:pPrChange>
            </w:pPr>
            <w:r>
              <w:t>Titre : « MATERIEL »</w:t>
            </w:r>
          </w:p>
          <w:p w14:paraId="2E63C773" w14:textId="77777777" w:rsidR="00D10D57" w:rsidRDefault="00D10D57">
            <w:pPr>
              <w:pStyle w:val="Paragraphedeliste"/>
              <w:numPr>
                <w:ilvl w:val="0"/>
                <w:numId w:val="1"/>
              </w:numPr>
              <w:pPrChange w:id="791" w:author="Rojo" w:date="2021-06-30T17:33:00Z">
                <w:pPr>
                  <w:pStyle w:val="Paragraphedeliste"/>
                  <w:numPr>
                    <w:numId w:val="5"/>
                  </w:numPr>
                  <w:ind w:left="1440" w:hanging="360"/>
                </w:pPr>
              </w:pPrChange>
            </w:pPr>
            <w:r>
              <w:t>Sous-titre : « Besoin en matériel »</w:t>
            </w:r>
          </w:p>
          <w:p w14:paraId="44E75394" w14:textId="77777777" w:rsidR="00D10D57" w:rsidRDefault="00D10D57">
            <w:pPr>
              <w:pStyle w:val="Paragraphedeliste"/>
              <w:numPr>
                <w:ilvl w:val="0"/>
                <w:numId w:val="1"/>
              </w:numPr>
              <w:pPrChange w:id="792" w:author="Rojo" w:date="2021-06-30T17:33:00Z">
                <w:pPr>
                  <w:pStyle w:val="Paragraphedeliste"/>
                  <w:numPr>
                    <w:numId w:val="5"/>
                  </w:numPr>
                  <w:ind w:left="1440" w:hanging="360"/>
                </w:pPr>
              </w:pPrChange>
            </w:pPr>
            <w:r>
              <w:t>Puce au choix : « OUI » / « NON »</w:t>
            </w:r>
          </w:p>
          <w:p w14:paraId="797E3592" w14:textId="77777777" w:rsidR="00D10D57" w:rsidRDefault="00D10D57">
            <w:pPr>
              <w:pStyle w:val="Paragraphedeliste"/>
              <w:numPr>
                <w:ilvl w:val="0"/>
                <w:numId w:val="1"/>
              </w:numPr>
              <w:pPrChange w:id="793" w:author="Rojo" w:date="2021-06-30T17:33:00Z">
                <w:pPr>
                  <w:pStyle w:val="Paragraphedeliste"/>
                  <w:numPr>
                    <w:numId w:val="5"/>
                  </w:numPr>
                  <w:ind w:left="1440" w:hanging="360"/>
                </w:pPr>
              </w:pPrChange>
            </w:pPr>
            <w:r>
              <w:t>Sous-titre : « SI OUI »</w:t>
            </w:r>
          </w:p>
          <w:p w14:paraId="79DA15F3" w14:textId="77777777" w:rsidR="00D10D57" w:rsidRDefault="00D10D57">
            <w:pPr>
              <w:pStyle w:val="Paragraphedeliste"/>
              <w:numPr>
                <w:ilvl w:val="0"/>
                <w:numId w:val="1"/>
              </w:numPr>
              <w:pPrChange w:id="794" w:author="Rojo" w:date="2021-06-30T17:33:00Z">
                <w:pPr>
                  <w:pStyle w:val="Paragraphedeliste"/>
                  <w:numPr>
                    <w:numId w:val="5"/>
                  </w:numPr>
                  <w:ind w:left="1440" w:hanging="360"/>
                </w:pPr>
              </w:pPrChange>
            </w:pPr>
            <w:r>
              <w:t>Puce à cocher : « PC Fixe »</w:t>
            </w:r>
          </w:p>
          <w:p w14:paraId="3E890B7B" w14:textId="77777777" w:rsidR="00D10D57" w:rsidRDefault="00D10D57">
            <w:pPr>
              <w:pStyle w:val="Paragraphedeliste"/>
              <w:numPr>
                <w:ilvl w:val="0"/>
                <w:numId w:val="1"/>
              </w:numPr>
              <w:pPrChange w:id="795" w:author="Rojo" w:date="2021-06-30T17:33:00Z">
                <w:pPr>
                  <w:pStyle w:val="Paragraphedeliste"/>
                  <w:numPr>
                    <w:numId w:val="5"/>
                  </w:numPr>
                  <w:ind w:left="1440" w:hanging="360"/>
                </w:pPr>
              </w:pPrChange>
            </w:pPr>
            <w:r>
              <w:t>Puce à cocher : « </w:t>
            </w:r>
            <w:commentRangeStart w:id="796"/>
            <w:r>
              <w:t xml:space="preserve">PC </w:t>
            </w:r>
            <w:commentRangeEnd w:id="796"/>
            <w:r>
              <w:rPr>
                <w:rStyle w:val="Marquedecommentaire"/>
              </w:rPr>
              <w:commentReference w:id="796"/>
            </w:r>
            <w:r>
              <w:t>portable »</w:t>
            </w:r>
          </w:p>
          <w:p w14:paraId="2A8A3F6F" w14:textId="77777777" w:rsidR="00D10D57" w:rsidRDefault="00D10D57">
            <w:pPr>
              <w:pStyle w:val="Paragraphedeliste"/>
              <w:numPr>
                <w:ilvl w:val="0"/>
                <w:numId w:val="1"/>
              </w:numPr>
              <w:pPrChange w:id="797" w:author="Rojo" w:date="2021-06-30T17:33:00Z">
                <w:pPr>
                  <w:pStyle w:val="Paragraphedeliste"/>
                  <w:numPr>
                    <w:numId w:val="5"/>
                  </w:numPr>
                  <w:ind w:left="1440" w:hanging="360"/>
                </w:pPr>
              </w:pPrChange>
            </w:pPr>
            <w:r>
              <w:t>Puce à cocher : « Autre (à préciser) »</w:t>
            </w:r>
          </w:p>
          <w:p w14:paraId="14B03F52" w14:textId="77777777" w:rsidR="00D10D57" w:rsidRDefault="00D10D57">
            <w:pPr>
              <w:pStyle w:val="Paragraphedeliste"/>
              <w:numPr>
                <w:ilvl w:val="0"/>
                <w:numId w:val="1"/>
              </w:numPr>
              <w:pPrChange w:id="798" w:author="Rojo" w:date="2021-06-30T17:33:00Z">
                <w:pPr>
                  <w:pStyle w:val="Paragraphedeliste"/>
                  <w:numPr>
                    <w:numId w:val="5"/>
                  </w:numPr>
                  <w:ind w:left="1440" w:hanging="360"/>
                </w:pPr>
              </w:pPrChange>
            </w:pPr>
            <w:r>
              <w:t>Liste d’autres matériels : « Téléphone portable, clé USB, clé de connexion internet, .. »</w:t>
            </w:r>
          </w:p>
          <w:p w14:paraId="4879F6E5" w14:textId="77777777" w:rsidR="00D10D57" w:rsidRDefault="00D10D57">
            <w:pPr>
              <w:pStyle w:val="Paragraphedeliste"/>
              <w:numPr>
                <w:ilvl w:val="0"/>
                <w:numId w:val="1"/>
              </w:numPr>
              <w:pPrChange w:id="799" w:author="Rojo" w:date="2021-06-30T17:33:00Z">
                <w:pPr>
                  <w:pStyle w:val="Paragraphedeliste"/>
                  <w:numPr>
                    <w:numId w:val="5"/>
                  </w:numPr>
                  <w:ind w:left="1440" w:hanging="360"/>
                </w:pPr>
              </w:pPrChange>
            </w:pPr>
            <w:commentRangeStart w:id="800"/>
            <w:r>
              <w:t>Champ de saisie des autres matériels dont le consultant aura besoin</w:t>
            </w:r>
            <w:commentRangeEnd w:id="800"/>
            <w:r>
              <w:rPr>
                <w:rStyle w:val="Marquedecommentaire"/>
              </w:rPr>
              <w:commentReference w:id="800"/>
            </w:r>
          </w:p>
          <w:p w14:paraId="0A017B52" w14:textId="77777777" w:rsidR="00D10D57" w:rsidRDefault="00D10D57">
            <w:pPr>
              <w:pStyle w:val="Paragraphedeliste"/>
              <w:numPr>
                <w:ilvl w:val="0"/>
                <w:numId w:val="1"/>
              </w:numPr>
              <w:pPrChange w:id="801" w:author="Rojo" w:date="2021-06-30T17:33:00Z">
                <w:pPr>
                  <w:pStyle w:val="Paragraphedeliste"/>
                  <w:numPr>
                    <w:numId w:val="5"/>
                  </w:numPr>
                  <w:ind w:left="1440" w:hanging="360"/>
                </w:pPr>
              </w:pPrChange>
            </w:pPr>
            <w:r>
              <w:t xml:space="preserve">Champ de saisie du « Nom et prénom de l’ancien utilisateur </w:t>
            </w:r>
            <w:commentRangeStart w:id="802"/>
            <w:r>
              <w:t>du PC attribué </w:t>
            </w:r>
            <w:commentRangeEnd w:id="802"/>
            <w:r>
              <w:rPr>
                <w:rStyle w:val="Marquedecommentaire"/>
              </w:rPr>
              <w:commentReference w:id="802"/>
            </w:r>
            <w:r>
              <w:t>»</w:t>
            </w:r>
          </w:p>
          <w:p w14:paraId="75E4C13E" w14:textId="77777777" w:rsidR="00D10D57" w:rsidRDefault="00D10D57">
            <w:pPr>
              <w:pStyle w:val="Paragraphedeliste"/>
              <w:numPr>
                <w:ilvl w:val="0"/>
                <w:numId w:val="1"/>
              </w:numPr>
              <w:pPrChange w:id="803" w:author="Rojo" w:date="2021-06-30T17:33:00Z">
                <w:pPr>
                  <w:pStyle w:val="Paragraphedeliste"/>
                  <w:numPr>
                    <w:numId w:val="5"/>
                  </w:numPr>
                  <w:ind w:left="1440" w:hanging="360"/>
                </w:pPr>
              </w:pPrChange>
            </w:pPr>
            <w:r>
              <w:t>Bouton « Enregistrer » : permet l’enregistrement des informations</w:t>
            </w:r>
          </w:p>
          <w:p w14:paraId="63D65A29" w14:textId="77777777" w:rsidR="00D10D57" w:rsidRDefault="00D10D57">
            <w:pPr>
              <w:pStyle w:val="Paragraphedeliste"/>
              <w:numPr>
                <w:ilvl w:val="0"/>
                <w:numId w:val="1"/>
              </w:numPr>
              <w:pPrChange w:id="804" w:author="Rojo" w:date="2021-06-30T17:33:00Z">
                <w:pPr>
                  <w:pStyle w:val="Paragraphedeliste"/>
                  <w:numPr>
                    <w:numId w:val="5"/>
                  </w:numPr>
                  <w:ind w:left="1440" w:hanging="360"/>
                </w:pPr>
              </w:pPrChange>
            </w:pPr>
            <w:r>
              <w:t>Bouton « Annuler » : permet d’annuler l’enregistrement de l’information</w:t>
            </w:r>
          </w:p>
        </w:tc>
      </w:tr>
      <w:tr w:rsidR="00D10D57" w:rsidRPr="007F5F9F" w14:paraId="6452B790" w14:textId="77777777" w:rsidTr="00FE542D">
        <w:trPr>
          <w:trHeight w:val="5351"/>
        </w:trPr>
        <w:tc>
          <w:tcPr>
            <w:tcW w:w="2689" w:type="dxa"/>
          </w:tcPr>
          <w:p w14:paraId="11C33173" w14:textId="77777777" w:rsidR="00D10D57" w:rsidRDefault="00D10D57" w:rsidP="00D10D57">
            <w:pPr>
              <w:rPr>
                <w:rStyle w:val="lev"/>
              </w:rPr>
            </w:pPr>
            <w:r w:rsidRPr="0038344E">
              <w:rPr>
                <w:b/>
              </w:rPr>
              <w:lastRenderedPageBreak/>
              <w:t>Règles de gestion</w:t>
            </w:r>
          </w:p>
        </w:tc>
        <w:tc>
          <w:tcPr>
            <w:tcW w:w="6373" w:type="dxa"/>
          </w:tcPr>
          <w:p w14:paraId="084CB151" w14:textId="77777777" w:rsidR="00D10D57" w:rsidRDefault="00D10D57">
            <w:pPr>
              <w:pStyle w:val="Paragraphedeliste"/>
              <w:numPr>
                <w:ilvl w:val="0"/>
                <w:numId w:val="8"/>
              </w:numPr>
              <w:jc w:val="both"/>
              <w:pPrChange w:id="805" w:author="Rojo" w:date="2021-06-30T17:33:00Z">
                <w:pPr>
                  <w:pStyle w:val="Paragraphedeliste"/>
                  <w:numPr>
                    <w:numId w:val="14"/>
                  </w:numPr>
                  <w:ind w:left="3240" w:hanging="360"/>
                  <w:jc w:val="both"/>
                </w:pPr>
              </w:pPrChange>
            </w:pPr>
            <w:r>
              <w:t>Les champs marqués par un astérisque doivent obligatoirement être remplis</w:t>
            </w:r>
          </w:p>
          <w:p w14:paraId="013B2E2C" w14:textId="77777777" w:rsidR="00D10D57" w:rsidRDefault="00D10D57">
            <w:pPr>
              <w:pStyle w:val="Paragraphedeliste"/>
              <w:numPr>
                <w:ilvl w:val="0"/>
                <w:numId w:val="8"/>
              </w:numPr>
              <w:jc w:val="both"/>
              <w:pPrChange w:id="806" w:author="Rojo" w:date="2021-06-30T17:33:00Z">
                <w:pPr>
                  <w:pStyle w:val="Paragraphedeliste"/>
                  <w:numPr>
                    <w:numId w:val="14"/>
                  </w:numPr>
                  <w:ind w:left="3240" w:hanging="360"/>
                  <w:jc w:val="both"/>
                </w:pPr>
              </w:pPrChange>
            </w:pPr>
            <w:r>
              <w:t>Toutes les puces à cocher doivent obligatoirement être remplis</w:t>
            </w:r>
          </w:p>
          <w:p w14:paraId="5666F4DF" w14:textId="77777777" w:rsidR="00D10D57" w:rsidRDefault="00D10D57">
            <w:pPr>
              <w:pStyle w:val="Paragraphedeliste"/>
              <w:numPr>
                <w:ilvl w:val="0"/>
                <w:numId w:val="8"/>
              </w:numPr>
              <w:jc w:val="both"/>
              <w:pPrChange w:id="807" w:author="Rojo" w:date="2021-06-30T17:33:00Z">
                <w:pPr>
                  <w:pStyle w:val="Paragraphedeliste"/>
                  <w:numPr>
                    <w:numId w:val="14"/>
                  </w:numPr>
                  <w:ind w:left="3240" w:hanging="360"/>
                  <w:jc w:val="both"/>
                </w:pPr>
              </w:pPrChange>
            </w:pPr>
            <w:r>
              <w:t>L’option « SUPPRESSION » sera désactivée dans cette étape étant donné que l’utilisateur est encore en cours de création</w:t>
            </w:r>
          </w:p>
          <w:p w14:paraId="46CCF344" w14:textId="77777777" w:rsidR="00D10D57" w:rsidRDefault="00D10D57">
            <w:pPr>
              <w:pStyle w:val="Paragraphedeliste"/>
              <w:numPr>
                <w:ilvl w:val="0"/>
                <w:numId w:val="8"/>
              </w:numPr>
              <w:jc w:val="both"/>
              <w:pPrChange w:id="808" w:author="Rojo" w:date="2021-06-30T17:33:00Z">
                <w:pPr>
                  <w:pStyle w:val="Paragraphedeliste"/>
                  <w:numPr>
                    <w:numId w:val="14"/>
                  </w:numPr>
                  <w:ind w:left="3240" w:hanging="360"/>
                  <w:jc w:val="both"/>
                </w:pPr>
              </w:pPrChange>
            </w:pPr>
            <w:r>
              <w:t xml:space="preserve">Tous les champs mail doivent contenir un enregistrement au format mail comme suit : </w:t>
            </w:r>
            <w:r>
              <w:fldChar w:fldCharType="begin"/>
            </w:r>
            <w:r>
              <w:instrText xml:space="preserve"> HYPERLINK "mailto:mail@domaine.extension" </w:instrText>
            </w:r>
            <w:r>
              <w:fldChar w:fldCharType="separate"/>
            </w:r>
            <w:r w:rsidRPr="00F54A9C">
              <w:rPr>
                <w:rStyle w:val="Lienhypertexte"/>
              </w:rPr>
              <w:t>mail</w:t>
            </w:r>
            <w:r w:rsidRPr="00BC59E2">
              <w:rPr>
                <w:rStyle w:val="Lienhypertexte"/>
                <w:b/>
              </w:rPr>
              <w:t>@</w:t>
            </w:r>
            <w:r w:rsidRPr="00F54A9C">
              <w:rPr>
                <w:rStyle w:val="Lienhypertexte"/>
              </w:rPr>
              <w:t>domaine</w:t>
            </w:r>
            <w:r w:rsidRPr="00BC59E2">
              <w:rPr>
                <w:rStyle w:val="Lienhypertexte"/>
                <w:b/>
              </w:rPr>
              <w:t>.</w:t>
            </w:r>
            <w:r w:rsidRPr="00F54A9C">
              <w:rPr>
                <w:rStyle w:val="Lienhypertexte"/>
              </w:rPr>
              <w:t>extension</w:t>
            </w:r>
            <w:r>
              <w:rPr>
                <w:rStyle w:val="Lienhypertexte"/>
              </w:rPr>
              <w:fldChar w:fldCharType="end"/>
            </w:r>
          </w:p>
          <w:p w14:paraId="3F9D5E5B" w14:textId="77777777" w:rsidR="00D10D57" w:rsidRDefault="00D10D57">
            <w:pPr>
              <w:pStyle w:val="Paragraphedeliste"/>
              <w:numPr>
                <w:ilvl w:val="0"/>
                <w:numId w:val="8"/>
              </w:numPr>
              <w:jc w:val="both"/>
              <w:pPrChange w:id="809" w:author="Rojo" w:date="2021-06-30T17:33:00Z">
                <w:pPr>
                  <w:pStyle w:val="Paragraphedeliste"/>
                  <w:numPr>
                    <w:numId w:val="14"/>
                  </w:numPr>
                  <w:ind w:left="3240" w:hanging="360"/>
                  <w:jc w:val="both"/>
                </w:pPr>
              </w:pPrChange>
            </w:pPr>
            <w:r>
              <w:t>Le format du contenu du champ « Date de la demande » doit obligatoirement être de la forme « DD-MM-YYYY »</w:t>
            </w:r>
          </w:p>
          <w:p w14:paraId="13399D0E" w14:textId="77777777" w:rsidR="00D10D57" w:rsidRDefault="00D10D57">
            <w:pPr>
              <w:pStyle w:val="Paragraphedeliste"/>
              <w:numPr>
                <w:ilvl w:val="0"/>
                <w:numId w:val="8"/>
              </w:numPr>
              <w:jc w:val="both"/>
              <w:pPrChange w:id="810" w:author="Rojo" w:date="2021-06-30T17:33:00Z">
                <w:pPr>
                  <w:pStyle w:val="Paragraphedeliste"/>
                  <w:numPr>
                    <w:numId w:val="14"/>
                  </w:numPr>
                  <w:ind w:left="3240" w:hanging="360"/>
                  <w:jc w:val="both"/>
                </w:pPr>
              </w:pPrChange>
            </w:pPr>
            <w:r>
              <w:t>Pour le champ « Manager/Associé demandeur » au choix, les valeurs possibles seront le nom des managers et associés.</w:t>
            </w:r>
          </w:p>
          <w:p w14:paraId="244AED51" w14:textId="77777777" w:rsidR="00D10D57" w:rsidRDefault="00D10D57">
            <w:pPr>
              <w:pStyle w:val="Paragraphedeliste"/>
              <w:numPr>
                <w:ilvl w:val="0"/>
                <w:numId w:val="8"/>
              </w:numPr>
              <w:jc w:val="both"/>
              <w:pPrChange w:id="811" w:author="Rojo" w:date="2021-06-30T17:33:00Z">
                <w:pPr>
                  <w:pStyle w:val="Paragraphedeliste"/>
                  <w:numPr>
                    <w:numId w:val="14"/>
                  </w:numPr>
                  <w:ind w:left="3240" w:hanging="360"/>
                  <w:jc w:val="both"/>
                </w:pPr>
              </w:pPrChange>
            </w:pPr>
            <w:r>
              <w:t>Pour le champ « Département » au choix, les valeurs possibles seront :</w:t>
            </w:r>
          </w:p>
          <w:p w14:paraId="697EFDFC" w14:textId="77777777" w:rsidR="00D10D57" w:rsidRDefault="00D10D57">
            <w:pPr>
              <w:pStyle w:val="Paragraphedeliste"/>
              <w:numPr>
                <w:ilvl w:val="1"/>
                <w:numId w:val="8"/>
              </w:numPr>
              <w:spacing w:after="160" w:line="259" w:lineRule="auto"/>
              <w:jc w:val="both"/>
              <w:pPrChange w:id="812" w:author="Rojo" w:date="2021-06-30T17:33:00Z">
                <w:pPr>
                  <w:pStyle w:val="Paragraphedeliste"/>
                  <w:numPr>
                    <w:ilvl w:val="1"/>
                    <w:numId w:val="14"/>
                  </w:numPr>
                  <w:spacing w:after="160" w:line="259" w:lineRule="auto"/>
                  <w:ind w:left="3960" w:hanging="360"/>
                  <w:jc w:val="both"/>
                </w:pPr>
              </w:pPrChange>
            </w:pPr>
            <w:r>
              <w:t>ADMINISTRATION </w:t>
            </w:r>
          </w:p>
          <w:p w14:paraId="47E2AA47" w14:textId="77777777" w:rsidR="00D10D57" w:rsidRDefault="00D10D57">
            <w:pPr>
              <w:pStyle w:val="Paragraphedeliste"/>
              <w:numPr>
                <w:ilvl w:val="1"/>
                <w:numId w:val="8"/>
              </w:numPr>
              <w:spacing w:after="160" w:line="259" w:lineRule="auto"/>
              <w:jc w:val="both"/>
              <w:pPrChange w:id="813" w:author="Rojo" w:date="2021-06-30T17:33:00Z">
                <w:pPr>
                  <w:pStyle w:val="Paragraphedeliste"/>
                  <w:numPr>
                    <w:ilvl w:val="1"/>
                    <w:numId w:val="14"/>
                  </w:numPr>
                  <w:spacing w:after="160" w:line="259" w:lineRule="auto"/>
                  <w:ind w:left="3960" w:hanging="360"/>
                  <w:jc w:val="both"/>
                </w:pPr>
              </w:pPrChange>
            </w:pPr>
            <w:r>
              <w:t>AMOA</w:t>
            </w:r>
          </w:p>
          <w:p w14:paraId="5DAB37B0" w14:textId="77777777" w:rsidR="00D10D57" w:rsidRDefault="00D10D57">
            <w:pPr>
              <w:pStyle w:val="Paragraphedeliste"/>
              <w:numPr>
                <w:ilvl w:val="1"/>
                <w:numId w:val="8"/>
              </w:numPr>
              <w:spacing w:after="160" w:line="259" w:lineRule="auto"/>
              <w:jc w:val="both"/>
              <w:pPrChange w:id="814" w:author="Rojo" w:date="2021-06-30T17:33:00Z">
                <w:pPr>
                  <w:pStyle w:val="Paragraphedeliste"/>
                  <w:numPr>
                    <w:ilvl w:val="1"/>
                    <w:numId w:val="14"/>
                  </w:numPr>
                  <w:spacing w:after="160" w:line="259" w:lineRule="auto"/>
                  <w:ind w:left="3960" w:hanging="360"/>
                  <w:jc w:val="both"/>
                </w:pPr>
              </w:pPrChange>
            </w:pPr>
            <w:r>
              <w:t>ASSOCIE</w:t>
            </w:r>
          </w:p>
          <w:p w14:paraId="0C84493C" w14:textId="77777777" w:rsidR="00D10D57" w:rsidRDefault="00D10D57">
            <w:pPr>
              <w:pStyle w:val="Paragraphedeliste"/>
              <w:numPr>
                <w:ilvl w:val="1"/>
                <w:numId w:val="8"/>
              </w:numPr>
              <w:spacing w:after="160" w:line="259" w:lineRule="auto"/>
              <w:jc w:val="both"/>
              <w:pPrChange w:id="815" w:author="Rojo" w:date="2021-06-30T17:33:00Z">
                <w:pPr>
                  <w:pStyle w:val="Paragraphedeliste"/>
                  <w:numPr>
                    <w:ilvl w:val="1"/>
                    <w:numId w:val="14"/>
                  </w:numPr>
                  <w:spacing w:after="160" w:line="259" w:lineRule="auto"/>
                  <w:ind w:left="3960" w:hanging="360"/>
                  <w:jc w:val="both"/>
                </w:pPr>
              </w:pPrChange>
            </w:pPr>
            <w:r>
              <w:t>AUDIT</w:t>
            </w:r>
          </w:p>
          <w:p w14:paraId="49FA44A9" w14:textId="77777777" w:rsidR="00D10D57" w:rsidRDefault="00D10D57">
            <w:pPr>
              <w:pStyle w:val="Paragraphedeliste"/>
              <w:numPr>
                <w:ilvl w:val="1"/>
                <w:numId w:val="8"/>
              </w:numPr>
              <w:spacing w:after="160" w:line="259" w:lineRule="auto"/>
              <w:jc w:val="both"/>
              <w:pPrChange w:id="816" w:author="Rojo" w:date="2021-06-30T17:33:00Z">
                <w:pPr>
                  <w:pStyle w:val="Paragraphedeliste"/>
                  <w:numPr>
                    <w:ilvl w:val="1"/>
                    <w:numId w:val="14"/>
                  </w:numPr>
                  <w:spacing w:after="160" w:line="259" w:lineRule="auto"/>
                  <w:ind w:left="3960" w:hanging="360"/>
                  <w:jc w:val="both"/>
                </w:pPr>
              </w:pPrChange>
            </w:pPr>
            <w:r>
              <w:t>BPO COMPTA</w:t>
            </w:r>
          </w:p>
          <w:p w14:paraId="2128D446" w14:textId="77777777" w:rsidR="00D10D57" w:rsidRDefault="00D10D57">
            <w:pPr>
              <w:pStyle w:val="Paragraphedeliste"/>
              <w:numPr>
                <w:ilvl w:val="1"/>
                <w:numId w:val="8"/>
              </w:numPr>
              <w:spacing w:after="160" w:line="259" w:lineRule="auto"/>
              <w:jc w:val="both"/>
              <w:pPrChange w:id="817" w:author="Rojo" w:date="2021-06-30T17:33:00Z">
                <w:pPr>
                  <w:pStyle w:val="Paragraphedeliste"/>
                  <w:numPr>
                    <w:ilvl w:val="1"/>
                    <w:numId w:val="14"/>
                  </w:numPr>
                  <w:spacing w:after="160" w:line="259" w:lineRule="auto"/>
                  <w:ind w:left="3960" w:hanging="360"/>
                  <w:jc w:val="both"/>
                </w:pPr>
              </w:pPrChange>
            </w:pPr>
            <w:r>
              <w:t>BPO RH</w:t>
            </w:r>
          </w:p>
          <w:p w14:paraId="366442D8" w14:textId="77777777" w:rsidR="00D10D57" w:rsidRDefault="00D10D57">
            <w:pPr>
              <w:pStyle w:val="Paragraphedeliste"/>
              <w:numPr>
                <w:ilvl w:val="1"/>
                <w:numId w:val="8"/>
              </w:numPr>
              <w:spacing w:after="160" w:line="259" w:lineRule="auto"/>
              <w:jc w:val="both"/>
              <w:pPrChange w:id="818" w:author="Rojo" w:date="2021-06-30T17:33:00Z">
                <w:pPr>
                  <w:pStyle w:val="Paragraphedeliste"/>
                  <w:numPr>
                    <w:ilvl w:val="1"/>
                    <w:numId w:val="14"/>
                  </w:numPr>
                  <w:spacing w:after="160" w:line="259" w:lineRule="auto"/>
                  <w:ind w:left="3960" w:hanging="360"/>
                  <w:jc w:val="both"/>
                </w:pPr>
              </w:pPrChange>
            </w:pPr>
            <w:r>
              <w:t>COMMERCIAL</w:t>
            </w:r>
          </w:p>
          <w:p w14:paraId="3F6521E6" w14:textId="77777777" w:rsidR="00D10D57" w:rsidRDefault="00D10D57">
            <w:pPr>
              <w:pStyle w:val="Paragraphedeliste"/>
              <w:numPr>
                <w:ilvl w:val="1"/>
                <w:numId w:val="8"/>
              </w:numPr>
              <w:spacing w:after="160" w:line="259" w:lineRule="auto"/>
              <w:jc w:val="both"/>
              <w:pPrChange w:id="819" w:author="Rojo" w:date="2021-06-30T17:33:00Z">
                <w:pPr>
                  <w:pStyle w:val="Paragraphedeliste"/>
                  <w:numPr>
                    <w:ilvl w:val="1"/>
                    <w:numId w:val="14"/>
                  </w:numPr>
                  <w:spacing w:after="160" w:line="259" w:lineRule="auto"/>
                  <w:ind w:left="3960" w:hanging="360"/>
                  <w:jc w:val="both"/>
                </w:pPr>
              </w:pPrChange>
            </w:pPr>
            <w:r>
              <w:t>COMMUNICATION</w:t>
            </w:r>
          </w:p>
          <w:p w14:paraId="25D24EB2" w14:textId="77777777" w:rsidR="00D10D57" w:rsidRDefault="00D10D57">
            <w:pPr>
              <w:pStyle w:val="Paragraphedeliste"/>
              <w:numPr>
                <w:ilvl w:val="1"/>
                <w:numId w:val="8"/>
              </w:numPr>
              <w:jc w:val="both"/>
              <w:pPrChange w:id="820" w:author="Rojo" w:date="2021-06-30T17:33:00Z">
                <w:pPr>
                  <w:pStyle w:val="Paragraphedeliste"/>
                  <w:numPr>
                    <w:ilvl w:val="1"/>
                    <w:numId w:val="14"/>
                  </w:numPr>
                  <w:ind w:left="3960" w:hanging="360"/>
                  <w:jc w:val="both"/>
                </w:pPr>
              </w:pPrChange>
            </w:pPr>
            <w:r>
              <w:t>DAF</w:t>
            </w:r>
          </w:p>
          <w:p w14:paraId="1021C9D9" w14:textId="77777777" w:rsidR="00D10D57" w:rsidRDefault="00D10D57">
            <w:pPr>
              <w:pStyle w:val="Paragraphedeliste"/>
              <w:numPr>
                <w:ilvl w:val="1"/>
                <w:numId w:val="8"/>
              </w:numPr>
              <w:spacing w:after="160" w:line="259" w:lineRule="auto"/>
              <w:jc w:val="both"/>
              <w:pPrChange w:id="821" w:author="Rojo" w:date="2021-06-30T17:33:00Z">
                <w:pPr>
                  <w:pStyle w:val="Paragraphedeliste"/>
                  <w:numPr>
                    <w:ilvl w:val="1"/>
                    <w:numId w:val="14"/>
                  </w:numPr>
                  <w:spacing w:after="160" w:line="259" w:lineRule="auto"/>
                  <w:ind w:left="3960" w:hanging="360"/>
                  <w:jc w:val="both"/>
                </w:pPr>
              </w:pPrChange>
            </w:pPr>
            <w:r>
              <w:t>FINANCE</w:t>
            </w:r>
          </w:p>
          <w:p w14:paraId="7B4952BC" w14:textId="77777777" w:rsidR="00D10D57" w:rsidRDefault="00D10D57">
            <w:pPr>
              <w:pStyle w:val="Paragraphedeliste"/>
              <w:numPr>
                <w:ilvl w:val="1"/>
                <w:numId w:val="8"/>
              </w:numPr>
              <w:spacing w:after="160" w:line="259" w:lineRule="auto"/>
              <w:jc w:val="both"/>
              <w:pPrChange w:id="822" w:author="Rojo" w:date="2021-06-30T17:33:00Z">
                <w:pPr>
                  <w:pStyle w:val="Paragraphedeliste"/>
                  <w:numPr>
                    <w:ilvl w:val="1"/>
                    <w:numId w:val="14"/>
                  </w:numPr>
                  <w:spacing w:after="160" w:line="259" w:lineRule="auto"/>
                  <w:ind w:left="3960" w:hanging="360"/>
                  <w:jc w:val="both"/>
                </w:pPr>
              </w:pPrChange>
            </w:pPr>
            <w:r>
              <w:t>INFO</w:t>
            </w:r>
          </w:p>
          <w:p w14:paraId="46F7EC62" w14:textId="77777777" w:rsidR="00D10D57" w:rsidRDefault="00D10D57">
            <w:pPr>
              <w:pStyle w:val="Paragraphedeliste"/>
              <w:numPr>
                <w:ilvl w:val="1"/>
                <w:numId w:val="8"/>
              </w:numPr>
              <w:spacing w:after="160" w:line="259" w:lineRule="auto"/>
              <w:jc w:val="both"/>
              <w:pPrChange w:id="823" w:author="Rojo" w:date="2021-06-30T17:33:00Z">
                <w:pPr>
                  <w:pStyle w:val="Paragraphedeliste"/>
                  <w:numPr>
                    <w:ilvl w:val="1"/>
                    <w:numId w:val="14"/>
                  </w:numPr>
                  <w:spacing w:after="160" w:line="259" w:lineRule="auto"/>
                  <w:ind w:left="3960" w:hanging="360"/>
                  <w:jc w:val="both"/>
                </w:pPr>
              </w:pPrChange>
            </w:pPr>
            <w:r>
              <w:t>ORGA</w:t>
            </w:r>
          </w:p>
          <w:p w14:paraId="30344FA2" w14:textId="77777777" w:rsidR="00D10D57" w:rsidRDefault="00D10D57">
            <w:pPr>
              <w:pStyle w:val="Paragraphedeliste"/>
              <w:numPr>
                <w:ilvl w:val="1"/>
                <w:numId w:val="8"/>
              </w:numPr>
              <w:spacing w:after="160" w:line="259" w:lineRule="auto"/>
              <w:jc w:val="both"/>
              <w:pPrChange w:id="824" w:author="Rojo" w:date="2021-06-30T17:33:00Z">
                <w:pPr>
                  <w:pStyle w:val="Paragraphedeliste"/>
                  <w:numPr>
                    <w:ilvl w:val="1"/>
                    <w:numId w:val="14"/>
                  </w:numPr>
                  <w:spacing w:after="160" w:line="259" w:lineRule="auto"/>
                  <w:ind w:left="3960" w:hanging="360"/>
                  <w:jc w:val="both"/>
                </w:pPr>
              </w:pPrChange>
            </w:pPr>
            <w:r>
              <w:t>QUALITE</w:t>
            </w:r>
          </w:p>
          <w:p w14:paraId="61DFC022" w14:textId="77777777" w:rsidR="00D10D57" w:rsidRDefault="00D10D57">
            <w:pPr>
              <w:pStyle w:val="Paragraphedeliste"/>
              <w:numPr>
                <w:ilvl w:val="1"/>
                <w:numId w:val="8"/>
              </w:numPr>
              <w:spacing w:after="160" w:line="259" w:lineRule="auto"/>
              <w:jc w:val="both"/>
              <w:pPrChange w:id="825" w:author="Rojo" w:date="2021-06-30T17:33:00Z">
                <w:pPr>
                  <w:pStyle w:val="Paragraphedeliste"/>
                  <w:numPr>
                    <w:ilvl w:val="1"/>
                    <w:numId w:val="14"/>
                  </w:numPr>
                  <w:spacing w:after="160" w:line="259" w:lineRule="auto"/>
                  <w:ind w:left="3960" w:hanging="360"/>
                  <w:jc w:val="both"/>
                </w:pPr>
              </w:pPrChange>
            </w:pPr>
            <w:r>
              <w:t>RHC</w:t>
            </w:r>
          </w:p>
          <w:p w14:paraId="5FDAC0BA" w14:textId="77777777" w:rsidR="00D10D57" w:rsidRDefault="00D10D57">
            <w:pPr>
              <w:pStyle w:val="Paragraphedeliste"/>
              <w:numPr>
                <w:ilvl w:val="1"/>
                <w:numId w:val="8"/>
              </w:numPr>
              <w:jc w:val="both"/>
              <w:pPrChange w:id="826" w:author="Rojo" w:date="2021-06-30T17:33:00Z">
                <w:pPr>
                  <w:pStyle w:val="Paragraphedeliste"/>
                  <w:numPr>
                    <w:ilvl w:val="1"/>
                    <w:numId w:val="14"/>
                  </w:numPr>
                  <w:ind w:left="3960" w:hanging="360"/>
                  <w:jc w:val="both"/>
                </w:pPr>
              </w:pPrChange>
            </w:pPr>
            <w:r>
              <w:t>RHI</w:t>
            </w:r>
          </w:p>
          <w:p w14:paraId="66207A62" w14:textId="77777777" w:rsidR="00D10D57" w:rsidRDefault="00D10D57">
            <w:pPr>
              <w:pStyle w:val="Paragraphedeliste"/>
              <w:numPr>
                <w:ilvl w:val="0"/>
                <w:numId w:val="8"/>
              </w:numPr>
              <w:jc w:val="both"/>
              <w:pPrChange w:id="827" w:author="Rojo" w:date="2021-06-30T17:33:00Z">
                <w:pPr>
                  <w:pStyle w:val="Paragraphedeliste"/>
                  <w:numPr>
                    <w:numId w:val="14"/>
                  </w:numPr>
                  <w:ind w:left="3240" w:hanging="360"/>
                  <w:jc w:val="both"/>
                </w:pPr>
              </w:pPrChange>
            </w:pPr>
            <w:r>
              <w:t>Le département d’un consultant peut être multiple</w:t>
            </w:r>
          </w:p>
          <w:p w14:paraId="0703E124" w14:textId="77777777" w:rsidR="00D10D57" w:rsidRDefault="00D10D57">
            <w:pPr>
              <w:pStyle w:val="Paragraphedeliste"/>
              <w:numPr>
                <w:ilvl w:val="0"/>
                <w:numId w:val="8"/>
              </w:numPr>
              <w:jc w:val="both"/>
              <w:pPrChange w:id="828" w:author="Rojo" w:date="2021-06-30T17:33:00Z">
                <w:pPr>
                  <w:pStyle w:val="Paragraphedeliste"/>
                  <w:numPr>
                    <w:numId w:val="14"/>
                  </w:numPr>
                  <w:ind w:left="3240" w:hanging="360"/>
                  <w:jc w:val="both"/>
                </w:pPr>
              </w:pPrChange>
            </w:pPr>
            <w:r>
              <w:t>Pour le champ « Profil du consultant » au choix, les valeurs possibles sont :</w:t>
            </w:r>
          </w:p>
          <w:p w14:paraId="3AE0C5E5" w14:textId="77777777" w:rsidR="00D10D57" w:rsidRDefault="00D10D57">
            <w:pPr>
              <w:pStyle w:val="Paragraphedeliste"/>
              <w:numPr>
                <w:ilvl w:val="1"/>
                <w:numId w:val="8"/>
              </w:numPr>
              <w:jc w:val="both"/>
              <w:pPrChange w:id="829" w:author="Rojo" w:date="2021-06-30T17:33:00Z">
                <w:pPr>
                  <w:pStyle w:val="Paragraphedeliste"/>
                  <w:numPr>
                    <w:ilvl w:val="1"/>
                    <w:numId w:val="14"/>
                  </w:numPr>
                  <w:ind w:left="3960" w:hanging="360"/>
                  <w:jc w:val="both"/>
                </w:pPr>
              </w:pPrChange>
            </w:pPr>
            <w:r>
              <w:t>STG (Stagiaire)</w:t>
            </w:r>
          </w:p>
          <w:p w14:paraId="5C14B549" w14:textId="77777777" w:rsidR="00D10D57" w:rsidRDefault="00D10D57">
            <w:pPr>
              <w:pStyle w:val="Paragraphedeliste"/>
              <w:numPr>
                <w:ilvl w:val="1"/>
                <w:numId w:val="8"/>
              </w:numPr>
              <w:jc w:val="both"/>
              <w:pPrChange w:id="830" w:author="Rojo" w:date="2021-06-30T17:33:00Z">
                <w:pPr>
                  <w:pStyle w:val="Paragraphedeliste"/>
                  <w:numPr>
                    <w:ilvl w:val="1"/>
                    <w:numId w:val="14"/>
                  </w:numPr>
                  <w:ind w:left="3960" w:hanging="360"/>
                  <w:jc w:val="both"/>
                </w:pPr>
              </w:pPrChange>
            </w:pPr>
            <w:r>
              <w:t>CJD (Consultant Junior Débutant)</w:t>
            </w:r>
          </w:p>
          <w:p w14:paraId="217B9C38" w14:textId="77777777" w:rsidR="00D10D57" w:rsidRDefault="00D10D57">
            <w:pPr>
              <w:pStyle w:val="Paragraphedeliste"/>
              <w:numPr>
                <w:ilvl w:val="1"/>
                <w:numId w:val="8"/>
              </w:numPr>
              <w:jc w:val="both"/>
              <w:pPrChange w:id="831" w:author="Rojo" w:date="2021-06-30T17:33:00Z">
                <w:pPr>
                  <w:pStyle w:val="Paragraphedeliste"/>
                  <w:numPr>
                    <w:ilvl w:val="1"/>
                    <w:numId w:val="14"/>
                  </w:numPr>
                  <w:ind w:left="3960" w:hanging="360"/>
                  <w:jc w:val="both"/>
                </w:pPr>
              </w:pPrChange>
            </w:pPr>
            <w:r>
              <w:t>CJC (Consultant Junior Confirmé)</w:t>
            </w:r>
          </w:p>
          <w:p w14:paraId="1E24DCFF" w14:textId="77777777" w:rsidR="00D10D57" w:rsidRDefault="00D10D57">
            <w:pPr>
              <w:pStyle w:val="Paragraphedeliste"/>
              <w:numPr>
                <w:ilvl w:val="1"/>
                <w:numId w:val="8"/>
              </w:numPr>
              <w:jc w:val="both"/>
              <w:pPrChange w:id="832" w:author="Rojo" w:date="2021-06-30T17:33:00Z">
                <w:pPr>
                  <w:pStyle w:val="Paragraphedeliste"/>
                  <w:numPr>
                    <w:ilvl w:val="1"/>
                    <w:numId w:val="14"/>
                  </w:numPr>
                  <w:ind w:left="3960" w:hanging="360"/>
                  <w:jc w:val="both"/>
                </w:pPr>
              </w:pPrChange>
            </w:pPr>
            <w:r>
              <w:t>CSD (Consultant Senior Débutant)</w:t>
            </w:r>
          </w:p>
          <w:p w14:paraId="073EF583" w14:textId="77777777" w:rsidR="00D10D57" w:rsidRDefault="00D10D57">
            <w:pPr>
              <w:pStyle w:val="Paragraphedeliste"/>
              <w:numPr>
                <w:ilvl w:val="1"/>
                <w:numId w:val="8"/>
              </w:numPr>
              <w:jc w:val="both"/>
              <w:pPrChange w:id="833" w:author="Rojo" w:date="2021-06-30T17:33:00Z">
                <w:pPr>
                  <w:pStyle w:val="Paragraphedeliste"/>
                  <w:numPr>
                    <w:ilvl w:val="1"/>
                    <w:numId w:val="14"/>
                  </w:numPr>
                  <w:ind w:left="3960" w:hanging="360"/>
                  <w:jc w:val="both"/>
                </w:pPr>
              </w:pPrChange>
            </w:pPr>
            <w:r>
              <w:t>CSC (Consultant Senior Confirmé)</w:t>
            </w:r>
          </w:p>
          <w:p w14:paraId="155D5206" w14:textId="77777777" w:rsidR="00D10D57" w:rsidRDefault="00D10D57">
            <w:pPr>
              <w:pStyle w:val="Paragraphedeliste"/>
              <w:numPr>
                <w:ilvl w:val="1"/>
                <w:numId w:val="8"/>
              </w:numPr>
              <w:jc w:val="both"/>
              <w:pPrChange w:id="834" w:author="Rojo" w:date="2021-06-30T17:33:00Z">
                <w:pPr>
                  <w:pStyle w:val="Paragraphedeliste"/>
                  <w:numPr>
                    <w:ilvl w:val="1"/>
                    <w:numId w:val="14"/>
                  </w:numPr>
                  <w:ind w:left="3960" w:hanging="360"/>
                  <w:jc w:val="both"/>
                </w:pPr>
              </w:pPrChange>
            </w:pPr>
            <w:r>
              <w:t>SP (Superviseur)</w:t>
            </w:r>
          </w:p>
          <w:p w14:paraId="382062D5" w14:textId="77777777" w:rsidR="00D10D57" w:rsidRDefault="00D10D57">
            <w:pPr>
              <w:pStyle w:val="Paragraphedeliste"/>
              <w:numPr>
                <w:ilvl w:val="1"/>
                <w:numId w:val="8"/>
              </w:numPr>
              <w:jc w:val="both"/>
              <w:pPrChange w:id="835" w:author="Rojo" w:date="2021-06-30T17:33:00Z">
                <w:pPr>
                  <w:pStyle w:val="Paragraphedeliste"/>
                  <w:numPr>
                    <w:ilvl w:val="1"/>
                    <w:numId w:val="14"/>
                  </w:numPr>
                  <w:ind w:left="3960" w:hanging="360"/>
                  <w:jc w:val="both"/>
                </w:pPr>
              </w:pPrChange>
            </w:pPr>
            <w:r>
              <w:t>AM (Assistant Manager)</w:t>
            </w:r>
          </w:p>
          <w:p w14:paraId="4D7C5720" w14:textId="77777777" w:rsidR="00D10D57" w:rsidRDefault="00D10D57">
            <w:pPr>
              <w:pStyle w:val="Paragraphedeliste"/>
              <w:numPr>
                <w:ilvl w:val="1"/>
                <w:numId w:val="8"/>
              </w:numPr>
              <w:jc w:val="both"/>
              <w:pPrChange w:id="836" w:author="Rojo" w:date="2021-06-30T17:33:00Z">
                <w:pPr>
                  <w:pStyle w:val="Paragraphedeliste"/>
                  <w:numPr>
                    <w:ilvl w:val="1"/>
                    <w:numId w:val="14"/>
                  </w:numPr>
                  <w:ind w:left="3960" w:hanging="360"/>
                  <w:jc w:val="both"/>
                </w:pPr>
              </w:pPrChange>
            </w:pPr>
            <w:r>
              <w:t>M (Manager)</w:t>
            </w:r>
          </w:p>
          <w:p w14:paraId="362746FC" w14:textId="77777777" w:rsidR="00D10D57" w:rsidRDefault="00D10D57">
            <w:pPr>
              <w:pStyle w:val="Paragraphedeliste"/>
              <w:numPr>
                <w:ilvl w:val="1"/>
                <w:numId w:val="8"/>
              </w:numPr>
              <w:jc w:val="both"/>
              <w:pPrChange w:id="837" w:author="Rojo" w:date="2021-06-30T17:33:00Z">
                <w:pPr>
                  <w:pStyle w:val="Paragraphedeliste"/>
                  <w:numPr>
                    <w:ilvl w:val="1"/>
                    <w:numId w:val="14"/>
                  </w:numPr>
                  <w:ind w:left="3960" w:hanging="360"/>
                  <w:jc w:val="both"/>
                </w:pPr>
              </w:pPrChange>
            </w:pPr>
            <w:r>
              <w:t>A (Associé)</w:t>
            </w:r>
          </w:p>
          <w:p w14:paraId="1BDAFBA7" w14:textId="77777777" w:rsidR="00D10D57" w:rsidRDefault="00D10D57">
            <w:pPr>
              <w:pStyle w:val="Paragraphedeliste"/>
              <w:numPr>
                <w:ilvl w:val="0"/>
                <w:numId w:val="8"/>
              </w:numPr>
              <w:jc w:val="both"/>
              <w:pPrChange w:id="838" w:author="Rojo" w:date="2021-06-30T17:33:00Z">
                <w:pPr>
                  <w:pStyle w:val="Paragraphedeliste"/>
                  <w:numPr>
                    <w:numId w:val="14"/>
                  </w:numPr>
                  <w:ind w:left="3240" w:hanging="360"/>
                  <w:jc w:val="both"/>
                </w:pPr>
              </w:pPrChange>
            </w:pPr>
            <w:r>
              <w:t>Pour un consultant stagiaire, la date de départ pourrait être renseignée dès la création pour permettre à l’équipe IT d’avoir un aperçu de la prévision de stock de PC.</w:t>
            </w:r>
          </w:p>
          <w:p w14:paraId="3AF501CC" w14:textId="77777777" w:rsidR="00D10D57" w:rsidRPr="007F5F9F" w:rsidRDefault="00D10D57">
            <w:pPr>
              <w:pStyle w:val="Paragraphedeliste"/>
              <w:numPr>
                <w:ilvl w:val="0"/>
                <w:numId w:val="8"/>
              </w:numPr>
              <w:jc w:val="both"/>
              <w:pPrChange w:id="839" w:author="Rojo" w:date="2021-06-30T17:33:00Z">
                <w:pPr>
                  <w:pStyle w:val="Paragraphedeliste"/>
                  <w:numPr>
                    <w:numId w:val="14"/>
                  </w:numPr>
                  <w:ind w:left="3240" w:hanging="360"/>
                  <w:jc w:val="both"/>
                </w:pPr>
              </w:pPrChange>
            </w:pPr>
            <w:r>
              <w:t>Pour la section « MATERIEL », si le choix est « NON », les champs en dessous doivent automatiquement être désactivés</w:t>
            </w:r>
          </w:p>
        </w:tc>
      </w:tr>
    </w:tbl>
    <w:p w14:paraId="545901F4" w14:textId="77777777" w:rsidR="00D10D57" w:rsidRPr="00DD3B55" w:rsidRDefault="00D10D57" w:rsidP="00D10D57"/>
    <w:p w14:paraId="75ACC408" w14:textId="77777777" w:rsidR="00D10D57" w:rsidRDefault="00D10D57" w:rsidP="00D10D57">
      <w:r>
        <w:br w:type="page"/>
      </w:r>
    </w:p>
    <w:p w14:paraId="7FE9514D" w14:textId="77777777" w:rsidR="00D10D57" w:rsidRPr="006C19CD" w:rsidRDefault="00D10D57" w:rsidP="009561F2">
      <w:pPr>
        <w:pStyle w:val="Titre4"/>
      </w:pPr>
      <w:bookmarkStart w:id="840" w:name="_Toc76128497"/>
      <w:r>
        <w:lastRenderedPageBreak/>
        <w:t>Modifier la demande d’habilitation</w:t>
      </w:r>
      <w:bookmarkEnd w:id="840"/>
    </w:p>
    <w:p w14:paraId="34E0F47B" w14:textId="77777777" w:rsidR="00D10D57" w:rsidRDefault="00D10D57" w:rsidP="00D10D57">
      <w:pPr>
        <w:ind w:firstLine="708"/>
        <w:jc w:val="both"/>
      </w:pPr>
      <w:r>
        <w:t>Au cours de la fonction du consultant, il se peut qu’il soit de nouveau habilité à d’autres outils ou fonction, alors il est nécessaire de la modifier et conserver l’historique de ses demandes.</w:t>
      </w:r>
    </w:p>
    <w:p w14:paraId="350FCFC0" w14:textId="77777777" w:rsidR="00D10D57" w:rsidRDefault="00D10D57" w:rsidP="00D10D57">
      <w:pPr>
        <w:ind w:firstLine="708"/>
      </w:pPr>
      <w:r>
        <w:t>L’illustration de la modification de la demande est identique à celle de l’ajout avec les éléments à modifier.</w:t>
      </w:r>
    </w:p>
    <w:tbl>
      <w:tblPr>
        <w:tblStyle w:val="Grilledutableau"/>
        <w:tblW w:w="0" w:type="auto"/>
        <w:tblLook w:val="04A0" w:firstRow="1" w:lastRow="0" w:firstColumn="1" w:lastColumn="0" w:noHBand="0" w:noVBand="1"/>
      </w:tblPr>
      <w:tblGrid>
        <w:gridCol w:w="2689"/>
        <w:gridCol w:w="6373"/>
      </w:tblGrid>
      <w:tr w:rsidR="00D10D57" w14:paraId="6D4F5A11" w14:textId="77777777" w:rsidTr="00FE542D">
        <w:tc>
          <w:tcPr>
            <w:tcW w:w="9062" w:type="dxa"/>
            <w:gridSpan w:val="2"/>
          </w:tcPr>
          <w:p w14:paraId="3AA1D403" w14:textId="77777777" w:rsidR="00D10D57" w:rsidRDefault="00D10D57" w:rsidP="00D10D57">
            <w:pPr>
              <w:jc w:val="center"/>
            </w:pPr>
            <w:r w:rsidRPr="00BE0BD5">
              <w:rPr>
                <w:b/>
              </w:rPr>
              <w:t>Fiche de description de fonctionnalité</w:t>
            </w:r>
          </w:p>
        </w:tc>
      </w:tr>
      <w:tr w:rsidR="00D10D57" w14:paraId="5E7BF8FC" w14:textId="77777777" w:rsidTr="00FE542D">
        <w:tc>
          <w:tcPr>
            <w:tcW w:w="2689" w:type="dxa"/>
          </w:tcPr>
          <w:p w14:paraId="183F3C5C" w14:textId="77777777" w:rsidR="00D10D57" w:rsidRDefault="00D10D57" w:rsidP="00D10D57">
            <w:pPr>
              <w:jc w:val="both"/>
              <w:rPr>
                <w:rStyle w:val="Titre4Car"/>
              </w:rPr>
            </w:pPr>
            <w:r w:rsidRPr="00BE0BD5">
              <w:rPr>
                <w:b/>
              </w:rPr>
              <w:t>Nom de la fonctionnalité</w:t>
            </w:r>
          </w:p>
        </w:tc>
        <w:tc>
          <w:tcPr>
            <w:tcW w:w="6373" w:type="dxa"/>
          </w:tcPr>
          <w:p w14:paraId="4CFB4467" w14:textId="77777777" w:rsidR="00D10D57" w:rsidRDefault="00D10D57" w:rsidP="00D10D57">
            <w:r>
              <w:t>Modification de la demande d’habilitation</w:t>
            </w:r>
          </w:p>
        </w:tc>
      </w:tr>
      <w:tr w:rsidR="00D10D57" w14:paraId="25DCE255" w14:textId="77777777" w:rsidTr="00FE542D">
        <w:tc>
          <w:tcPr>
            <w:tcW w:w="2689" w:type="dxa"/>
          </w:tcPr>
          <w:p w14:paraId="550BC605" w14:textId="77777777" w:rsidR="00D10D57" w:rsidRPr="00494B5B" w:rsidRDefault="00D10D57" w:rsidP="00D10D57">
            <w:pPr>
              <w:rPr>
                <w:rStyle w:val="Titredulivre"/>
              </w:rPr>
            </w:pPr>
            <w:r w:rsidRPr="00BE0BD5">
              <w:rPr>
                <w:b/>
              </w:rPr>
              <w:t>Description sommaire</w:t>
            </w:r>
          </w:p>
        </w:tc>
        <w:tc>
          <w:tcPr>
            <w:tcW w:w="6373" w:type="dxa"/>
          </w:tcPr>
          <w:p w14:paraId="3FB88BED" w14:textId="77777777" w:rsidR="00D10D57" w:rsidRDefault="00D10D57" w:rsidP="00D10D57">
            <w:r>
              <w:t>Cette option est disponible dans le tableau dans la page de gestion d’habilitation, pour modifier une demande et l’enregistrer en liste en-dessous de l’habilitation originale.</w:t>
            </w:r>
          </w:p>
        </w:tc>
      </w:tr>
      <w:tr w:rsidR="00D10D57" w14:paraId="675F9AE2" w14:textId="77777777" w:rsidTr="00FE542D">
        <w:tc>
          <w:tcPr>
            <w:tcW w:w="2689" w:type="dxa"/>
          </w:tcPr>
          <w:p w14:paraId="25E3AB8D" w14:textId="77777777" w:rsidR="00D10D57" w:rsidRDefault="00D10D57" w:rsidP="00D10D57">
            <w:r w:rsidRPr="001B2B57">
              <w:rPr>
                <w:b/>
              </w:rPr>
              <w:t>Fonctionnalités attendues</w:t>
            </w:r>
          </w:p>
        </w:tc>
        <w:tc>
          <w:tcPr>
            <w:tcW w:w="6373" w:type="dxa"/>
          </w:tcPr>
          <w:p w14:paraId="2A38FD71" w14:textId="77777777" w:rsidR="00D10D57" w:rsidRDefault="00D10D57" w:rsidP="00D10D57">
            <w:r>
              <w:t>Après la validation du formulaire de la modification de la demande d’habilitation, les changements seront sauvegardés et une nouvelle fiche créée.</w:t>
            </w:r>
          </w:p>
        </w:tc>
      </w:tr>
      <w:tr w:rsidR="00D10D57" w14:paraId="292F2815" w14:textId="77777777" w:rsidTr="00FE542D">
        <w:tc>
          <w:tcPr>
            <w:tcW w:w="2689" w:type="dxa"/>
          </w:tcPr>
          <w:p w14:paraId="59C5D134" w14:textId="77777777" w:rsidR="00D10D57" w:rsidRDefault="00D10D57" w:rsidP="00D10D57">
            <w:pPr>
              <w:jc w:val="both"/>
            </w:pPr>
            <w:r>
              <w:rPr>
                <w:b/>
              </w:rPr>
              <w:t>Composants</w:t>
            </w:r>
          </w:p>
        </w:tc>
        <w:tc>
          <w:tcPr>
            <w:tcW w:w="6373" w:type="dxa"/>
          </w:tcPr>
          <w:p w14:paraId="14F79075" w14:textId="77777777" w:rsidR="00D10D57" w:rsidRDefault="00D10D57" w:rsidP="00D10D57">
            <w:r>
              <w:t>Formulaire d’ajout contenant :</w:t>
            </w:r>
          </w:p>
          <w:p w14:paraId="786DA6CD" w14:textId="77777777" w:rsidR="00D10D57" w:rsidRDefault="00D10D57">
            <w:pPr>
              <w:pStyle w:val="Paragraphedeliste"/>
              <w:numPr>
                <w:ilvl w:val="0"/>
                <w:numId w:val="1"/>
              </w:numPr>
              <w:pPrChange w:id="841" w:author="Rojo" w:date="2021-06-30T17:33:00Z">
                <w:pPr>
                  <w:pStyle w:val="Paragraphedeliste"/>
                  <w:numPr>
                    <w:numId w:val="5"/>
                  </w:numPr>
                  <w:ind w:left="1440" w:hanging="360"/>
                </w:pPr>
              </w:pPrChange>
            </w:pPr>
            <w:r>
              <w:t>Grand titre : « GESTION DES HABILITATIONS »</w:t>
            </w:r>
          </w:p>
          <w:p w14:paraId="21A4FF8F" w14:textId="77777777" w:rsidR="00D10D57" w:rsidRDefault="00D10D57">
            <w:pPr>
              <w:pStyle w:val="Paragraphedeliste"/>
              <w:numPr>
                <w:ilvl w:val="0"/>
                <w:numId w:val="1"/>
              </w:numPr>
              <w:pPrChange w:id="842" w:author="Rojo" w:date="2021-06-30T17:33:00Z">
                <w:pPr>
                  <w:pStyle w:val="Paragraphedeliste"/>
                  <w:numPr>
                    <w:numId w:val="5"/>
                  </w:numPr>
                  <w:ind w:left="1440" w:hanging="360"/>
                </w:pPr>
              </w:pPrChange>
            </w:pPr>
            <w:r>
              <w:t>Brève description : « Création, modification, suppression (Outils internes, logiciels, répertoires, …) »</w:t>
            </w:r>
          </w:p>
          <w:p w14:paraId="51ECD8CE" w14:textId="77777777" w:rsidR="00D10D57" w:rsidRDefault="00D10D57">
            <w:pPr>
              <w:pStyle w:val="Paragraphedeliste"/>
              <w:numPr>
                <w:ilvl w:val="0"/>
                <w:numId w:val="1"/>
              </w:numPr>
              <w:pPrChange w:id="843" w:author="Rojo" w:date="2021-06-30T17:33:00Z">
                <w:pPr>
                  <w:pStyle w:val="Paragraphedeliste"/>
                  <w:numPr>
                    <w:numId w:val="5"/>
                  </w:numPr>
                  <w:ind w:left="1440" w:hanging="360"/>
                </w:pPr>
              </w:pPrChange>
            </w:pPr>
            <w:r>
              <w:t>Puce au choix « CREATION » / « MODIFICATION » / « SUPPRESSION »</w:t>
            </w:r>
          </w:p>
          <w:p w14:paraId="06463819" w14:textId="77777777" w:rsidR="00D10D57" w:rsidRDefault="00D10D57">
            <w:pPr>
              <w:pStyle w:val="Paragraphedeliste"/>
              <w:numPr>
                <w:ilvl w:val="0"/>
                <w:numId w:val="1"/>
              </w:numPr>
              <w:pPrChange w:id="844" w:author="Rojo" w:date="2021-06-30T17:33:00Z">
                <w:pPr>
                  <w:pStyle w:val="Paragraphedeliste"/>
                  <w:numPr>
                    <w:numId w:val="5"/>
                  </w:numPr>
                  <w:ind w:left="1440" w:hanging="360"/>
                </w:pPr>
              </w:pPrChange>
            </w:pPr>
            <w:r>
              <w:t>Champ de saisie de la « Date de la demande » : Par défaut la valeur qui s’affiche est la date du jour de l’édition de la fiche</w:t>
            </w:r>
          </w:p>
          <w:p w14:paraId="4EE2C1B7" w14:textId="77777777" w:rsidR="00D10D57" w:rsidRDefault="00D10D57">
            <w:pPr>
              <w:pStyle w:val="Paragraphedeliste"/>
              <w:numPr>
                <w:ilvl w:val="0"/>
                <w:numId w:val="1"/>
              </w:numPr>
              <w:pPrChange w:id="845" w:author="Rojo" w:date="2021-06-30T17:33:00Z">
                <w:pPr>
                  <w:pStyle w:val="Paragraphedeliste"/>
                  <w:numPr>
                    <w:numId w:val="5"/>
                  </w:numPr>
                  <w:ind w:left="1440" w:hanging="360"/>
                </w:pPr>
              </w:pPrChange>
            </w:pPr>
            <w:r>
              <w:t xml:space="preserve">Champ de </w:t>
            </w:r>
            <w:commentRangeStart w:id="846"/>
            <w:r>
              <w:t xml:space="preserve">sélection </w:t>
            </w:r>
            <w:commentRangeEnd w:id="846"/>
            <w:r>
              <w:rPr>
                <w:rStyle w:val="Marquedecommentaire"/>
              </w:rPr>
              <w:commentReference w:id="846"/>
            </w:r>
            <w:r>
              <w:t>du nom du « Manager/Associé demandeur »</w:t>
            </w:r>
          </w:p>
          <w:p w14:paraId="6C2E70E1" w14:textId="77777777" w:rsidR="00D10D57" w:rsidRDefault="00D10D57">
            <w:pPr>
              <w:pStyle w:val="Paragraphedeliste"/>
              <w:numPr>
                <w:ilvl w:val="0"/>
                <w:numId w:val="1"/>
              </w:numPr>
              <w:pPrChange w:id="847" w:author="Rojo" w:date="2021-06-30T17:33:00Z">
                <w:pPr>
                  <w:pStyle w:val="Paragraphedeliste"/>
                  <w:numPr>
                    <w:numId w:val="5"/>
                  </w:numPr>
                  <w:ind w:left="1440" w:hanging="360"/>
                </w:pPr>
              </w:pPrChange>
            </w:pPr>
            <w:r>
              <w:t xml:space="preserve">Champ de sélection du « Département » </w:t>
            </w:r>
          </w:p>
          <w:p w14:paraId="4CAD5B0D" w14:textId="77777777" w:rsidR="00D10D57" w:rsidRDefault="00D10D57">
            <w:pPr>
              <w:pStyle w:val="Paragraphedeliste"/>
              <w:numPr>
                <w:ilvl w:val="0"/>
                <w:numId w:val="1"/>
              </w:numPr>
              <w:pPrChange w:id="848" w:author="Rojo" w:date="2021-06-30T17:33:00Z">
                <w:pPr>
                  <w:pStyle w:val="Paragraphedeliste"/>
                  <w:numPr>
                    <w:numId w:val="5"/>
                  </w:numPr>
                  <w:ind w:left="1440" w:hanging="360"/>
                </w:pPr>
              </w:pPrChange>
            </w:pPr>
            <w:r>
              <w:t>Champ de saisie du « Nom du consultant à habiliter »</w:t>
            </w:r>
          </w:p>
          <w:p w14:paraId="318AF08B" w14:textId="77777777" w:rsidR="00D10D57" w:rsidRDefault="00D10D57">
            <w:pPr>
              <w:pStyle w:val="Paragraphedeliste"/>
              <w:numPr>
                <w:ilvl w:val="0"/>
                <w:numId w:val="1"/>
              </w:numPr>
              <w:pPrChange w:id="849" w:author="Rojo" w:date="2021-06-30T17:33:00Z">
                <w:pPr>
                  <w:pStyle w:val="Paragraphedeliste"/>
                  <w:numPr>
                    <w:numId w:val="5"/>
                  </w:numPr>
                  <w:ind w:left="1440" w:hanging="360"/>
                </w:pPr>
              </w:pPrChange>
            </w:pPr>
            <w:r>
              <w:t>Champ de saisie du « Prénom du consultant à habiliter »</w:t>
            </w:r>
          </w:p>
          <w:p w14:paraId="3A3AD0C6" w14:textId="77777777" w:rsidR="00D10D57" w:rsidRDefault="00D10D57">
            <w:pPr>
              <w:pStyle w:val="Paragraphedeliste"/>
              <w:numPr>
                <w:ilvl w:val="0"/>
                <w:numId w:val="1"/>
              </w:numPr>
              <w:pPrChange w:id="850" w:author="Rojo" w:date="2021-06-30T17:33:00Z">
                <w:pPr>
                  <w:pStyle w:val="Paragraphedeliste"/>
                  <w:numPr>
                    <w:numId w:val="5"/>
                  </w:numPr>
                  <w:ind w:left="1440" w:hanging="360"/>
                </w:pPr>
              </w:pPrChange>
            </w:pPr>
            <w:r>
              <w:t>Champ de sélection du « Profil du consultant »</w:t>
            </w:r>
          </w:p>
          <w:p w14:paraId="7D681252" w14:textId="77777777" w:rsidR="00D10D57" w:rsidRDefault="00D10D57">
            <w:pPr>
              <w:pStyle w:val="Paragraphedeliste"/>
              <w:numPr>
                <w:ilvl w:val="0"/>
                <w:numId w:val="1"/>
              </w:numPr>
              <w:pPrChange w:id="851" w:author="Rojo" w:date="2021-06-30T17:33:00Z">
                <w:pPr>
                  <w:pStyle w:val="Paragraphedeliste"/>
                  <w:numPr>
                    <w:numId w:val="5"/>
                  </w:numPr>
                  <w:ind w:left="1440" w:hanging="360"/>
                </w:pPr>
              </w:pPrChange>
            </w:pPr>
            <w:r>
              <w:t>Champ de saisie de la « Date d’arrivée du consultant »</w:t>
            </w:r>
          </w:p>
          <w:p w14:paraId="1C93BE31" w14:textId="77777777" w:rsidR="00D10D57" w:rsidRDefault="00D10D57">
            <w:pPr>
              <w:pStyle w:val="Paragraphedeliste"/>
              <w:numPr>
                <w:ilvl w:val="0"/>
                <w:numId w:val="1"/>
              </w:numPr>
              <w:pPrChange w:id="852" w:author="Rojo" w:date="2021-06-30T17:33:00Z">
                <w:pPr>
                  <w:pStyle w:val="Paragraphedeliste"/>
                  <w:numPr>
                    <w:numId w:val="5"/>
                  </w:numPr>
                  <w:ind w:left="1440" w:hanging="360"/>
                </w:pPr>
              </w:pPrChange>
            </w:pPr>
            <w:r>
              <w:t>Champ de saisie de la « Date de départ du consultant »</w:t>
            </w:r>
          </w:p>
          <w:p w14:paraId="6AF40E94" w14:textId="77777777" w:rsidR="00D10D57" w:rsidRDefault="00D10D57">
            <w:pPr>
              <w:pStyle w:val="Paragraphedeliste"/>
              <w:numPr>
                <w:ilvl w:val="0"/>
                <w:numId w:val="1"/>
              </w:numPr>
              <w:pPrChange w:id="853" w:author="Rojo" w:date="2021-06-30T17:33:00Z">
                <w:pPr>
                  <w:pStyle w:val="Paragraphedeliste"/>
                  <w:numPr>
                    <w:numId w:val="5"/>
                  </w:numPr>
                  <w:ind w:left="1440" w:hanging="360"/>
                </w:pPr>
              </w:pPrChange>
            </w:pPr>
            <w:r>
              <w:t>Champ de saisie du « Numéro matricule du consultant »</w:t>
            </w:r>
          </w:p>
          <w:p w14:paraId="2FE0271F" w14:textId="77777777" w:rsidR="00D10D57" w:rsidRDefault="00D10D57">
            <w:pPr>
              <w:pStyle w:val="Paragraphedeliste"/>
              <w:numPr>
                <w:ilvl w:val="0"/>
                <w:numId w:val="1"/>
              </w:numPr>
              <w:pPrChange w:id="854" w:author="Rojo" w:date="2021-06-30T17:33:00Z">
                <w:pPr>
                  <w:pStyle w:val="Paragraphedeliste"/>
                  <w:numPr>
                    <w:numId w:val="5"/>
                  </w:numPr>
                  <w:ind w:left="1440" w:hanging="360"/>
                </w:pPr>
              </w:pPrChange>
            </w:pPr>
            <w:r>
              <w:t>Titre : « BADGE »</w:t>
            </w:r>
          </w:p>
          <w:p w14:paraId="4549A4B5" w14:textId="77777777" w:rsidR="00D10D57" w:rsidRDefault="00D10D57">
            <w:pPr>
              <w:pStyle w:val="Paragraphedeliste"/>
              <w:numPr>
                <w:ilvl w:val="0"/>
                <w:numId w:val="1"/>
              </w:numPr>
              <w:pPrChange w:id="855" w:author="Rojo" w:date="2021-06-30T17:33:00Z">
                <w:pPr>
                  <w:pStyle w:val="Paragraphedeliste"/>
                  <w:numPr>
                    <w:numId w:val="5"/>
                  </w:numPr>
                  <w:ind w:left="1440" w:hanging="360"/>
                </w:pPr>
              </w:pPrChange>
            </w:pPr>
            <w:r>
              <w:t>Puce au choix : « CREATION » / « SUPPRESSION »</w:t>
            </w:r>
          </w:p>
          <w:p w14:paraId="3540826E" w14:textId="77777777" w:rsidR="00D10D57" w:rsidRDefault="00D10D57">
            <w:pPr>
              <w:pStyle w:val="Paragraphedeliste"/>
              <w:numPr>
                <w:ilvl w:val="0"/>
                <w:numId w:val="1"/>
              </w:numPr>
              <w:pPrChange w:id="856" w:author="Rojo" w:date="2021-06-30T17:33:00Z">
                <w:pPr>
                  <w:pStyle w:val="Paragraphedeliste"/>
                  <w:numPr>
                    <w:numId w:val="5"/>
                  </w:numPr>
                  <w:ind w:left="1440" w:hanging="360"/>
                </w:pPr>
              </w:pPrChange>
            </w:pPr>
            <w:r>
              <w:t>Titre : « MATERIEL »</w:t>
            </w:r>
          </w:p>
          <w:p w14:paraId="06D8852A" w14:textId="77777777" w:rsidR="00D10D57" w:rsidRDefault="00D10D57">
            <w:pPr>
              <w:pStyle w:val="Paragraphedeliste"/>
              <w:numPr>
                <w:ilvl w:val="0"/>
                <w:numId w:val="1"/>
              </w:numPr>
              <w:pPrChange w:id="857" w:author="Rojo" w:date="2021-06-30T17:33:00Z">
                <w:pPr>
                  <w:pStyle w:val="Paragraphedeliste"/>
                  <w:numPr>
                    <w:numId w:val="5"/>
                  </w:numPr>
                  <w:ind w:left="1440" w:hanging="360"/>
                </w:pPr>
              </w:pPrChange>
            </w:pPr>
            <w:r>
              <w:t>Sous-titre : « Besoin en matériel »</w:t>
            </w:r>
          </w:p>
          <w:p w14:paraId="3B794F82" w14:textId="77777777" w:rsidR="00D10D57" w:rsidRDefault="00D10D57">
            <w:pPr>
              <w:pStyle w:val="Paragraphedeliste"/>
              <w:numPr>
                <w:ilvl w:val="0"/>
                <w:numId w:val="1"/>
              </w:numPr>
              <w:pPrChange w:id="858" w:author="Rojo" w:date="2021-06-30T17:33:00Z">
                <w:pPr>
                  <w:pStyle w:val="Paragraphedeliste"/>
                  <w:numPr>
                    <w:numId w:val="5"/>
                  </w:numPr>
                  <w:ind w:left="1440" w:hanging="360"/>
                </w:pPr>
              </w:pPrChange>
            </w:pPr>
            <w:r>
              <w:t>Puce au choix : « OUI » / « NON »</w:t>
            </w:r>
          </w:p>
          <w:p w14:paraId="37EC115C" w14:textId="77777777" w:rsidR="00D10D57" w:rsidRDefault="00D10D57">
            <w:pPr>
              <w:pStyle w:val="Paragraphedeliste"/>
              <w:numPr>
                <w:ilvl w:val="0"/>
                <w:numId w:val="1"/>
              </w:numPr>
              <w:pPrChange w:id="859" w:author="Rojo" w:date="2021-06-30T17:33:00Z">
                <w:pPr>
                  <w:pStyle w:val="Paragraphedeliste"/>
                  <w:numPr>
                    <w:numId w:val="5"/>
                  </w:numPr>
                  <w:ind w:left="1440" w:hanging="360"/>
                </w:pPr>
              </w:pPrChange>
            </w:pPr>
            <w:r>
              <w:t>Sous-titre : « Si OUI »</w:t>
            </w:r>
          </w:p>
          <w:p w14:paraId="7662B5CF" w14:textId="77777777" w:rsidR="00D10D57" w:rsidRDefault="00D10D57">
            <w:pPr>
              <w:pStyle w:val="Paragraphedeliste"/>
              <w:numPr>
                <w:ilvl w:val="0"/>
                <w:numId w:val="1"/>
              </w:numPr>
              <w:pPrChange w:id="860" w:author="Rojo" w:date="2021-06-30T17:33:00Z">
                <w:pPr>
                  <w:pStyle w:val="Paragraphedeliste"/>
                  <w:numPr>
                    <w:numId w:val="5"/>
                  </w:numPr>
                  <w:ind w:left="1440" w:hanging="360"/>
                </w:pPr>
              </w:pPrChange>
            </w:pPr>
            <w:r>
              <w:t>Puce à cocher : « PC Fixe »</w:t>
            </w:r>
          </w:p>
          <w:p w14:paraId="43E5B9AA" w14:textId="77777777" w:rsidR="00D10D57" w:rsidRDefault="00D10D57">
            <w:pPr>
              <w:pStyle w:val="Paragraphedeliste"/>
              <w:numPr>
                <w:ilvl w:val="0"/>
                <w:numId w:val="1"/>
              </w:numPr>
              <w:pPrChange w:id="861" w:author="Rojo" w:date="2021-06-30T17:33:00Z">
                <w:pPr>
                  <w:pStyle w:val="Paragraphedeliste"/>
                  <w:numPr>
                    <w:numId w:val="5"/>
                  </w:numPr>
                  <w:ind w:left="1440" w:hanging="360"/>
                </w:pPr>
              </w:pPrChange>
            </w:pPr>
            <w:r>
              <w:t>Puce à cocher : « </w:t>
            </w:r>
            <w:commentRangeStart w:id="862"/>
            <w:r>
              <w:t xml:space="preserve">PC </w:t>
            </w:r>
            <w:commentRangeEnd w:id="862"/>
            <w:r>
              <w:rPr>
                <w:rStyle w:val="Marquedecommentaire"/>
              </w:rPr>
              <w:commentReference w:id="862"/>
            </w:r>
            <w:r>
              <w:t>portable »</w:t>
            </w:r>
          </w:p>
          <w:p w14:paraId="5F108526" w14:textId="77777777" w:rsidR="00D10D57" w:rsidRDefault="00D10D57">
            <w:pPr>
              <w:pStyle w:val="Paragraphedeliste"/>
              <w:numPr>
                <w:ilvl w:val="0"/>
                <w:numId w:val="1"/>
              </w:numPr>
              <w:pPrChange w:id="863" w:author="Rojo" w:date="2021-06-30T17:33:00Z">
                <w:pPr>
                  <w:pStyle w:val="Paragraphedeliste"/>
                  <w:numPr>
                    <w:numId w:val="5"/>
                  </w:numPr>
                  <w:ind w:left="1440" w:hanging="360"/>
                </w:pPr>
              </w:pPrChange>
            </w:pPr>
            <w:r>
              <w:t>Puce à cocher : « Autre (à préciser) »</w:t>
            </w:r>
          </w:p>
          <w:p w14:paraId="17D0ED35" w14:textId="77777777" w:rsidR="00D10D57" w:rsidRDefault="00D10D57">
            <w:pPr>
              <w:pStyle w:val="Paragraphedeliste"/>
              <w:numPr>
                <w:ilvl w:val="0"/>
                <w:numId w:val="1"/>
              </w:numPr>
              <w:pPrChange w:id="864" w:author="Rojo" w:date="2021-06-30T17:33:00Z">
                <w:pPr>
                  <w:pStyle w:val="Paragraphedeliste"/>
                  <w:numPr>
                    <w:numId w:val="5"/>
                  </w:numPr>
                  <w:ind w:left="1440" w:hanging="360"/>
                </w:pPr>
              </w:pPrChange>
            </w:pPr>
            <w:r>
              <w:t>Liste d’autres matériels : « Téléphone portable, clé USB, clé de connexion internet, .. »</w:t>
            </w:r>
          </w:p>
          <w:p w14:paraId="4528BB08" w14:textId="77777777" w:rsidR="00D10D57" w:rsidRDefault="00D10D57">
            <w:pPr>
              <w:pStyle w:val="Paragraphedeliste"/>
              <w:numPr>
                <w:ilvl w:val="0"/>
                <w:numId w:val="1"/>
              </w:numPr>
              <w:pPrChange w:id="865" w:author="Rojo" w:date="2021-06-30T17:33:00Z">
                <w:pPr>
                  <w:pStyle w:val="Paragraphedeliste"/>
                  <w:numPr>
                    <w:numId w:val="5"/>
                  </w:numPr>
                  <w:ind w:left="1440" w:hanging="360"/>
                </w:pPr>
              </w:pPrChange>
            </w:pPr>
            <w:commentRangeStart w:id="866"/>
            <w:r>
              <w:t>Champ de saisie des autres matériels dont le consultant aura besoin</w:t>
            </w:r>
            <w:commentRangeEnd w:id="866"/>
            <w:r>
              <w:rPr>
                <w:rStyle w:val="Marquedecommentaire"/>
              </w:rPr>
              <w:commentReference w:id="866"/>
            </w:r>
          </w:p>
          <w:p w14:paraId="469C0543" w14:textId="77777777" w:rsidR="00D10D57" w:rsidRDefault="00D10D57">
            <w:pPr>
              <w:pStyle w:val="Paragraphedeliste"/>
              <w:numPr>
                <w:ilvl w:val="0"/>
                <w:numId w:val="1"/>
              </w:numPr>
              <w:pPrChange w:id="867" w:author="Rojo" w:date="2021-06-30T17:33:00Z">
                <w:pPr>
                  <w:pStyle w:val="Paragraphedeliste"/>
                  <w:numPr>
                    <w:numId w:val="5"/>
                  </w:numPr>
                  <w:ind w:left="1440" w:hanging="360"/>
                </w:pPr>
              </w:pPrChange>
            </w:pPr>
            <w:r>
              <w:t xml:space="preserve">Champ de saisie du « Nom et prénom de l’ancien utilisateur </w:t>
            </w:r>
            <w:commentRangeStart w:id="868"/>
            <w:r>
              <w:t>du PC attribué </w:t>
            </w:r>
            <w:commentRangeEnd w:id="868"/>
            <w:r>
              <w:rPr>
                <w:rStyle w:val="Marquedecommentaire"/>
              </w:rPr>
              <w:commentReference w:id="868"/>
            </w:r>
            <w:r>
              <w:t>»</w:t>
            </w:r>
          </w:p>
          <w:p w14:paraId="6A82AFA2" w14:textId="77777777" w:rsidR="00D10D57" w:rsidRDefault="00D10D57">
            <w:pPr>
              <w:pStyle w:val="Paragraphedeliste"/>
              <w:numPr>
                <w:ilvl w:val="0"/>
                <w:numId w:val="1"/>
              </w:numPr>
              <w:pPrChange w:id="869" w:author="Rojo" w:date="2021-06-30T17:33:00Z">
                <w:pPr>
                  <w:pStyle w:val="Paragraphedeliste"/>
                  <w:numPr>
                    <w:numId w:val="5"/>
                  </w:numPr>
                  <w:ind w:left="1440" w:hanging="360"/>
                </w:pPr>
              </w:pPrChange>
            </w:pPr>
            <w:r>
              <w:t>Bouton « Enregistrer » : permet l’enregistrement des informations</w:t>
            </w:r>
          </w:p>
          <w:p w14:paraId="3298C0F4" w14:textId="77777777" w:rsidR="00D10D57" w:rsidRDefault="00D10D57">
            <w:pPr>
              <w:pStyle w:val="Paragraphedeliste"/>
              <w:numPr>
                <w:ilvl w:val="0"/>
                <w:numId w:val="1"/>
              </w:numPr>
              <w:pPrChange w:id="870" w:author="Rojo" w:date="2021-06-30T17:33:00Z">
                <w:pPr>
                  <w:pStyle w:val="Paragraphedeliste"/>
                  <w:numPr>
                    <w:numId w:val="5"/>
                  </w:numPr>
                  <w:ind w:left="1440" w:hanging="360"/>
                </w:pPr>
              </w:pPrChange>
            </w:pPr>
            <w:r>
              <w:t>Bouton « Annuler » : permet d’annuler l’enregistrement de l’information</w:t>
            </w:r>
          </w:p>
        </w:tc>
      </w:tr>
      <w:tr w:rsidR="00D10D57" w14:paraId="7C7CED5A" w14:textId="77777777" w:rsidTr="00FE542D">
        <w:tc>
          <w:tcPr>
            <w:tcW w:w="2689" w:type="dxa"/>
          </w:tcPr>
          <w:p w14:paraId="1121867F" w14:textId="77777777" w:rsidR="00D10D57" w:rsidRDefault="00D10D57" w:rsidP="00D10D57">
            <w:pPr>
              <w:rPr>
                <w:rStyle w:val="lev"/>
              </w:rPr>
            </w:pPr>
            <w:r w:rsidRPr="0038344E">
              <w:rPr>
                <w:b/>
              </w:rPr>
              <w:lastRenderedPageBreak/>
              <w:t>Règles de gestion</w:t>
            </w:r>
          </w:p>
        </w:tc>
        <w:tc>
          <w:tcPr>
            <w:tcW w:w="6373" w:type="dxa"/>
          </w:tcPr>
          <w:p w14:paraId="4E3179F2" w14:textId="77777777" w:rsidR="00D10D57" w:rsidRDefault="00D10D57">
            <w:pPr>
              <w:pStyle w:val="Paragraphedeliste"/>
              <w:numPr>
                <w:ilvl w:val="0"/>
                <w:numId w:val="11"/>
              </w:numPr>
              <w:pPrChange w:id="871" w:author="Rojo" w:date="2021-06-30T17:33:00Z">
                <w:pPr>
                  <w:pStyle w:val="Paragraphedeliste"/>
                  <w:numPr>
                    <w:numId w:val="31"/>
                  </w:numPr>
                  <w:tabs>
                    <w:tab w:val="num" w:pos="360"/>
                    <w:tab w:val="num" w:pos="720"/>
                  </w:tabs>
                  <w:ind w:hanging="720"/>
                </w:pPr>
              </w:pPrChange>
            </w:pPr>
            <w:r>
              <w:t xml:space="preserve">Une demande doit être créée pour être modifiée. </w:t>
            </w:r>
          </w:p>
          <w:p w14:paraId="5B202183" w14:textId="77777777" w:rsidR="00D10D57" w:rsidRDefault="00D10D57">
            <w:pPr>
              <w:pStyle w:val="Paragraphedeliste"/>
              <w:numPr>
                <w:ilvl w:val="0"/>
                <w:numId w:val="11"/>
              </w:numPr>
              <w:jc w:val="both"/>
              <w:pPrChange w:id="872" w:author="Rojo" w:date="2021-06-30T17:33:00Z">
                <w:pPr>
                  <w:pStyle w:val="Paragraphedeliste"/>
                  <w:numPr>
                    <w:numId w:val="31"/>
                  </w:numPr>
                  <w:tabs>
                    <w:tab w:val="num" w:pos="360"/>
                    <w:tab w:val="num" w:pos="720"/>
                  </w:tabs>
                  <w:ind w:hanging="720"/>
                  <w:jc w:val="both"/>
                </w:pPr>
              </w:pPrChange>
            </w:pPr>
            <w:r>
              <w:t>Les champs marqués par un astérisque doivent obligatoirement être remplis</w:t>
            </w:r>
          </w:p>
          <w:p w14:paraId="7AB28E4E" w14:textId="77777777" w:rsidR="00D10D57" w:rsidRDefault="00D10D57">
            <w:pPr>
              <w:pStyle w:val="Paragraphedeliste"/>
              <w:numPr>
                <w:ilvl w:val="0"/>
                <w:numId w:val="11"/>
              </w:numPr>
              <w:jc w:val="both"/>
              <w:pPrChange w:id="873" w:author="Rojo" w:date="2021-06-30T17:33:00Z">
                <w:pPr>
                  <w:pStyle w:val="Paragraphedeliste"/>
                  <w:numPr>
                    <w:numId w:val="31"/>
                  </w:numPr>
                  <w:tabs>
                    <w:tab w:val="num" w:pos="360"/>
                    <w:tab w:val="num" w:pos="720"/>
                  </w:tabs>
                  <w:ind w:hanging="720"/>
                  <w:jc w:val="both"/>
                </w:pPr>
              </w:pPrChange>
            </w:pPr>
            <w:r>
              <w:t>Toutes les puces à cocher doivent obligatoirement être remplis</w:t>
            </w:r>
          </w:p>
          <w:p w14:paraId="2F0A3FDF" w14:textId="77777777" w:rsidR="00D10D57" w:rsidRDefault="00D10D57">
            <w:pPr>
              <w:pStyle w:val="Paragraphedeliste"/>
              <w:numPr>
                <w:ilvl w:val="0"/>
                <w:numId w:val="11"/>
              </w:numPr>
              <w:jc w:val="both"/>
              <w:pPrChange w:id="874" w:author="Rojo" w:date="2021-06-30T17:33:00Z">
                <w:pPr>
                  <w:pStyle w:val="Paragraphedeliste"/>
                  <w:numPr>
                    <w:numId w:val="31"/>
                  </w:numPr>
                  <w:tabs>
                    <w:tab w:val="num" w:pos="360"/>
                    <w:tab w:val="num" w:pos="720"/>
                  </w:tabs>
                  <w:ind w:hanging="720"/>
                  <w:jc w:val="both"/>
                </w:pPr>
              </w:pPrChange>
            </w:pPr>
            <w:r>
              <w:t>Si l’option « SUPPRESSION » est choisi, l’utilisateur concerné apparaîtra dans la liste des personnels à désactiver</w:t>
            </w:r>
          </w:p>
          <w:p w14:paraId="37411977" w14:textId="77777777" w:rsidR="00D10D57" w:rsidRDefault="00D10D57">
            <w:pPr>
              <w:pStyle w:val="Paragraphedeliste"/>
              <w:numPr>
                <w:ilvl w:val="0"/>
                <w:numId w:val="11"/>
              </w:numPr>
              <w:jc w:val="both"/>
              <w:pPrChange w:id="875" w:author="Rojo" w:date="2021-06-30T17:33:00Z">
                <w:pPr>
                  <w:pStyle w:val="Paragraphedeliste"/>
                  <w:numPr>
                    <w:numId w:val="31"/>
                  </w:numPr>
                  <w:tabs>
                    <w:tab w:val="num" w:pos="360"/>
                    <w:tab w:val="num" w:pos="720"/>
                  </w:tabs>
                  <w:ind w:hanging="720"/>
                  <w:jc w:val="both"/>
                </w:pPr>
              </w:pPrChange>
            </w:pPr>
            <w:r>
              <w:t xml:space="preserve">Tous les champs mail doivent contenir un enregistrement au format mail comme suit : </w:t>
            </w:r>
            <w:r>
              <w:fldChar w:fldCharType="begin"/>
            </w:r>
            <w:r>
              <w:instrText xml:space="preserve"> HYPERLINK "mailto:mail@domaine.extension" </w:instrText>
            </w:r>
            <w:r>
              <w:fldChar w:fldCharType="separate"/>
            </w:r>
            <w:r w:rsidRPr="00F54A9C">
              <w:rPr>
                <w:rStyle w:val="Lienhypertexte"/>
              </w:rPr>
              <w:t>mail</w:t>
            </w:r>
            <w:r w:rsidRPr="00BC59E2">
              <w:rPr>
                <w:rStyle w:val="Lienhypertexte"/>
                <w:b/>
              </w:rPr>
              <w:t>@</w:t>
            </w:r>
            <w:r w:rsidRPr="00F54A9C">
              <w:rPr>
                <w:rStyle w:val="Lienhypertexte"/>
              </w:rPr>
              <w:t>domaine</w:t>
            </w:r>
            <w:r w:rsidRPr="00BC59E2">
              <w:rPr>
                <w:rStyle w:val="Lienhypertexte"/>
                <w:b/>
              </w:rPr>
              <w:t>.</w:t>
            </w:r>
            <w:r w:rsidRPr="00F54A9C">
              <w:rPr>
                <w:rStyle w:val="Lienhypertexte"/>
              </w:rPr>
              <w:t>extension</w:t>
            </w:r>
            <w:r>
              <w:rPr>
                <w:rStyle w:val="Lienhypertexte"/>
              </w:rPr>
              <w:fldChar w:fldCharType="end"/>
            </w:r>
          </w:p>
          <w:p w14:paraId="577AC0B2" w14:textId="77777777" w:rsidR="00D10D57" w:rsidRDefault="00D10D57">
            <w:pPr>
              <w:pStyle w:val="Paragraphedeliste"/>
              <w:numPr>
                <w:ilvl w:val="0"/>
                <w:numId w:val="11"/>
              </w:numPr>
              <w:jc w:val="both"/>
              <w:pPrChange w:id="876" w:author="Rojo" w:date="2021-06-30T17:33:00Z">
                <w:pPr>
                  <w:pStyle w:val="Paragraphedeliste"/>
                  <w:numPr>
                    <w:numId w:val="31"/>
                  </w:numPr>
                  <w:tabs>
                    <w:tab w:val="num" w:pos="360"/>
                    <w:tab w:val="num" w:pos="720"/>
                  </w:tabs>
                  <w:ind w:hanging="720"/>
                  <w:jc w:val="both"/>
                </w:pPr>
              </w:pPrChange>
            </w:pPr>
            <w:r>
              <w:t>Le format du contenu du champ « Date de la demande » doit obligatoirement être de la forme « DD-MM-YYYY »</w:t>
            </w:r>
          </w:p>
          <w:p w14:paraId="1B3F5E08" w14:textId="77777777" w:rsidR="00D10D57" w:rsidRDefault="00D10D57">
            <w:pPr>
              <w:pStyle w:val="Paragraphedeliste"/>
              <w:numPr>
                <w:ilvl w:val="0"/>
                <w:numId w:val="11"/>
              </w:numPr>
              <w:jc w:val="both"/>
              <w:pPrChange w:id="877" w:author="Rojo" w:date="2021-06-30T17:33:00Z">
                <w:pPr>
                  <w:pStyle w:val="Paragraphedeliste"/>
                  <w:numPr>
                    <w:numId w:val="31"/>
                  </w:numPr>
                  <w:tabs>
                    <w:tab w:val="num" w:pos="360"/>
                    <w:tab w:val="num" w:pos="720"/>
                  </w:tabs>
                  <w:ind w:hanging="720"/>
                  <w:jc w:val="both"/>
                </w:pPr>
              </w:pPrChange>
            </w:pPr>
            <w:r>
              <w:t>Pour le champ « Manager/Associé demandeur » au choix, les valeurs possibles seront le nom des managers et associés.</w:t>
            </w:r>
          </w:p>
          <w:p w14:paraId="69072BED" w14:textId="77777777" w:rsidR="00D10D57" w:rsidRDefault="00D10D57">
            <w:pPr>
              <w:pStyle w:val="Paragraphedeliste"/>
              <w:numPr>
                <w:ilvl w:val="0"/>
                <w:numId w:val="11"/>
              </w:numPr>
              <w:jc w:val="both"/>
              <w:pPrChange w:id="878" w:author="Rojo" w:date="2021-06-30T17:33:00Z">
                <w:pPr>
                  <w:pStyle w:val="Paragraphedeliste"/>
                  <w:numPr>
                    <w:numId w:val="31"/>
                  </w:numPr>
                  <w:tabs>
                    <w:tab w:val="num" w:pos="360"/>
                    <w:tab w:val="num" w:pos="720"/>
                  </w:tabs>
                  <w:ind w:hanging="720"/>
                  <w:jc w:val="both"/>
                </w:pPr>
              </w:pPrChange>
            </w:pPr>
            <w:r>
              <w:t>Pour le champ « Département » au choix, les valeurs possibles seront :</w:t>
            </w:r>
          </w:p>
          <w:p w14:paraId="532D06D4" w14:textId="77777777" w:rsidR="00D10D57" w:rsidRDefault="00D10D57">
            <w:pPr>
              <w:pStyle w:val="Paragraphedeliste"/>
              <w:numPr>
                <w:ilvl w:val="1"/>
                <w:numId w:val="11"/>
              </w:numPr>
              <w:spacing w:after="160" w:line="259" w:lineRule="auto"/>
              <w:jc w:val="both"/>
              <w:pPrChange w:id="879" w:author="Rojo" w:date="2021-06-30T17:33:00Z">
                <w:pPr>
                  <w:pStyle w:val="Paragraphedeliste"/>
                  <w:numPr>
                    <w:ilvl w:val="1"/>
                    <w:numId w:val="31"/>
                  </w:numPr>
                  <w:tabs>
                    <w:tab w:val="num" w:pos="360"/>
                    <w:tab w:val="num" w:pos="1440"/>
                  </w:tabs>
                  <w:spacing w:after="160" w:line="259" w:lineRule="auto"/>
                  <w:ind w:left="1440" w:hanging="720"/>
                  <w:jc w:val="both"/>
                </w:pPr>
              </w:pPrChange>
            </w:pPr>
            <w:r>
              <w:t>ADMINISTRATION </w:t>
            </w:r>
          </w:p>
          <w:p w14:paraId="016BC3CB" w14:textId="77777777" w:rsidR="00D10D57" w:rsidRDefault="00D10D57">
            <w:pPr>
              <w:pStyle w:val="Paragraphedeliste"/>
              <w:numPr>
                <w:ilvl w:val="1"/>
                <w:numId w:val="11"/>
              </w:numPr>
              <w:spacing w:after="160" w:line="259" w:lineRule="auto"/>
              <w:jc w:val="both"/>
              <w:pPrChange w:id="880" w:author="Rojo" w:date="2021-06-30T17:33:00Z">
                <w:pPr>
                  <w:pStyle w:val="Paragraphedeliste"/>
                  <w:numPr>
                    <w:ilvl w:val="1"/>
                    <w:numId w:val="31"/>
                  </w:numPr>
                  <w:tabs>
                    <w:tab w:val="num" w:pos="360"/>
                    <w:tab w:val="num" w:pos="1440"/>
                  </w:tabs>
                  <w:spacing w:after="160" w:line="259" w:lineRule="auto"/>
                  <w:ind w:left="1440" w:hanging="720"/>
                  <w:jc w:val="both"/>
                </w:pPr>
              </w:pPrChange>
            </w:pPr>
            <w:r>
              <w:t>AMOA</w:t>
            </w:r>
          </w:p>
          <w:p w14:paraId="1E42EEE2" w14:textId="77777777" w:rsidR="00D10D57" w:rsidRDefault="00D10D57">
            <w:pPr>
              <w:pStyle w:val="Paragraphedeliste"/>
              <w:numPr>
                <w:ilvl w:val="1"/>
                <w:numId w:val="11"/>
              </w:numPr>
              <w:spacing w:after="160" w:line="259" w:lineRule="auto"/>
              <w:jc w:val="both"/>
              <w:pPrChange w:id="881" w:author="Rojo" w:date="2021-06-30T17:33:00Z">
                <w:pPr>
                  <w:pStyle w:val="Paragraphedeliste"/>
                  <w:numPr>
                    <w:ilvl w:val="1"/>
                    <w:numId w:val="31"/>
                  </w:numPr>
                  <w:tabs>
                    <w:tab w:val="num" w:pos="360"/>
                    <w:tab w:val="num" w:pos="1440"/>
                  </w:tabs>
                  <w:spacing w:after="160" w:line="259" w:lineRule="auto"/>
                  <w:ind w:left="1440" w:hanging="720"/>
                  <w:jc w:val="both"/>
                </w:pPr>
              </w:pPrChange>
            </w:pPr>
            <w:r>
              <w:t>ASSOCIE</w:t>
            </w:r>
          </w:p>
          <w:p w14:paraId="08D3070F" w14:textId="77777777" w:rsidR="00D10D57" w:rsidRDefault="00D10D57">
            <w:pPr>
              <w:pStyle w:val="Paragraphedeliste"/>
              <w:numPr>
                <w:ilvl w:val="1"/>
                <w:numId w:val="11"/>
              </w:numPr>
              <w:spacing w:after="160" w:line="259" w:lineRule="auto"/>
              <w:jc w:val="both"/>
              <w:pPrChange w:id="882" w:author="Rojo" w:date="2021-06-30T17:33:00Z">
                <w:pPr>
                  <w:pStyle w:val="Paragraphedeliste"/>
                  <w:numPr>
                    <w:ilvl w:val="1"/>
                    <w:numId w:val="31"/>
                  </w:numPr>
                  <w:tabs>
                    <w:tab w:val="num" w:pos="360"/>
                    <w:tab w:val="num" w:pos="1440"/>
                  </w:tabs>
                  <w:spacing w:after="160" w:line="259" w:lineRule="auto"/>
                  <w:ind w:left="1440" w:hanging="720"/>
                  <w:jc w:val="both"/>
                </w:pPr>
              </w:pPrChange>
            </w:pPr>
            <w:r>
              <w:t>AUDIT</w:t>
            </w:r>
          </w:p>
          <w:p w14:paraId="22C276D9" w14:textId="77777777" w:rsidR="00D10D57" w:rsidRDefault="00D10D57">
            <w:pPr>
              <w:pStyle w:val="Paragraphedeliste"/>
              <w:numPr>
                <w:ilvl w:val="1"/>
                <w:numId w:val="11"/>
              </w:numPr>
              <w:spacing w:after="160" w:line="259" w:lineRule="auto"/>
              <w:jc w:val="both"/>
              <w:pPrChange w:id="883" w:author="Rojo" w:date="2021-06-30T17:33:00Z">
                <w:pPr>
                  <w:pStyle w:val="Paragraphedeliste"/>
                  <w:numPr>
                    <w:ilvl w:val="1"/>
                    <w:numId w:val="31"/>
                  </w:numPr>
                  <w:tabs>
                    <w:tab w:val="num" w:pos="360"/>
                    <w:tab w:val="num" w:pos="1440"/>
                  </w:tabs>
                  <w:spacing w:after="160" w:line="259" w:lineRule="auto"/>
                  <w:ind w:left="1440" w:hanging="720"/>
                  <w:jc w:val="both"/>
                </w:pPr>
              </w:pPrChange>
            </w:pPr>
            <w:r>
              <w:t>BPO COMPTA</w:t>
            </w:r>
          </w:p>
          <w:p w14:paraId="19561AFE" w14:textId="77777777" w:rsidR="00D10D57" w:rsidRDefault="00D10D57">
            <w:pPr>
              <w:pStyle w:val="Paragraphedeliste"/>
              <w:numPr>
                <w:ilvl w:val="1"/>
                <w:numId w:val="11"/>
              </w:numPr>
              <w:spacing w:after="160" w:line="259" w:lineRule="auto"/>
              <w:jc w:val="both"/>
              <w:pPrChange w:id="884" w:author="Rojo" w:date="2021-06-30T17:33:00Z">
                <w:pPr>
                  <w:pStyle w:val="Paragraphedeliste"/>
                  <w:numPr>
                    <w:ilvl w:val="1"/>
                    <w:numId w:val="31"/>
                  </w:numPr>
                  <w:tabs>
                    <w:tab w:val="num" w:pos="360"/>
                    <w:tab w:val="num" w:pos="1440"/>
                  </w:tabs>
                  <w:spacing w:after="160" w:line="259" w:lineRule="auto"/>
                  <w:ind w:left="1440" w:hanging="720"/>
                  <w:jc w:val="both"/>
                </w:pPr>
              </w:pPrChange>
            </w:pPr>
            <w:r>
              <w:t>BPO RH</w:t>
            </w:r>
          </w:p>
          <w:p w14:paraId="17564E4A" w14:textId="77777777" w:rsidR="00D10D57" w:rsidRDefault="00D10D57">
            <w:pPr>
              <w:pStyle w:val="Paragraphedeliste"/>
              <w:numPr>
                <w:ilvl w:val="1"/>
                <w:numId w:val="11"/>
              </w:numPr>
              <w:spacing w:after="160" w:line="259" w:lineRule="auto"/>
              <w:jc w:val="both"/>
              <w:pPrChange w:id="885" w:author="Rojo" w:date="2021-06-30T17:33:00Z">
                <w:pPr>
                  <w:pStyle w:val="Paragraphedeliste"/>
                  <w:numPr>
                    <w:ilvl w:val="1"/>
                    <w:numId w:val="31"/>
                  </w:numPr>
                  <w:tabs>
                    <w:tab w:val="num" w:pos="360"/>
                    <w:tab w:val="num" w:pos="1440"/>
                  </w:tabs>
                  <w:spacing w:after="160" w:line="259" w:lineRule="auto"/>
                  <w:ind w:left="1440" w:hanging="720"/>
                  <w:jc w:val="both"/>
                </w:pPr>
              </w:pPrChange>
            </w:pPr>
            <w:r>
              <w:t>COMMERCIAL</w:t>
            </w:r>
          </w:p>
          <w:p w14:paraId="65063E11" w14:textId="77777777" w:rsidR="00D10D57" w:rsidRDefault="00D10D57">
            <w:pPr>
              <w:pStyle w:val="Paragraphedeliste"/>
              <w:numPr>
                <w:ilvl w:val="1"/>
                <w:numId w:val="11"/>
              </w:numPr>
              <w:spacing w:after="160" w:line="259" w:lineRule="auto"/>
              <w:jc w:val="both"/>
              <w:pPrChange w:id="886" w:author="Rojo" w:date="2021-06-30T17:33:00Z">
                <w:pPr>
                  <w:pStyle w:val="Paragraphedeliste"/>
                  <w:numPr>
                    <w:ilvl w:val="1"/>
                    <w:numId w:val="31"/>
                  </w:numPr>
                  <w:tabs>
                    <w:tab w:val="num" w:pos="360"/>
                    <w:tab w:val="num" w:pos="1440"/>
                  </w:tabs>
                  <w:spacing w:after="160" w:line="259" w:lineRule="auto"/>
                  <w:ind w:left="1440" w:hanging="720"/>
                  <w:jc w:val="both"/>
                </w:pPr>
              </w:pPrChange>
            </w:pPr>
            <w:r>
              <w:t>COMMUNICATION</w:t>
            </w:r>
          </w:p>
          <w:p w14:paraId="3B87F7D1" w14:textId="77777777" w:rsidR="00D10D57" w:rsidRDefault="00D10D57">
            <w:pPr>
              <w:pStyle w:val="Paragraphedeliste"/>
              <w:numPr>
                <w:ilvl w:val="1"/>
                <w:numId w:val="11"/>
              </w:numPr>
              <w:jc w:val="both"/>
              <w:pPrChange w:id="887" w:author="Rojo" w:date="2021-06-30T17:33:00Z">
                <w:pPr>
                  <w:pStyle w:val="Paragraphedeliste"/>
                  <w:numPr>
                    <w:ilvl w:val="1"/>
                    <w:numId w:val="31"/>
                  </w:numPr>
                  <w:tabs>
                    <w:tab w:val="num" w:pos="360"/>
                    <w:tab w:val="num" w:pos="1440"/>
                  </w:tabs>
                  <w:ind w:left="1440" w:hanging="720"/>
                  <w:jc w:val="both"/>
                </w:pPr>
              </w:pPrChange>
            </w:pPr>
            <w:r>
              <w:t>DAF</w:t>
            </w:r>
          </w:p>
          <w:p w14:paraId="6A3AE2CB" w14:textId="77777777" w:rsidR="00D10D57" w:rsidRDefault="00D10D57">
            <w:pPr>
              <w:pStyle w:val="Paragraphedeliste"/>
              <w:numPr>
                <w:ilvl w:val="1"/>
                <w:numId w:val="11"/>
              </w:numPr>
              <w:spacing w:after="160" w:line="259" w:lineRule="auto"/>
              <w:jc w:val="both"/>
              <w:pPrChange w:id="888" w:author="Rojo" w:date="2021-06-30T17:33:00Z">
                <w:pPr>
                  <w:pStyle w:val="Paragraphedeliste"/>
                  <w:numPr>
                    <w:ilvl w:val="1"/>
                    <w:numId w:val="31"/>
                  </w:numPr>
                  <w:tabs>
                    <w:tab w:val="num" w:pos="360"/>
                    <w:tab w:val="num" w:pos="1440"/>
                  </w:tabs>
                  <w:spacing w:after="160" w:line="259" w:lineRule="auto"/>
                  <w:ind w:left="1440" w:hanging="720"/>
                  <w:jc w:val="both"/>
                </w:pPr>
              </w:pPrChange>
            </w:pPr>
            <w:r>
              <w:t>FINANCE</w:t>
            </w:r>
          </w:p>
          <w:p w14:paraId="701B65BA" w14:textId="77777777" w:rsidR="00D10D57" w:rsidRDefault="00D10D57">
            <w:pPr>
              <w:pStyle w:val="Paragraphedeliste"/>
              <w:numPr>
                <w:ilvl w:val="1"/>
                <w:numId w:val="11"/>
              </w:numPr>
              <w:spacing w:after="160" w:line="259" w:lineRule="auto"/>
              <w:jc w:val="both"/>
              <w:pPrChange w:id="889" w:author="Rojo" w:date="2021-06-30T17:33:00Z">
                <w:pPr>
                  <w:pStyle w:val="Paragraphedeliste"/>
                  <w:numPr>
                    <w:ilvl w:val="1"/>
                    <w:numId w:val="31"/>
                  </w:numPr>
                  <w:tabs>
                    <w:tab w:val="num" w:pos="360"/>
                    <w:tab w:val="num" w:pos="1440"/>
                  </w:tabs>
                  <w:spacing w:after="160" w:line="259" w:lineRule="auto"/>
                  <w:ind w:left="1440" w:hanging="720"/>
                  <w:jc w:val="both"/>
                </w:pPr>
              </w:pPrChange>
            </w:pPr>
            <w:r>
              <w:t>INFO</w:t>
            </w:r>
          </w:p>
          <w:p w14:paraId="661A848F" w14:textId="77777777" w:rsidR="00D10D57" w:rsidRDefault="00D10D57">
            <w:pPr>
              <w:pStyle w:val="Paragraphedeliste"/>
              <w:numPr>
                <w:ilvl w:val="1"/>
                <w:numId w:val="11"/>
              </w:numPr>
              <w:spacing w:after="160" w:line="259" w:lineRule="auto"/>
              <w:jc w:val="both"/>
              <w:pPrChange w:id="890" w:author="Rojo" w:date="2021-06-30T17:33:00Z">
                <w:pPr>
                  <w:pStyle w:val="Paragraphedeliste"/>
                  <w:numPr>
                    <w:ilvl w:val="1"/>
                    <w:numId w:val="31"/>
                  </w:numPr>
                  <w:tabs>
                    <w:tab w:val="num" w:pos="360"/>
                    <w:tab w:val="num" w:pos="1440"/>
                  </w:tabs>
                  <w:spacing w:after="160" w:line="259" w:lineRule="auto"/>
                  <w:ind w:left="1440" w:hanging="720"/>
                  <w:jc w:val="both"/>
                </w:pPr>
              </w:pPrChange>
            </w:pPr>
            <w:r>
              <w:t>ORGA</w:t>
            </w:r>
          </w:p>
          <w:p w14:paraId="225C42AF" w14:textId="77777777" w:rsidR="00D10D57" w:rsidRDefault="00D10D57">
            <w:pPr>
              <w:pStyle w:val="Paragraphedeliste"/>
              <w:numPr>
                <w:ilvl w:val="1"/>
                <w:numId w:val="11"/>
              </w:numPr>
              <w:spacing w:after="160" w:line="259" w:lineRule="auto"/>
              <w:jc w:val="both"/>
              <w:pPrChange w:id="891" w:author="Rojo" w:date="2021-06-30T17:33:00Z">
                <w:pPr>
                  <w:pStyle w:val="Paragraphedeliste"/>
                  <w:numPr>
                    <w:ilvl w:val="1"/>
                    <w:numId w:val="31"/>
                  </w:numPr>
                  <w:tabs>
                    <w:tab w:val="num" w:pos="360"/>
                    <w:tab w:val="num" w:pos="1440"/>
                  </w:tabs>
                  <w:spacing w:after="160" w:line="259" w:lineRule="auto"/>
                  <w:ind w:left="1440" w:hanging="720"/>
                  <w:jc w:val="both"/>
                </w:pPr>
              </w:pPrChange>
            </w:pPr>
            <w:r>
              <w:t>QUALITE</w:t>
            </w:r>
          </w:p>
          <w:p w14:paraId="4876FA28" w14:textId="77777777" w:rsidR="00D10D57" w:rsidRDefault="00D10D57">
            <w:pPr>
              <w:pStyle w:val="Paragraphedeliste"/>
              <w:numPr>
                <w:ilvl w:val="1"/>
                <w:numId w:val="11"/>
              </w:numPr>
              <w:spacing w:after="160" w:line="259" w:lineRule="auto"/>
              <w:jc w:val="both"/>
              <w:pPrChange w:id="892" w:author="Rojo" w:date="2021-06-30T17:33:00Z">
                <w:pPr>
                  <w:pStyle w:val="Paragraphedeliste"/>
                  <w:numPr>
                    <w:ilvl w:val="1"/>
                    <w:numId w:val="31"/>
                  </w:numPr>
                  <w:tabs>
                    <w:tab w:val="num" w:pos="360"/>
                    <w:tab w:val="num" w:pos="1440"/>
                  </w:tabs>
                  <w:spacing w:after="160" w:line="259" w:lineRule="auto"/>
                  <w:ind w:left="1440" w:hanging="720"/>
                  <w:jc w:val="both"/>
                </w:pPr>
              </w:pPrChange>
            </w:pPr>
            <w:r>
              <w:t>RHC</w:t>
            </w:r>
          </w:p>
          <w:p w14:paraId="1767AE6B" w14:textId="77777777" w:rsidR="00D10D57" w:rsidRDefault="00D10D57">
            <w:pPr>
              <w:pStyle w:val="Paragraphedeliste"/>
              <w:numPr>
                <w:ilvl w:val="1"/>
                <w:numId w:val="11"/>
              </w:numPr>
              <w:jc w:val="both"/>
              <w:pPrChange w:id="893" w:author="Rojo" w:date="2021-06-30T17:33:00Z">
                <w:pPr>
                  <w:pStyle w:val="Paragraphedeliste"/>
                  <w:numPr>
                    <w:ilvl w:val="1"/>
                    <w:numId w:val="31"/>
                  </w:numPr>
                  <w:tabs>
                    <w:tab w:val="num" w:pos="360"/>
                    <w:tab w:val="num" w:pos="1440"/>
                  </w:tabs>
                  <w:ind w:left="1440" w:hanging="720"/>
                  <w:jc w:val="both"/>
                </w:pPr>
              </w:pPrChange>
            </w:pPr>
            <w:r>
              <w:t>RHI</w:t>
            </w:r>
          </w:p>
          <w:p w14:paraId="7F9B0932" w14:textId="77777777" w:rsidR="00D10D57" w:rsidRDefault="00D10D57">
            <w:pPr>
              <w:pStyle w:val="Paragraphedeliste"/>
              <w:numPr>
                <w:ilvl w:val="0"/>
                <w:numId w:val="11"/>
              </w:numPr>
              <w:jc w:val="both"/>
              <w:pPrChange w:id="894" w:author="Rojo" w:date="2021-06-30T17:33:00Z">
                <w:pPr>
                  <w:pStyle w:val="Paragraphedeliste"/>
                  <w:numPr>
                    <w:numId w:val="31"/>
                  </w:numPr>
                  <w:tabs>
                    <w:tab w:val="num" w:pos="360"/>
                    <w:tab w:val="num" w:pos="720"/>
                  </w:tabs>
                  <w:ind w:hanging="720"/>
                  <w:jc w:val="both"/>
                </w:pPr>
              </w:pPrChange>
            </w:pPr>
            <w:r>
              <w:t>Le département d’un consultant peut être multiple</w:t>
            </w:r>
          </w:p>
          <w:p w14:paraId="79BCCA8E" w14:textId="77777777" w:rsidR="00D10D57" w:rsidRDefault="00D10D57">
            <w:pPr>
              <w:pStyle w:val="Paragraphedeliste"/>
              <w:numPr>
                <w:ilvl w:val="0"/>
                <w:numId w:val="11"/>
              </w:numPr>
              <w:jc w:val="both"/>
              <w:pPrChange w:id="895" w:author="Rojo" w:date="2021-06-30T17:33:00Z">
                <w:pPr>
                  <w:pStyle w:val="Paragraphedeliste"/>
                  <w:numPr>
                    <w:numId w:val="31"/>
                  </w:numPr>
                  <w:tabs>
                    <w:tab w:val="num" w:pos="360"/>
                    <w:tab w:val="num" w:pos="720"/>
                  </w:tabs>
                  <w:ind w:hanging="720"/>
                  <w:jc w:val="both"/>
                </w:pPr>
              </w:pPrChange>
            </w:pPr>
            <w:r>
              <w:t>Pour le champ « Profil du consultant » au choix, les valeurs possibles sont :</w:t>
            </w:r>
          </w:p>
          <w:p w14:paraId="5AB3B27B" w14:textId="77777777" w:rsidR="00D10D57" w:rsidRDefault="00D10D57">
            <w:pPr>
              <w:pStyle w:val="Paragraphedeliste"/>
              <w:numPr>
                <w:ilvl w:val="1"/>
                <w:numId w:val="11"/>
              </w:numPr>
              <w:jc w:val="both"/>
              <w:pPrChange w:id="896" w:author="Rojo" w:date="2021-06-30T17:33:00Z">
                <w:pPr>
                  <w:pStyle w:val="Paragraphedeliste"/>
                  <w:numPr>
                    <w:ilvl w:val="1"/>
                    <w:numId w:val="31"/>
                  </w:numPr>
                  <w:tabs>
                    <w:tab w:val="num" w:pos="360"/>
                    <w:tab w:val="num" w:pos="1440"/>
                  </w:tabs>
                  <w:ind w:left="1440" w:hanging="720"/>
                  <w:jc w:val="both"/>
                </w:pPr>
              </w:pPrChange>
            </w:pPr>
            <w:r>
              <w:t>STG (Stagiaire)</w:t>
            </w:r>
          </w:p>
          <w:p w14:paraId="3AD2ED21" w14:textId="77777777" w:rsidR="00D10D57" w:rsidRDefault="00D10D57">
            <w:pPr>
              <w:pStyle w:val="Paragraphedeliste"/>
              <w:numPr>
                <w:ilvl w:val="1"/>
                <w:numId w:val="11"/>
              </w:numPr>
              <w:jc w:val="both"/>
              <w:pPrChange w:id="897" w:author="Rojo" w:date="2021-06-30T17:33:00Z">
                <w:pPr>
                  <w:pStyle w:val="Paragraphedeliste"/>
                  <w:numPr>
                    <w:ilvl w:val="1"/>
                    <w:numId w:val="31"/>
                  </w:numPr>
                  <w:tabs>
                    <w:tab w:val="num" w:pos="360"/>
                    <w:tab w:val="num" w:pos="1440"/>
                  </w:tabs>
                  <w:ind w:left="1440" w:hanging="720"/>
                  <w:jc w:val="both"/>
                </w:pPr>
              </w:pPrChange>
            </w:pPr>
            <w:r>
              <w:t>CJD (Consultant Junior Débutant)</w:t>
            </w:r>
          </w:p>
          <w:p w14:paraId="48DFD9AA" w14:textId="77777777" w:rsidR="00D10D57" w:rsidRDefault="00D10D57">
            <w:pPr>
              <w:pStyle w:val="Paragraphedeliste"/>
              <w:numPr>
                <w:ilvl w:val="1"/>
                <w:numId w:val="11"/>
              </w:numPr>
              <w:jc w:val="both"/>
              <w:pPrChange w:id="898" w:author="Rojo" w:date="2021-06-30T17:33:00Z">
                <w:pPr>
                  <w:pStyle w:val="Paragraphedeliste"/>
                  <w:numPr>
                    <w:ilvl w:val="1"/>
                    <w:numId w:val="31"/>
                  </w:numPr>
                  <w:tabs>
                    <w:tab w:val="num" w:pos="360"/>
                    <w:tab w:val="num" w:pos="1440"/>
                  </w:tabs>
                  <w:ind w:left="1440" w:hanging="720"/>
                  <w:jc w:val="both"/>
                </w:pPr>
              </w:pPrChange>
            </w:pPr>
            <w:r>
              <w:t>CJC (Consultant Junior Confirmé)</w:t>
            </w:r>
          </w:p>
          <w:p w14:paraId="4EAE1DF5" w14:textId="77777777" w:rsidR="00D10D57" w:rsidRDefault="00D10D57">
            <w:pPr>
              <w:pStyle w:val="Paragraphedeliste"/>
              <w:numPr>
                <w:ilvl w:val="1"/>
                <w:numId w:val="11"/>
              </w:numPr>
              <w:jc w:val="both"/>
              <w:pPrChange w:id="899" w:author="Rojo" w:date="2021-06-30T17:33:00Z">
                <w:pPr>
                  <w:pStyle w:val="Paragraphedeliste"/>
                  <w:numPr>
                    <w:ilvl w:val="1"/>
                    <w:numId w:val="31"/>
                  </w:numPr>
                  <w:tabs>
                    <w:tab w:val="num" w:pos="360"/>
                    <w:tab w:val="num" w:pos="1440"/>
                  </w:tabs>
                  <w:ind w:left="1440" w:hanging="720"/>
                  <w:jc w:val="both"/>
                </w:pPr>
              </w:pPrChange>
            </w:pPr>
            <w:r>
              <w:t>CSD (Consultant Senior Débutant)</w:t>
            </w:r>
          </w:p>
          <w:p w14:paraId="08C0199F" w14:textId="77777777" w:rsidR="00D10D57" w:rsidRDefault="00D10D57">
            <w:pPr>
              <w:pStyle w:val="Paragraphedeliste"/>
              <w:numPr>
                <w:ilvl w:val="1"/>
                <w:numId w:val="11"/>
              </w:numPr>
              <w:jc w:val="both"/>
              <w:pPrChange w:id="900" w:author="Rojo" w:date="2021-06-30T17:33:00Z">
                <w:pPr>
                  <w:pStyle w:val="Paragraphedeliste"/>
                  <w:numPr>
                    <w:ilvl w:val="1"/>
                    <w:numId w:val="31"/>
                  </w:numPr>
                  <w:tabs>
                    <w:tab w:val="num" w:pos="360"/>
                    <w:tab w:val="num" w:pos="1440"/>
                  </w:tabs>
                  <w:ind w:left="1440" w:hanging="720"/>
                  <w:jc w:val="both"/>
                </w:pPr>
              </w:pPrChange>
            </w:pPr>
            <w:r>
              <w:t>CSC (Consultant Senior Confirmé)</w:t>
            </w:r>
          </w:p>
          <w:p w14:paraId="4CA3A587" w14:textId="77777777" w:rsidR="00D10D57" w:rsidRDefault="00D10D57">
            <w:pPr>
              <w:pStyle w:val="Paragraphedeliste"/>
              <w:numPr>
                <w:ilvl w:val="1"/>
                <w:numId w:val="11"/>
              </w:numPr>
              <w:jc w:val="both"/>
              <w:pPrChange w:id="901" w:author="Rojo" w:date="2021-06-30T17:33:00Z">
                <w:pPr>
                  <w:pStyle w:val="Paragraphedeliste"/>
                  <w:numPr>
                    <w:ilvl w:val="1"/>
                    <w:numId w:val="31"/>
                  </w:numPr>
                  <w:tabs>
                    <w:tab w:val="num" w:pos="360"/>
                    <w:tab w:val="num" w:pos="1440"/>
                  </w:tabs>
                  <w:ind w:left="1440" w:hanging="720"/>
                  <w:jc w:val="both"/>
                </w:pPr>
              </w:pPrChange>
            </w:pPr>
            <w:r>
              <w:t>SP (Superviseur)</w:t>
            </w:r>
          </w:p>
          <w:p w14:paraId="3D1211CC" w14:textId="77777777" w:rsidR="00D10D57" w:rsidRDefault="00D10D57">
            <w:pPr>
              <w:pStyle w:val="Paragraphedeliste"/>
              <w:numPr>
                <w:ilvl w:val="1"/>
                <w:numId w:val="11"/>
              </w:numPr>
              <w:jc w:val="both"/>
              <w:pPrChange w:id="902" w:author="Rojo" w:date="2021-06-30T17:33:00Z">
                <w:pPr>
                  <w:pStyle w:val="Paragraphedeliste"/>
                  <w:numPr>
                    <w:ilvl w:val="1"/>
                    <w:numId w:val="31"/>
                  </w:numPr>
                  <w:tabs>
                    <w:tab w:val="num" w:pos="360"/>
                    <w:tab w:val="num" w:pos="1440"/>
                  </w:tabs>
                  <w:ind w:left="1440" w:hanging="720"/>
                  <w:jc w:val="both"/>
                </w:pPr>
              </w:pPrChange>
            </w:pPr>
            <w:r>
              <w:t>AM (Assistant Manager)</w:t>
            </w:r>
          </w:p>
          <w:p w14:paraId="79418C35" w14:textId="77777777" w:rsidR="00D10D57" w:rsidRDefault="00D10D57">
            <w:pPr>
              <w:pStyle w:val="Paragraphedeliste"/>
              <w:numPr>
                <w:ilvl w:val="1"/>
                <w:numId w:val="11"/>
              </w:numPr>
              <w:jc w:val="both"/>
              <w:pPrChange w:id="903" w:author="Rojo" w:date="2021-06-30T17:33:00Z">
                <w:pPr>
                  <w:pStyle w:val="Paragraphedeliste"/>
                  <w:numPr>
                    <w:ilvl w:val="1"/>
                    <w:numId w:val="31"/>
                  </w:numPr>
                  <w:tabs>
                    <w:tab w:val="num" w:pos="360"/>
                    <w:tab w:val="num" w:pos="1440"/>
                  </w:tabs>
                  <w:ind w:left="1440" w:hanging="720"/>
                  <w:jc w:val="both"/>
                </w:pPr>
              </w:pPrChange>
            </w:pPr>
            <w:r>
              <w:t>M (Manager)</w:t>
            </w:r>
          </w:p>
          <w:p w14:paraId="62ACC9EF" w14:textId="77777777" w:rsidR="00D10D57" w:rsidRDefault="00D10D57">
            <w:pPr>
              <w:pStyle w:val="Paragraphedeliste"/>
              <w:numPr>
                <w:ilvl w:val="1"/>
                <w:numId w:val="11"/>
              </w:numPr>
              <w:jc w:val="both"/>
              <w:pPrChange w:id="904" w:author="Rojo" w:date="2021-06-30T17:33:00Z">
                <w:pPr>
                  <w:pStyle w:val="Paragraphedeliste"/>
                  <w:numPr>
                    <w:ilvl w:val="1"/>
                    <w:numId w:val="31"/>
                  </w:numPr>
                  <w:tabs>
                    <w:tab w:val="num" w:pos="360"/>
                    <w:tab w:val="num" w:pos="1440"/>
                  </w:tabs>
                  <w:ind w:left="1440" w:hanging="720"/>
                  <w:jc w:val="both"/>
                </w:pPr>
              </w:pPrChange>
            </w:pPr>
            <w:r>
              <w:t>A (Associé)</w:t>
            </w:r>
          </w:p>
          <w:p w14:paraId="19CBB942" w14:textId="77777777" w:rsidR="00D10D57" w:rsidRDefault="00D10D57">
            <w:pPr>
              <w:pStyle w:val="Paragraphedeliste"/>
              <w:numPr>
                <w:ilvl w:val="0"/>
                <w:numId w:val="11"/>
              </w:numPr>
              <w:pPrChange w:id="905" w:author="Rojo" w:date="2021-06-30T17:33:00Z">
                <w:pPr>
                  <w:pStyle w:val="Paragraphedeliste"/>
                  <w:numPr>
                    <w:numId w:val="31"/>
                  </w:numPr>
                  <w:tabs>
                    <w:tab w:val="num" w:pos="360"/>
                    <w:tab w:val="num" w:pos="720"/>
                  </w:tabs>
                  <w:ind w:hanging="720"/>
                </w:pPr>
              </w:pPrChange>
            </w:pPr>
            <w:r>
              <w:t>Pour un consultant stagiaire, la date de départ pourrait être renseignée dès la création pour permettre à l’équipe IT d’avoir un aperçu de la prévision de stock de PC.</w:t>
            </w:r>
          </w:p>
          <w:p w14:paraId="378ECDE0" w14:textId="77777777" w:rsidR="00D10D57" w:rsidRDefault="00D10D57">
            <w:pPr>
              <w:pStyle w:val="Paragraphedeliste"/>
              <w:numPr>
                <w:ilvl w:val="0"/>
                <w:numId w:val="11"/>
              </w:numPr>
              <w:pPrChange w:id="906" w:author="Rojo" w:date="2021-06-30T17:33:00Z">
                <w:pPr>
                  <w:pStyle w:val="Paragraphedeliste"/>
                  <w:numPr>
                    <w:numId w:val="31"/>
                  </w:numPr>
                  <w:tabs>
                    <w:tab w:val="num" w:pos="360"/>
                    <w:tab w:val="num" w:pos="720"/>
                  </w:tabs>
                  <w:ind w:hanging="720"/>
                </w:pPr>
              </w:pPrChange>
            </w:pPr>
            <w:r>
              <w:t>Pour la section « MATERIEL », si le choix est « NON », les champs en dessous doivent automatiquement être désactivés</w:t>
            </w:r>
          </w:p>
        </w:tc>
      </w:tr>
      <w:tr w:rsidR="00D10D57" w14:paraId="169BE16A" w14:textId="77777777" w:rsidTr="00FE542D">
        <w:tc>
          <w:tcPr>
            <w:tcW w:w="2689" w:type="dxa"/>
          </w:tcPr>
          <w:p w14:paraId="5FAA93DF" w14:textId="77777777" w:rsidR="00D10D57" w:rsidRPr="0038344E" w:rsidRDefault="00D10D57" w:rsidP="00D10D57">
            <w:pPr>
              <w:rPr>
                <w:b/>
              </w:rPr>
            </w:pPr>
            <w:r>
              <w:rPr>
                <w:b/>
              </w:rPr>
              <w:t>Remarque</w:t>
            </w:r>
          </w:p>
        </w:tc>
        <w:tc>
          <w:tcPr>
            <w:tcW w:w="6373" w:type="dxa"/>
          </w:tcPr>
          <w:p w14:paraId="2DF7CDB8" w14:textId="77777777" w:rsidR="00D10D57" w:rsidRDefault="00D10D57" w:rsidP="00D10D57">
            <w:r>
              <w:t xml:space="preserve">Il s’agit d’une demande d’habilitation lorsque l’option « Création » ou « Modification » est cochée en haut de la fiche, et d’une </w:t>
            </w:r>
            <w:r>
              <w:lastRenderedPageBreak/>
              <w:t xml:space="preserve">demande de </w:t>
            </w:r>
            <w:proofErr w:type="spellStart"/>
            <w:r>
              <w:t>déshabilitation</w:t>
            </w:r>
            <w:proofErr w:type="spellEnd"/>
            <w:r>
              <w:t xml:space="preserve"> lorsque l’option « suppression » est cochée.</w:t>
            </w:r>
          </w:p>
        </w:tc>
      </w:tr>
    </w:tbl>
    <w:p w14:paraId="7523639D" w14:textId="77777777" w:rsidR="00D10D57" w:rsidRDefault="00D10D57" w:rsidP="00D10D57">
      <w:pPr>
        <w:ind w:firstLine="708"/>
      </w:pPr>
    </w:p>
    <w:p w14:paraId="69B18282" w14:textId="77777777" w:rsidR="00D10D57" w:rsidRDefault="00D10D57" w:rsidP="009561F2">
      <w:pPr>
        <w:pStyle w:val="Titre4"/>
      </w:pPr>
      <w:bookmarkStart w:id="907" w:name="_Toc76128498"/>
      <w:r>
        <w:t>Aperçu de la fiche de demande d’habilitation</w:t>
      </w:r>
      <w:bookmarkEnd w:id="907"/>
    </w:p>
    <w:p w14:paraId="59E89476" w14:textId="77777777" w:rsidR="00D10D57" w:rsidRDefault="00D10D57" w:rsidP="00D10D57">
      <w:pPr>
        <w:jc w:val="both"/>
      </w:pPr>
      <w:r>
        <w:tab/>
        <w:t>Après la création de la demande d’habilitation, ceci peut être aperçue en fiche et puis exportée en fichier Word.</w:t>
      </w:r>
    </w:p>
    <w:p w14:paraId="4A944789" w14:textId="77777777" w:rsidR="00D10D57" w:rsidRDefault="00D10D57" w:rsidP="00D10D57">
      <w:pPr>
        <w:jc w:val="both"/>
      </w:pPr>
    </w:p>
    <w:tbl>
      <w:tblPr>
        <w:tblStyle w:val="Grilledutableau"/>
        <w:tblW w:w="0" w:type="auto"/>
        <w:tblLook w:val="04A0" w:firstRow="1" w:lastRow="0" w:firstColumn="1" w:lastColumn="0" w:noHBand="0" w:noVBand="1"/>
      </w:tblPr>
      <w:tblGrid>
        <w:gridCol w:w="2317"/>
        <w:gridCol w:w="6745"/>
      </w:tblGrid>
      <w:tr w:rsidR="00D10D57" w14:paraId="6BF6DD87" w14:textId="77777777" w:rsidTr="00FE542D">
        <w:tc>
          <w:tcPr>
            <w:tcW w:w="9062" w:type="dxa"/>
            <w:gridSpan w:val="2"/>
          </w:tcPr>
          <w:p w14:paraId="3589365A" w14:textId="77777777" w:rsidR="00D10D57" w:rsidRDefault="00D10D57" w:rsidP="00D10D57">
            <w:pPr>
              <w:jc w:val="center"/>
            </w:pPr>
            <w:r w:rsidRPr="00BE0BD5">
              <w:rPr>
                <w:b/>
              </w:rPr>
              <w:t>Fiche de description de fonctionnalité</w:t>
            </w:r>
          </w:p>
        </w:tc>
      </w:tr>
      <w:tr w:rsidR="00D10D57" w14:paraId="6574BBF8" w14:textId="77777777" w:rsidTr="00FE542D">
        <w:tc>
          <w:tcPr>
            <w:tcW w:w="2317" w:type="dxa"/>
          </w:tcPr>
          <w:p w14:paraId="789D8524" w14:textId="77777777" w:rsidR="00D10D57" w:rsidRDefault="00D10D57" w:rsidP="00D10D57">
            <w:pPr>
              <w:jc w:val="both"/>
              <w:rPr>
                <w:rStyle w:val="Titre4Car"/>
              </w:rPr>
            </w:pPr>
            <w:r w:rsidRPr="00BE0BD5">
              <w:rPr>
                <w:b/>
              </w:rPr>
              <w:t>Nom de la fonctionnalité</w:t>
            </w:r>
          </w:p>
        </w:tc>
        <w:tc>
          <w:tcPr>
            <w:tcW w:w="6745" w:type="dxa"/>
          </w:tcPr>
          <w:p w14:paraId="4E09B515" w14:textId="77777777" w:rsidR="00D10D57" w:rsidRDefault="00D10D57" w:rsidP="00D10D57">
            <w:r>
              <w:t>Aperçu de la fiche de demande d’habilitation</w:t>
            </w:r>
          </w:p>
        </w:tc>
      </w:tr>
      <w:tr w:rsidR="00D10D57" w14:paraId="04D7F1C8" w14:textId="77777777" w:rsidTr="00FE542D">
        <w:tc>
          <w:tcPr>
            <w:tcW w:w="2317" w:type="dxa"/>
          </w:tcPr>
          <w:p w14:paraId="4A5C1506" w14:textId="77777777" w:rsidR="00D10D57" w:rsidRPr="00494B5B" w:rsidRDefault="00D10D57" w:rsidP="00D10D57">
            <w:pPr>
              <w:rPr>
                <w:rStyle w:val="Titredulivre"/>
              </w:rPr>
            </w:pPr>
            <w:r w:rsidRPr="00BE0BD5">
              <w:rPr>
                <w:b/>
              </w:rPr>
              <w:t>Description sommaire</w:t>
            </w:r>
          </w:p>
        </w:tc>
        <w:tc>
          <w:tcPr>
            <w:tcW w:w="6745" w:type="dxa"/>
          </w:tcPr>
          <w:p w14:paraId="499F71A7" w14:textId="77777777" w:rsidR="00D10D57" w:rsidRDefault="00D10D57" w:rsidP="00D10D57">
            <w:r>
              <w:t>La fiche de demande d’habilitation est identique à celle de l’ajout de nouvelle demande. Les valeurs seront affichées en lecture uniquement, et un bouton « Exporter » permettra d’exporter la fiche en version Word.</w:t>
            </w:r>
          </w:p>
        </w:tc>
      </w:tr>
      <w:tr w:rsidR="00D10D57" w14:paraId="36164AD9" w14:textId="77777777" w:rsidTr="00FE542D">
        <w:trPr>
          <w:trHeight w:val="631"/>
        </w:trPr>
        <w:tc>
          <w:tcPr>
            <w:tcW w:w="2317" w:type="dxa"/>
          </w:tcPr>
          <w:p w14:paraId="6B633E86" w14:textId="77777777" w:rsidR="00D10D57" w:rsidRDefault="00D10D57" w:rsidP="00D10D57">
            <w:r w:rsidRPr="001B2B57">
              <w:rPr>
                <w:b/>
              </w:rPr>
              <w:t>Fonctionnalités attendues</w:t>
            </w:r>
          </w:p>
        </w:tc>
        <w:tc>
          <w:tcPr>
            <w:tcW w:w="6745" w:type="dxa"/>
          </w:tcPr>
          <w:p w14:paraId="596295B6" w14:textId="77777777" w:rsidR="00D10D57" w:rsidRDefault="00D10D57" w:rsidP="00D10D57">
            <w:r>
              <w:t>Le système affiche l’intégralité des informations de la demande d’habilitation en une fiche exportable en fichier Word.</w:t>
            </w:r>
          </w:p>
        </w:tc>
      </w:tr>
      <w:tr w:rsidR="00D10D57" w14:paraId="7F032CC1" w14:textId="77777777" w:rsidTr="00FE542D">
        <w:tc>
          <w:tcPr>
            <w:tcW w:w="2317" w:type="dxa"/>
          </w:tcPr>
          <w:p w14:paraId="1042379C" w14:textId="77777777" w:rsidR="00D10D57" w:rsidRDefault="00D10D57" w:rsidP="00D10D57">
            <w:pPr>
              <w:jc w:val="both"/>
            </w:pPr>
            <w:r>
              <w:rPr>
                <w:b/>
              </w:rPr>
              <w:t>Composants</w:t>
            </w:r>
          </w:p>
        </w:tc>
        <w:tc>
          <w:tcPr>
            <w:tcW w:w="6745" w:type="dxa"/>
          </w:tcPr>
          <w:p w14:paraId="575C07CE" w14:textId="77777777" w:rsidR="00D10D57" w:rsidRDefault="00D10D57" w:rsidP="00D10D57">
            <w:r>
              <w:t>Fiche contenant :</w:t>
            </w:r>
          </w:p>
          <w:p w14:paraId="00A44328" w14:textId="77777777" w:rsidR="00D10D57" w:rsidRDefault="00D10D57">
            <w:pPr>
              <w:pStyle w:val="Paragraphedeliste"/>
              <w:numPr>
                <w:ilvl w:val="0"/>
                <w:numId w:val="1"/>
              </w:numPr>
              <w:pPrChange w:id="908" w:author="Rojo" w:date="2021-06-30T17:33:00Z">
                <w:pPr>
                  <w:pStyle w:val="Paragraphedeliste"/>
                  <w:numPr>
                    <w:numId w:val="5"/>
                  </w:numPr>
                  <w:ind w:left="1440" w:hanging="360"/>
                </w:pPr>
              </w:pPrChange>
            </w:pPr>
            <w:r>
              <w:t>Grand titre : « GESTION DES HABILITATIONS »</w:t>
            </w:r>
          </w:p>
          <w:p w14:paraId="38B0F66D" w14:textId="77777777" w:rsidR="00D10D57" w:rsidRDefault="00D10D57">
            <w:pPr>
              <w:pStyle w:val="Paragraphedeliste"/>
              <w:numPr>
                <w:ilvl w:val="0"/>
                <w:numId w:val="1"/>
              </w:numPr>
              <w:pPrChange w:id="909" w:author="Rojo" w:date="2021-06-30T17:33:00Z">
                <w:pPr>
                  <w:pStyle w:val="Paragraphedeliste"/>
                  <w:numPr>
                    <w:numId w:val="5"/>
                  </w:numPr>
                  <w:ind w:left="1440" w:hanging="360"/>
                </w:pPr>
              </w:pPrChange>
            </w:pPr>
            <w:r>
              <w:t>Brève description : « Création, modification, suppression (Outils internes, logiciels, répertoires, …)</w:t>
            </w:r>
          </w:p>
          <w:p w14:paraId="77EA8378" w14:textId="77777777" w:rsidR="00D10D57" w:rsidRDefault="00D10D57">
            <w:pPr>
              <w:pStyle w:val="Paragraphedeliste"/>
              <w:numPr>
                <w:ilvl w:val="0"/>
                <w:numId w:val="1"/>
              </w:numPr>
              <w:pPrChange w:id="910" w:author="Rojo" w:date="2021-06-30T17:33:00Z">
                <w:pPr>
                  <w:pStyle w:val="Paragraphedeliste"/>
                  <w:numPr>
                    <w:numId w:val="5"/>
                  </w:numPr>
                  <w:ind w:left="1440" w:hanging="360"/>
                </w:pPr>
              </w:pPrChange>
            </w:pPr>
            <w:r>
              <w:t>Puce au choix « Création » / « Modification » / « Suppression » avec l’option choisi</w:t>
            </w:r>
          </w:p>
          <w:p w14:paraId="7AC29005" w14:textId="77777777" w:rsidR="00D10D57" w:rsidRDefault="00D10D57">
            <w:pPr>
              <w:pStyle w:val="Paragraphedeliste"/>
              <w:numPr>
                <w:ilvl w:val="0"/>
                <w:numId w:val="1"/>
              </w:numPr>
              <w:pPrChange w:id="911" w:author="Rojo" w:date="2021-06-30T17:33:00Z">
                <w:pPr>
                  <w:pStyle w:val="Paragraphedeliste"/>
                  <w:numPr>
                    <w:numId w:val="5"/>
                  </w:numPr>
                  <w:ind w:left="1440" w:hanging="360"/>
                </w:pPr>
              </w:pPrChange>
            </w:pPr>
            <w:r>
              <w:t>« Date de la demande »</w:t>
            </w:r>
          </w:p>
          <w:p w14:paraId="151C12B8" w14:textId="77777777" w:rsidR="00D10D57" w:rsidRDefault="00D10D57">
            <w:pPr>
              <w:pStyle w:val="Paragraphedeliste"/>
              <w:numPr>
                <w:ilvl w:val="0"/>
                <w:numId w:val="1"/>
              </w:numPr>
              <w:pPrChange w:id="912" w:author="Rojo" w:date="2021-06-30T17:33:00Z">
                <w:pPr>
                  <w:pStyle w:val="Paragraphedeliste"/>
                  <w:numPr>
                    <w:numId w:val="5"/>
                  </w:numPr>
                  <w:ind w:left="1440" w:hanging="360"/>
                </w:pPr>
              </w:pPrChange>
            </w:pPr>
            <w:r>
              <w:t>Nom du « Manager/Associé demandeur »</w:t>
            </w:r>
          </w:p>
          <w:p w14:paraId="7106DCE8" w14:textId="77777777" w:rsidR="00D10D57" w:rsidRDefault="00D10D57">
            <w:pPr>
              <w:pStyle w:val="Paragraphedeliste"/>
              <w:numPr>
                <w:ilvl w:val="0"/>
                <w:numId w:val="1"/>
              </w:numPr>
              <w:pPrChange w:id="913" w:author="Rojo" w:date="2021-06-30T17:33:00Z">
                <w:pPr>
                  <w:pStyle w:val="Paragraphedeliste"/>
                  <w:numPr>
                    <w:numId w:val="5"/>
                  </w:numPr>
                  <w:ind w:left="1440" w:hanging="360"/>
                </w:pPr>
              </w:pPrChange>
            </w:pPr>
            <w:r>
              <w:t>« Département »</w:t>
            </w:r>
          </w:p>
          <w:p w14:paraId="2F5595BC" w14:textId="77777777" w:rsidR="00D10D57" w:rsidRDefault="00D10D57">
            <w:pPr>
              <w:pStyle w:val="Paragraphedeliste"/>
              <w:numPr>
                <w:ilvl w:val="0"/>
                <w:numId w:val="1"/>
              </w:numPr>
              <w:pPrChange w:id="914" w:author="Rojo" w:date="2021-06-30T17:33:00Z">
                <w:pPr>
                  <w:pStyle w:val="Paragraphedeliste"/>
                  <w:numPr>
                    <w:numId w:val="5"/>
                  </w:numPr>
                  <w:ind w:left="1440" w:hanging="360"/>
                </w:pPr>
              </w:pPrChange>
            </w:pPr>
            <w:r>
              <w:t>« Nom du consultant à habiliter »</w:t>
            </w:r>
          </w:p>
          <w:p w14:paraId="015E250B" w14:textId="77777777" w:rsidR="00D10D57" w:rsidRDefault="00D10D57">
            <w:pPr>
              <w:pStyle w:val="Paragraphedeliste"/>
              <w:numPr>
                <w:ilvl w:val="0"/>
                <w:numId w:val="1"/>
              </w:numPr>
              <w:pPrChange w:id="915" w:author="Rojo" w:date="2021-06-30T17:33:00Z">
                <w:pPr>
                  <w:pStyle w:val="Paragraphedeliste"/>
                  <w:numPr>
                    <w:numId w:val="5"/>
                  </w:numPr>
                  <w:ind w:left="1440" w:hanging="360"/>
                </w:pPr>
              </w:pPrChange>
            </w:pPr>
            <w:r>
              <w:t>« Prénom du consultant à habiliter</w:t>
            </w:r>
            <w:r w:rsidRPr="00ED0AB4">
              <w:rPr>
                <w:vertAlign w:val="superscript"/>
              </w:rPr>
              <w:t>(*)</w:t>
            </w:r>
            <w:r>
              <w:t>»</w:t>
            </w:r>
          </w:p>
          <w:p w14:paraId="13BFBF03" w14:textId="77777777" w:rsidR="00D10D57" w:rsidRDefault="00D10D57">
            <w:pPr>
              <w:pStyle w:val="Paragraphedeliste"/>
              <w:numPr>
                <w:ilvl w:val="0"/>
                <w:numId w:val="1"/>
              </w:numPr>
              <w:pPrChange w:id="916" w:author="Rojo" w:date="2021-06-30T17:33:00Z">
                <w:pPr>
                  <w:pStyle w:val="Paragraphedeliste"/>
                  <w:numPr>
                    <w:numId w:val="5"/>
                  </w:numPr>
                  <w:ind w:left="1440" w:hanging="360"/>
                </w:pPr>
              </w:pPrChange>
            </w:pPr>
            <w:r>
              <w:t>« Profil du consultant »</w:t>
            </w:r>
          </w:p>
          <w:p w14:paraId="3E0F896B" w14:textId="77777777" w:rsidR="00D10D57" w:rsidRDefault="00D10D57">
            <w:pPr>
              <w:pStyle w:val="Paragraphedeliste"/>
              <w:numPr>
                <w:ilvl w:val="0"/>
                <w:numId w:val="1"/>
              </w:numPr>
              <w:pPrChange w:id="917" w:author="Rojo" w:date="2021-06-30T17:33:00Z">
                <w:pPr>
                  <w:pStyle w:val="Paragraphedeliste"/>
                  <w:numPr>
                    <w:numId w:val="5"/>
                  </w:numPr>
                  <w:ind w:left="1440" w:hanging="360"/>
                </w:pPr>
              </w:pPrChange>
            </w:pPr>
            <w:r>
              <w:t xml:space="preserve">« Date d’arrivée </w:t>
            </w:r>
            <w:r w:rsidRPr="00ED0AB4">
              <w:rPr>
                <w:vertAlign w:val="superscript"/>
              </w:rPr>
              <w:t>(1)</w:t>
            </w:r>
            <w:r>
              <w:t> » du consultant</w:t>
            </w:r>
          </w:p>
          <w:p w14:paraId="75179D1B" w14:textId="77777777" w:rsidR="00D10D57" w:rsidRDefault="00D10D57">
            <w:pPr>
              <w:pStyle w:val="Paragraphedeliste"/>
              <w:numPr>
                <w:ilvl w:val="0"/>
                <w:numId w:val="1"/>
              </w:numPr>
              <w:pPrChange w:id="918" w:author="Rojo" w:date="2021-06-30T17:33:00Z">
                <w:pPr>
                  <w:pStyle w:val="Paragraphedeliste"/>
                  <w:numPr>
                    <w:numId w:val="5"/>
                  </w:numPr>
                  <w:ind w:left="1440" w:hanging="360"/>
                </w:pPr>
              </w:pPrChange>
            </w:pPr>
            <w:r>
              <w:t xml:space="preserve">« Date de départ </w:t>
            </w:r>
            <w:r w:rsidRPr="00ED0AB4">
              <w:rPr>
                <w:vertAlign w:val="superscript"/>
              </w:rPr>
              <w:t>(2)</w:t>
            </w:r>
            <w:r>
              <w:t> » du consultant</w:t>
            </w:r>
          </w:p>
          <w:p w14:paraId="25F3050E" w14:textId="77777777" w:rsidR="00D10D57" w:rsidRDefault="00D10D57">
            <w:pPr>
              <w:pStyle w:val="Paragraphedeliste"/>
              <w:numPr>
                <w:ilvl w:val="0"/>
                <w:numId w:val="1"/>
              </w:numPr>
              <w:pPrChange w:id="919" w:author="Rojo" w:date="2021-06-30T17:33:00Z">
                <w:pPr>
                  <w:pStyle w:val="Paragraphedeliste"/>
                  <w:numPr>
                    <w:numId w:val="5"/>
                  </w:numPr>
                  <w:ind w:left="1440" w:hanging="360"/>
                </w:pPr>
              </w:pPrChange>
            </w:pPr>
            <w:r>
              <w:t>« Numéro matricule </w:t>
            </w:r>
            <w:r w:rsidRPr="00ED0AB4">
              <w:rPr>
                <w:vertAlign w:val="superscript"/>
              </w:rPr>
              <w:t>(3)</w:t>
            </w:r>
            <w:r>
              <w:t xml:space="preserve"> » du consultant</w:t>
            </w:r>
          </w:p>
          <w:p w14:paraId="7715A174" w14:textId="77777777" w:rsidR="00D10D57" w:rsidRDefault="00D10D57">
            <w:pPr>
              <w:pStyle w:val="Paragraphedeliste"/>
              <w:numPr>
                <w:ilvl w:val="0"/>
                <w:numId w:val="1"/>
              </w:numPr>
              <w:pPrChange w:id="920" w:author="Rojo" w:date="2021-06-30T17:33:00Z">
                <w:pPr>
                  <w:pStyle w:val="Paragraphedeliste"/>
                  <w:numPr>
                    <w:numId w:val="5"/>
                  </w:numPr>
                  <w:ind w:left="1440" w:hanging="360"/>
                </w:pPr>
              </w:pPrChange>
            </w:pPr>
            <w:r>
              <w:t>Titre : « BADGE »</w:t>
            </w:r>
          </w:p>
          <w:p w14:paraId="13DFE843" w14:textId="77777777" w:rsidR="00D10D57" w:rsidRDefault="00D10D57">
            <w:pPr>
              <w:pStyle w:val="Paragraphedeliste"/>
              <w:numPr>
                <w:ilvl w:val="0"/>
                <w:numId w:val="1"/>
              </w:numPr>
              <w:pPrChange w:id="921" w:author="Rojo" w:date="2021-06-30T17:33:00Z">
                <w:pPr>
                  <w:pStyle w:val="Paragraphedeliste"/>
                  <w:numPr>
                    <w:numId w:val="5"/>
                  </w:numPr>
                  <w:ind w:left="1440" w:hanging="360"/>
                </w:pPr>
              </w:pPrChange>
            </w:pPr>
            <w:r>
              <w:t>Puce au choix « Création » / « Suppression » avec l’option choisi</w:t>
            </w:r>
          </w:p>
          <w:p w14:paraId="0FDE1567" w14:textId="77777777" w:rsidR="00D10D57" w:rsidRDefault="00D10D57">
            <w:pPr>
              <w:pStyle w:val="Paragraphedeliste"/>
              <w:numPr>
                <w:ilvl w:val="0"/>
                <w:numId w:val="1"/>
              </w:numPr>
              <w:pPrChange w:id="922" w:author="Rojo" w:date="2021-06-30T17:33:00Z">
                <w:pPr>
                  <w:pStyle w:val="Paragraphedeliste"/>
                  <w:numPr>
                    <w:numId w:val="5"/>
                  </w:numPr>
                  <w:ind w:left="1440" w:hanging="360"/>
                </w:pPr>
              </w:pPrChange>
            </w:pPr>
            <w:r>
              <w:t>Titre : « MATERIEL »</w:t>
            </w:r>
          </w:p>
          <w:p w14:paraId="55E7D9B2" w14:textId="77777777" w:rsidR="00D10D57" w:rsidRDefault="00D10D57">
            <w:pPr>
              <w:pStyle w:val="Paragraphedeliste"/>
              <w:numPr>
                <w:ilvl w:val="0"/>
                <w:numId w:val="1"/>
              </w:numPr>
              <w:pPrChange w:id="923" w:author="Rojo" w:date="2021-06-30T17:33:00Z">
                <w:pPr>
                  <w:pStyle w:val="Paragraphedeliste"/>
                  <w:numPr>
                    <w:numId w:val="5"/>
                  </w:numPr>
                  <w:ind w:left="1440" w:hanging="360"/>
                </w:pPr>
              </w:pPrChange>
            </w:pPr>
            <w:r>
              <w:t>Sous-titre : « Besoin en matériel »</w:t>
            </w:r>
          </w:p>
          <w:p w14:paraId="3A97743B" w14:textId="77777777" w:rsidR="00D10D57" w:rsidRDefault="00D10D57">
            <w:pPr>
              <w:pStyle w:val="Paragraphedeliste"/>
              <w:numPr>
                <w:ilvl w:val="0"/>
                <w:numId w:val="1"/>
              </w:numPr>
              <w:pPrChange w:id="924" w:author="Rojo" w:date="2021-06-30T17:33:00Z">
                <w:pPr>
                  <w:pStyle w:val="Paragraphedeliste"/>
                  <w:numPr>
                    <w:numId w:val="5"/>
                  </w:numPr>
                  <w:ind w:left="1440" w:hanging="360"/>
                </w:pPr>
              </w:pPrChange>
            </w:pPr>
            <w:r>
              <w:t>Puce au choix « OUI » / « NON » avec l’option choisi</w:t>
            </w:r>
          </w:p>
          <w:p w14:paraId="5F52CADB" w14:textId="77777777" w:rsidR="00D10D57" w:rsidRDefault="00D10D57">
            <w:pPr>
              <w:pStyle w:val="Paragraphedeliste"/>
              <w:numPr>
                <w:ilvl w:val="0"/>
                <w:numId w:val="1"/>
              </w:numPr>
              <w:pPrChange w:id="925" w:author="Rojo" w:date="2021-06-30T17:33:00Z">
                <w:pPr>
                  <w:pStyle w:val="Paragraphedeliste"/>
                  <w:numPr>
                    <w:numId w:val="5"/>
                  </w:numPr>
                  <w:ind w:left="1440" w:hanging="360"/>
                </w:pPr>
              </w:pPrChange>
            </w:pPr>
            <w:r>
              <w:t>Sous-titre : « SI OUI »</w:t>
            </w:r>
          </w:p>
          <w:p w14:paraId="063D2215" w14:textId="77777777" w:rsidR="00D10D57" w:rsidRDefault="00D10D57">
            <w:pPr>
              <w:pStyle w:val="Paragraphedeliste"/>
              <w:numPr>
                <w:ilvl w:val="0"/>
                <w:numId w:val="1"/>
              </w:numPr>
              <w:pPrChange w:id="926" w:author="Rojo" w:date="2021-06-30T17:33:00Z">
                <w:pPr>
                  <w:pStyle w:val="Paragraphedeliste"/>
                  <w:numPr>
                    <w:numId w:val="5"/>
                  </w:numPr>
                  <w:ind w:left="1440" w:hanging="360"/>
                </w:pPr>
              </w:pPrChange>
            </w:pPr>
            <w:r>
              <w:t>Puce à cocher : PC Fixe</w:t>
            </w:r>
          </w:p>
          <w:p w14:paraId="72513008" w14:textId="77777777" w:rsidR="00D10D57" w:rsidRDefault="00D10D57">
            <w:pPr>
              <w:pStyle w:val="Paragraphedeliste"/>
              <w:numPr>
                <w:ilvl w:val="0"/>
                <w:numId w:val="1"/>
              </w:numPr>
              <w:pPrChange w:id="927" w:author="Rojo" w:date="2021-06-30T17:33:00Z">
                <w:pPr>
                  <w:pStyle w:val="Paragraphedeliste"/>
                  <w:numPr>
                    <w:numId w:val="5"/>
                  </w:numPr>
                  <w:ind w:left="1440" w:hanging="360"/>
                </w:pPr>
              </w:pPrChange>
            </w:pPr>
            <w:r>
              <w:t>Puce à cocher : Portable</w:t>
            </w:r>
          </w:p>
          <w:p w14:paraId="2FAC89C9" w14:textId="77777777" w:rsidR="00D10D57" w:rsidRDefault="00D10D57">
            <w:pPr>
              <w:pStyle w:val="Paragraphedeliste"/>
              <w:numPr>
                <w:ilvl w:val="0"/>
                <w:numId w:val="1"/>
              </w:numPr>
              <w:pPrChange w:id="928" w:author="Rojo" w:date="2021-06-30T17:33:00Z">
                <w:pPr>
                  <w:pStyle w:val="Paragraphedeliste"/>
                  <w:numPr>
                    <w:numId w:val="5"/>
                  </w:numPr>
                  <w:ind w:left="1440" w:hanging="360"/>
                </w:pPr>
              </w:pPrChange>
            </w:pPr>
            <w:r>
              <w:t>Puce à cocher : Autre (à préciser ex téléphone)</w:t>
            </w:r>
          </w:p>
          <w:p w14:paraId="092EA6A2" w14:textId="77777777" w:rsidR="00D10D57" w:rsidRDefault="00D10D57">
            <w:pPr>
              <w:pStyle w:val="Paragraphedeliste"/>
              <w:numPr>
                <w:ilvl w:val="0"/>
                <w:numId w:val="1"/>
              </w:numPr>
              <w:pPrChange w:id="929" w:author="Rojo" w:date="2021-06-30T17:33:00Z">
                <w:pPr>
                  <w:pStyle w:val="Paragraphedeliste"/>
                  <w:numPr>
                    <w:numId w:val="5"/>
                  </w:numPr>
                  <w:ind w:left="1440" w:hanging="360"/>
                </w:pPr>
              </w:pPrChange>
            </w:pPr>
            <w:r>
              <w:t>« Nom et prénom de l’ancien utilisateur » du matériel attribué</w:t>
            </w:r>
          </w:p>
          <w:p w14:paraId="5DBB5AAF" w14:textId="77777777" w:rsidR="00D10D57" w:rsidRDefault="00D10D57">
            <w:pPr>
              <w:pStyle w:val="Paragraphedeliste"/>
              <w:numPr>
                <w:ilvl w:val="0"/>
                <w:numId w:val="1"/>
              </w:numPr>
              <w:pPrChange w:id="930" w:author="Rojo" w:date="2021-06-30T17:33:00Z">
                <w:pPr>
                  <w:pStyle w:val="Paragraphedeliste"/>
                  <w:numPr>
                    <w:numId w:val="5"/>
                  </w:numPr>
                  <w:ind w:left="1440" w:hanging="360"/>
                </w:pPr>
              </w:pPrChange>
            </w:pPr>
            <w:r>
              <w:t xml:space="preserve">L’inscription suivante : </w:t>
            </w:r>
          </w:p>
          <w:p w14:paraId="7792D080" w14:textId="77777777" w:rsidR="00D10D57" w:rsidRDefault="00D10D57" w:rsidP="00D10D57">
            <w:pPr>
              <w:pStyle w:val="Paragraphedeliste"/>
            </w:pPr>
            <w:r>
              <w:t>« </w:t>
            </w:r>
            <w:r w:rsidRPr="00ED0AB4">
              <w:rPr>
                <w:u w:val="single"/>
              </w:rPr>
              <w:t>NB</w:t>
            </w:r>
            <w:r>
              <w:t> : Le délai d’attribution d’un ordinateur est de 3 jours maximum à compter de l’envoi du ticket GLPI avec la fiche d’</w:t>
            </w:r>
            <w:proofErr w:type="spellStart"/>
            <w:r>
              <w:t>habillitation</w:t>
            </w:r>
            <w:proofErr w:type="spellEnd"/>
            <w:r>
              <w:t xml:space="preserve"> E125 envoyée par la RHI</w:t>
            </w:r>
          </w:p>
          <w:p w14:paraId="5655B20A" w14:textId="77777777" w:rsidR="00D10D57" w:rsidRDefault="00D10D57" w:rsidP="00D10D57">
            <w:pPr>
              <w:pStyle w:val="Paragraphedeliste"/>
            </w:pPr>
          </w:p>
          <w:p w14:paraId="309C0712" w14:textId="77777777" w:rsidR="00D10D57" w:rsidRPr="00ED0AB4" w:rsidRDefault="00D10D57" w:rsidP="00D10D57">
            <w:pPr>
              <w:pStyle w:val="Paragraphedeliste"/>
              <w:rPr>
                <w:u w:val="single"/>
              </w:rPr>
            </w:pPr>
            <w:r w:rsidRPr="00ED0AB4">
              <w:rPr>
                <w:u w:val="single"/>
              </w:rPr>
              <w:t>(*) Souligner le prénom usuel du consultant (pour la première lettre de l’adresse mail)</w:t>
            </w:r>
          </w:p>
          <w:p w14:paraId="6CC8046B" w14:textId="77777777" w:rsidR="00D10D57" w:rsidRDefault="00D10D57" w:rsidP="00D10D57">
            <w:pPr>
              <w:pStyle w:val="Paragraphedeliste"/>
            </w:pPr>
            <w:r>
              <w:lastRenderedPageBreak/>
              <w:t>(1) Date de prise de fonction du consultant</w:t>
            </w:r>
          </w:p>
          <w:p w14:paraId="505E76A1" w14:textId="77777777" w:rsidR="00D10D57" w:rsidRDefault="00D10D57" w:rsidP="00D10D57">
            <w:pPr>
              <w:pStyle w:val="Paragraphedeliste"/>
            </w:pPr>
            <w:r>
              <w:t>(2) Date de fin de fonction du consultant</w:t>
            </w:r>
          </w:p>
          <w:p w14:paraId="52F9DEC5" w14:textId="77777777" w:rsidR="00D10D57" w:rsidRDefault="00D10D57" w:rsidP="00D10D57">
            <w:pPr>
              <w:pStyle w:val="Paragraphedeliste"/>
            </w:pPr>
            <w:r>
              <w:t>(3) Numéro matricule renseigné par le RHI (ou ADM) »</w:t>
            </w:r>
          </w:p>
          <w:p w14:paraId="56E41510" w14:textId="77777777" w:rsidR="00D10D57" w:rsidRDefault="00D10D57">
            <w:pPr>
              <w:pStyle w:val="Paragraphedeliste"/>
              <w:numPr>
                <w:ilvl w:val="0"/>
                <w:numId w:val="1"/>
              </w:numPr>
              <w:pPrChange w:id="931" w:author="Rojo" w:date="2021-06-30T17:33:00Z">
                <w:pPr>
                  <w:pStyle w:val="Paragraphedeliste"/>
                  <w:numPr>
                    <w:numId w:val="5"/>
                  </w:numPr>
                  <w:ind w:left="1440" w:hanging="360"/>
                </w:pPr>
              </w:pPrChange>
            </w:pPr>
            <w:r>
              <w:t>Titre : « Habilitations »</w:t>
            </w:r>
          </w:p>
          <w:p w14:paraId="0708FD6E" w14:textId="77777777" w:rsidR="00D10D57" w:rsidRDefault="00D10D57">
            <w:pPr>
              <w:pStyle w:val="Paragraphedeliste"/>
              <w:numPr>
                <w:ilvl w:val="0"/>
                <w:numId w:val="1"/>
              </w:numPr>
              <w:pPrChange w:id="932" w:author="Rojo" w:date="2021-06-30T17:33:00Z">
                <w:pPr>
                  <w:pStyle w:val="Paragraphedeliste"/>
                  <w:numPr>
                    <w:numId w:val="5"/>
                  </w:numPr>
                  <w:ind w:left="1440" w:hanging="360"/>
                </w:pPr>
              </w:pPrChange>
            </w:pPr>
            <w:r>
              <w:t>Puce à cocher pour le « Mail », composée de : « Création » / « Suppression » avec l’option choisi</w:t>
            </w:r>
          </w:p>
          <w:p w14:paraId="7EEF06AD" w14:textId="77777777" w:rsidR="00D10D57" w:rsidRDefault="00D10D57">
            <w:pPr>
              <w:pStyle w:val="Paragraphedeliste"/>
              <w:numPr>
                <w:ilvl w:val="0"/>
                <w:numId w:val="1"/>
              </w:numPr>
              <w:pPrChange w:id="933" w:author="Rojo" w:date="2021-06-30T17:33:00Z">
                <w:pPr>
                  <w:pStyle w:val="Paragraphedeliste"/>
                  <w:numPr>
                    <w:numId w:val="5"/>
                  </w:numPr>
                  <w:ind w:left="1440" w:hanging="360"/>
                </w:pPr>
              </w:pPrChange>
            </w:pPr>
            <w:r>
              <w:t>Puce à cocher pour l’ « Extension du mail » : composée de : « @</w:t>
            </w:r>
            <w:r w:rsidRPr="00CE783A">
              <w:t>fthmconsulting.com</w:t>
            </w:r>
            <w:r>
              <w:t xml:space="preserve"> » </w:t>
            </w:r>
            <w:r w:rsidRPr="00CE783A">
              <w:t>/</w:t>
            </w:r>
            <w:r>
              <w:t xml:space="preserve"> « </w:t>
            </w:r>
            <w:r w:rsidRPr="00CE783A">
              <w:t>@equation.mg</w:t>
            </w:r>
            <w:r>
              <w:t xml:space="preserve"> » </w:t>
            </w:r>
            <w:r w:rsidRPr="00CE783A">
              <w:t>/</w:t>
            </w:r>
            <w:r>
              <w:t xml:space="preserve"> « </w:t>
            </w:r>
            <w:r w:rsidRPr="00CE783A">
              <w:t>@qualex.mg</w:t>
            </w:r>
            <w:r>
              <w:t> » avec l’option choisi</w:t>
            </w:r>
          </w:p>
          <w:p w14:paraId="32E01103" w14:textId="77777777" w:rsidR="00D10D57" w:rsidRDefault="00D10D57">
            <w:pPr>
              <w:pStyle w:val="Paragraphedeliste"/>
              <w:numPr>
                <w:ilvl w:val="0"/>
                <w:numId w:val="1"/>
              </w:numPr>
              <w:pPrChange w:id="934" w:author="Rojo" w:date="2021-06-30T17:33:00Z">
                <w:pPr>
                  <w:pStyle w:val="Paragraphedeliste"/>
                  <w:numPr>
                    <w:numId w:val="5"/>
                  </w:numPr>
                  <w:ind w:left="1440" w:hanging="360"/>
                </w:pPr>
              </w:pPrChange>
            </w:pPr>
            <w:r>
              <w:t>Puce cochée par défaut pour l’ « Adresse groupée personnel FTHM » composée de « personnel@fthmconsulting.com »</w:t>
            </w:r>
          </w:p>
          <w:p w14:paraId="58F964CC" w14:textId="77777777" w:rsidR="00D10D57" w:rsidRDefault="00D10D57">
            <w:pPr>
              <w:pStyle w:val="Paragraphedeliste"/>
              <w:numPr>
                <w:ilvl w:val="0"/>
                <w:numId w:val="1"/>
              </w:numPr>
              <w:pPrChange w:id="935" w:author="Rojo" w:date="2021-06-30T17:33:00Z">
                <w:pPr>
                  <w:pStyle w:val="Paragraphedeliste"/>
                  <w:numPr>
                    <w:numId w:val="5"/>
                  </w:numPr>
                  <w:ind w:left="1440" w:hanging="360"/>
                </w:pPr>
              </w:pPrChange>
            </w:pPr>
            <w:r>
              <w:t>Liste des « Adresses groupées Département» sélectionné</w:t>
            </w:r>
          </w:p>
          <w:p w14:paraId="729CD59A" w14:textId="77777777" w:rsidR="00D10D57" w:rsidRDefault="00D10D57">
            <w:pPr>
              <w:pStyle w:val="Paragraphedeliste"/>
              <w:numPr>
                <w:ilvl w:val="0"/>
                <w:numId w:val="1"/>
              </w:numPr>
              <w:pPrChange w:id="936" w:author="Rojo" w:date="2021-06-30T17:33:00Z">
                <w:pPr>
                  <w:pStyle w:val="Paragraphedeliste"/>
                  <w:numPr>
                    <w:numId w:val="5"/>
                  </w:numPr>
                  <w:ind w:left="1440" w:hanging="360"/>
                </w:pPr>
              </w:pPrChange>
            </w:pPr>
            <w:r>
              <w:t>Puces à cocher pour « Autres adresses » composés de « partners@fthmconsulting.com », « managers@fthmconsulting.com », « equiperhc@fthmconsulting.com »,  « </w:t>
            </w:r>
            <w:r>
              <w:fldChar w:fldCharType="begin"/>
            </w:r>
            <w:r>
              <w:instrText xml:space="preserve"> HYPERLINK "mailto:it@fthmconsulting.com" </w:instrText>
            </w:r>
            <w:r>
              <w:fldChar w:fldCharType="separate"/>
            </w:r>
            <w:r w:rsidRPr="00D721D2">
              <w:rPr>
                <w:rStyle w:val="Lienhypertexte"/>
              </w:rPr>
              <w:t>it@fthmconsulting.com</w:t>
            </w:r>
            <w:r>
              <w:rPr>
                <w:rStyle w:val="Lienhypertexte"/>
              </w:rPr>
              <w:fldChar w:fldCharType="end"/>
            </w:r>
            <w:r>
              <w:t> » avec l’option choisi</w:t>
            </w:r>
          </w:p>
          <w:p w14:paraId="05BB5994" w14:textId="77777777" w:rsidR="00D10D57" w:rsidRDefault="00D10D57">
            <w:pPr>
              <w:pStyle w:val="Paragraphedeliste"/>
              <w:numPr>
                <w:ilvl w:val="0"/>
                <w:numId w:val="1"/>
              </w:numPr>
              <w:pPrChange w:id="937" w:author="Rojo" w:date="2021-06-30T17:33:00Z">
                <w:pPr>
                  <w:pStyle w:val="Paragraphedeliste"/>
                  <w:numPr>
                    <w:numId w:val="5"/>
                  </w:numPr>
                  <w:ind w:left="1440" w:hanging="360"/>
                </w:pPr>
              </w:pPrChange>
            </w:pPr>
            <w:r>
              <w:t>Liste des « Autres (à préciser) » adresses mail groupé du consultant</w:t>
            </w:r>
          </w:p>
          <w:p w14:paraId="7F683424" w14:textId="77777777" w:rsidR="00D10D57" w:rsidRDefault="00D10D57">
            <w:pPr>
              <w:pStyle w:val="Paragraphedeliste"/>
              <w:numPr>
                <w:ilvl w:val="0"/>
                <w:numId w:val="1"/>
              </w:numPr>
              <w:pPrChange w:id="938" w:author="Rojo" w:date="2021-06-30T17:33:00Z">
                <w:pPr>
                  <w:pStyle w:val="Paragraphedeliste"/>
                  <w:numPr>
                    <w:numId w:val="5"/>
                  </w:numPr>
                  <w:ind w:left="1440" w:hanging="360"/>
                </w:pPr>
              </w:pPrChange>
            </w:pPr>
            <w:r>
              <w:t>Sous-titre : « Si suppression ou routage temporaire »</w:t>
            </w:r>
          </w:p>
          <w:p w14:paraId="5BA53DD1" w14:textId="77777777" w:rsidR="00D10D57" w:rsidRDefault="00D10D57">
            <w:pPr>
              <w:pStyle w:val="Paragraphedeliste"/>
              <w:numPr>
                <w:ilvl w:val="0"/>
                <w:numId w:val="1"/>
              </w:numPr>
              <w:pPrChange w:id="939" w:author="Rojo" w:date="2021-06-30T17:33:00Z">
                <w:pPr>
                  <w:pStyle w:val="Paragraphedeliste"/>
                  <w:numPr>
                    <w:numId w:val="5"/>
                  </w:numPr>
                  <w:ind w:left="1440" w:hanging="360"/>
                </w:pPr>
              </w:pPrChange>
            </w:pPr>
            <w:r>
              <w:t>Liste de mail « </w:t>
            </w:r>
            <w:proofErr w:type="spellStart"/>
            <w:r>
              <w:t>Reroutage</w:t>
            </w:r>
            <w:proofErr w:type="spellEnd"/>
            <w:r>
              <w:t> messagerie vers »</w:t>
            </w:r>
          </w:p>
          <w:p w14:paraId="6D4154C3" w14:textId="77777777" w:rsidR="00D10D57" w:rsidRDefault="00D10D57">
            <w:pPr>
              <w:pStyle w:val="Paragraphedeliste"/>
              <w:numPr>
                <w:ilvl w:val="0"/>
                <w:numId w:val="1"/>
              </w:numPr>
              <w:pPrChange w:id="940" w:author="Rojo" w:date="2021-06-30T17:33:00Z">
                <w:pPr>
                  <w:pStyle w:val="Paragraphedeliste"/>
                  <w:numPr>
                    <w:numId w:val="5"/>
                  </w:numPr>
                  <w:ind w:left="1440" w:hanging="360"/>
                </w:pPr>
              </w:pPrChange>
            </w:pPr>
            <w:r>
              <w:t xml:space="preserve">La « Période de </w:t>
            </w:r>
            <w:proofErr w:type="spellStart"/>
            <w:r>
              <w:t>reroutage</w:t>
            </w:r>
            <w:proofErr w:type="spellEnd"/>
            <w:r>
              <w:t> » : « du », « au »</w:t>
            </w:r>
          </w:p>
          <w:p w14:paraId="7E5DB4DF" w14:textId="77777777" w:rsidR="00D10D57" w:rsidRDefault="00D10D57">
            <w:pPr>
              <w:pStyle w:val="Paragraphedeliste"/>
              <w:numPr>
                <w:ilvl w:val="0"/>
                <w:numId w:val="1"/>
              </w:numPr>
              <w:pPrChange w:id="941" w:author="Rojo" w:date="2021-06-30T17:33:00Z">
                <w:pPr>
                  <w:pStyle w:val="Paragraphedeliste"/>
                  <w:numPr>
                    <w:numId w:val="5"/>
                  </w:numPr>
                  <w:ind w:left="1440" w:hanging="360"/>
                </w:pPr>
              </w:pPrChange>
            </w:pPr>
            <w:r>
              <w:t>Puce à cocher pour la « Mise en place de réponse auto » avec comme choix « OUI » ou « NON » avec l’option choisi</w:t>
            </w:r>
          </w:p>
          <w:p w14:paraId="6BF0CEE9" w14:textId="77777777" w:rsidR="00D10D57" w:rsidRDefault="00D10D57">
            <w:pPr>
              <w:pStyle w:val="Paragraphedeliste"/>
              <w:numPr>
                <w:ilvl w:val="0"/>
                <w:numId w:val="1"/>
              </w:numPr>
              <w:pPrChange w:id="942" w:author="Rojo" w:date="2021-06-30T17:33:00Z">
                <w:pPr>
                  <w:pStyle w:val="Paragraphedeliste"/>
                  <w:numPr>
                    <w:numId w:val="5"/>
                  </w:numPr>
                  <w:ind w:left="1440" w:hanging="360"/>
                </w:pPr>
              </w:pPrChange>
            </w:pPr>
            <w:r>
              <w:t>Sous-titre : « Si OUI »</w:t>
            </w:r>
          </w:p>
          <w:p w14:paraId="103EC33F" w14:textId="77777777" w:rsidR="00D10D57" w:rsidRDefault="00D10D57">
            <w:pPr>
              <w:pStyle w:val="Paragraphedeliste"/>
              <w:numPr>
                <w:ilvl w:val="0"/>
                <w:numId w:val="1"/>
              </w:numPr>
              <w:pPrChange w:id="943" w:author="Rojo" w:date="2021-06-30T17:33:00Z">
                <w:pPr>
                  <w:pStyle w:val="Paragraphedeliste"/>
                  <w:numPr>
                    <w:numId w:val="5"/>
                  </w:numPr>
                  <w:ind w:left="1440" w:hanging="360"/>
                </w:pPr>
              </w:pPrChange>
            </w:pPr>
            <w:r>
              <w:t>Le contenu du champ « Rédaction du message »</w:t>
            </w:r>
          </w:p>
          <w:p w14:paraId="52D51271" w14:textId="77777777" w:rsidR="00D10D57" w:rsidRDefault="00D10D57">
            <w:pPr>
              <w:pStyle w:val="Paragraphedeliste"/>
              <w:numPr>
                <w:ilvl w:val="0"/>
                <w:numId w:val="1"/>
              </w:numPr>
              <w:pPrChange w:id="944" w:author="Rojo" w:date="2021-06-30T17:33:00Z">
                <w:pPr>
                  <w:pStyle w:val="Paragraphedeliste"/>
                  <w:numPr>
                    <w:numId w:val="5"/>
                  </w:numPr>
                  <w:ind w:left="1440" w:hanging="360"/>
                </w:pPr>
              </w:pPrChange>
            </w:pPr>
            <w:r>
              <w:t>La « Date d’activation » de la redirection mail</w:t>
            </w:r>
          </w:p>
          <w:p w14:paraId="533148A0" w14:textId="77777777" w:rsidR="00D10D57" w:rsidRDefault="00D10D57">
            <w:pPr>
              <w:pStyle w:val="Paragraphedeliste"/>
              <w:numPr>
                <w:ilvl w:val="0"/>
                <w:numId w:val="1"/>
              </w:numPr>
              <w:pPrChange w:id="945" w:author="Rojo" w:date="2021-06-30T17:33:00Z">
                <w:pPr>
                  <w:pStyle w:val="Paragraphedeliste"/>
                  <w:numPr>
                    <w:numId w:val="5"/>
                  </w:numPr>
                  <w:ind w:left="1440" w:hanging="360"/>
                </w:pPr>
              </w:pPrChange>
            </w:pPr>
            <w:r>
              <w:t>La « Date de désactivation » de la redirection mail</w:t>
            </w:r>
          </w:p>
          <w:p w14:paraId="24BBF838" w14:textId="77777777" w:rsidR="00D10D57" w:rsidRDefault="00D10D57">
            <w:pPr>
              <w:pStyle w:val="Paragraphedeliste"/>
              <w:numPr>
                <w:ilvl w:val="0"/>
                <w:numId w:val="1"/>
              </w:numPr>
              <w:pPrChange w:id="946" w:author="Rojo" w:date="2021-06-30T17:33:00Z">
                <w:pPr>
                  <w:pStyle w:val="Paragraphedeliste"/>
                  <w:numPr>
                    <w:numId w:val="5"/>
                  </w:numPr>
                  <w:ind w:left="1440" w:hanging="360"/>
                </w:pPr>
              </w:pPrChange>
            </w:pPr>
            <w:r>
              <w:t>Puce à cocher pour la « Suppression » du mail </w:t>
            </w:r>
          </w:p>
          <w:p w14:paraId="5A2E4ADE" w14:textId="77777777" w:rsidR="00D10D57" w:rsidRDefault="00D10D57">
            <w:pPr>
              <w:pStyle w:val="Paragraphedeliste"/>
              <w:numPr>
                <w:ilvl w:val="0"/>
                <w:numId w:val="1"/>
              </w:numPr>
              <w:pPrChange w:id="947" w:author="Rojo" w:date="2021-06-30T17:33:00Z">
                <w:pPr>
                  <w:pStyle w:val="Paragraphedeliste"/>
                  <w:numPr>
                    <w:numId w:val="5"/>
                  </w:numPr>
                  <w:ind w:left="1440" w:hanging="360"/>
                </w:pPr>
              </w:pPrChange>
            </w:pPr>
            <w:r>
              <w:t>La « Date de suppression » du mail</w:t>
            </w:r>
          </w:p>
          <w:p w14:paraId="3CFB0E46" w14:textId="77777777" w:rsidR="00D10D57" w:rsidRDefault="00D10D57">
            <w:pPr>
              <w:pStyle w:val="Paragraphedeliste"/>
              <w:numPr>
                <w:ilvl w:val="0"/>
                <w:numId w:val="1"/>
              </w:numPr>
              <w:pPrChange w:id="948" w:author="Rojo" w:date="2021-06-30T17:33:00Z">
                <w:pPr>
                  <w:pStyle w:val="Paragraphedeliste"/>
                  <w:numPr>
                    <w:numId w:val="5"/>
                  </w:numPr>
                  <w:ind w:left="1440" w:hanging="360"/>
                </w:pPr>
              </w:pPrChange>
            </w:pPr>
            <w:r>
              <w:t>Sous-titre : « REPERTOIRES »</w:t>
            </w:r>
          </w:p>
          <w:p w14:paraId="065F754A" w14:textId="77777777" w:rsidR="00D10D57" w:rsidRDefault="00D10D57">
            <w:pPr>
              <w:pStyle w:val="Paragraphedeliste"/>
              <w:numPr>
                <w:ilvl w:val="0"/>
                <w:numId w:val="1"/>
              </w:numPr>
              <w:pPrChange w:id="949" w:author="Rojo" w:date="2021-06-30T17:33:00Z">
                <w:pPr>
                  <w:pStyle w:val="Paragraphedeliste"/>
                  <w:numPr>
                    <w:numId w:val="5"/>
                  </w:numPr>
                  <w:ind w:left="1440" w:hanging="360"/>
                </w:pPr>
              </w:pPrChange>
            </w:pPr>
            <w:r>
              <w:t>Puce à cocher des répertoires autorisés avec intitulé « CONSULTANTS (par défaut en lecture» « </w:t>
            </w:r>
            <w:r w:rsidRPr="005A1338">
              <w:t>00-AMI</w:t>
            </w:r>
            <w:r>
              <w:t> »</w:t>
            </w:r>
            <w:r w:rsidRPr="005A1338">
              <w:t xml:space="preserve">, </w:t>
            </w:r>
            <w:r>
              <w:t>« </w:t>
            </w:r>
            <w:r w:rsidRPr="005A1338">
              <w:t>01-Propales</w:t>
            </w:r>
            <w:r>
              <w:t> »</w:t>
            </w:r>
            <w:r w:rsidRPr="005A1338">
              <w:t xml:space="preserve">, </w:t>
            </w:r>
            <w:r>
              <w:t>« </w:t>
            </w:r>
            <w:r w:rsidRPr="005A1338">
              <w:t>02-Projets et Missions</w:t>
            </w:r>
            <w:r>
              <w:t> »</w:t>
            </w:r>
            <w:r w:rsidRPr="005A1338">
              <w:t xml:space="preserve">, </w:t>
            </w:r>
            <w:r>
              <w:t>« </w:t>
            </w:r>
            <w:r w:rsidRPr="005A1338">
              <w:t>04-Outils internes</w:t>
            </w:r>
            <w:r>
              <w:t> »</w:t>
            </w:r>
            <w:r w:rsidRPr="005A1338">
              <w:t xml:space="preserve">, </w:t>
            </w:r>
            <w:r>
              <w:t>« </w:t>
            </w:r>
            <w:r w:rsidRPr="005A1338">
              <w:t>05-Bibliothèque</w:t>
            </w:r>
            <w:r>
              <w:t> »</w:t>
            </w:r>
            <w:r w:rsidRPr="005A1338">
              <w:t xml:space="preserve">, </w:t>
            </w:r>
            <w:r>
              <w:t>« </w:t>
            </w:r>
            <w:r w:rsidRPr="005A1338">
              <w:t>06-Qualité</w:t>
            </w:r>
            <w:r>
              <w:t> », avec l’option choisie</w:t>
            </w:r>
          </w:p>
          <w:p w14:paraId="172353E7" w14:textId="77777777" w:rsidR="00D10D57" w:rsidRDefault="00D10D57">
            <w:pPr>
              <w:pStyle w:val="Paragraphedeliste"/>
              <w:numPr>
                <w:ilvl w:val="0"/>
                <w:numId w:val="1"/>
              </w:numPr>
              <w:pPrChange w:id="950" w:author="Rojo" w:date="2021-06-30T17:33:00Z">
                <w:pPr>
                  <w:pStyle w:val="Paragraphedeliste"/>
                  <w:numPr>
                    <w:numId w:val="5"/>
                  </w:numPr>
                  <w:ind w:left="1440" w:hanging="360"/>
                </w:pPr>
              </w:pPrChange>
            </w:pPr>
            <w:r>
              <w:t>Les « Partages du département » dont le consultant a accès</w:t>
            </w:r>
          </w:p>
          <w:p w14:paraId="41568B5A" w14:textId="77777777" w:rsidR="00D10D57" w:rsidRDefault="00D10D57">
            <w:pPr>
              <w:pStyle w:val="Paragraphedeliste"/>
              <w:numPr>
                <w:ilvl w:val="0"/>
                <w:numId w:val="1"/>
              </w:numPr>
              <w:pPrChange w:id="951" w:author="Rojo" w:date="2021-06-30T17:33:00Z">
                <w:pPr>
                  <w:pStyle w:val="Paragraphedeliste"/>
                  <w:numPr>
                    <w:numId w:val="5"/>
                  </w:numPr>
                  <w:ind w:left="1440" w:hanging="360"/>
                </w:pPr>
              </w:pPrChange>
            </w:pPr>
            <w:r>
              <w:t>Liste des « Autres partages »</w:t>
            </w:r>
          </w:p>
          <w:p w14:paraId="302CCBA5" w14:textId="77777777" w:rsidR="00D10D57" w:rsidRDefault="00D10D57">
            <w:pPr>
              <w:pStyle w:val="Paragraphedeliste"/>
              <w:numPr>
                <w:ilvl w:val="0"/>
                <w:numId w:val="1"/>
              </w:numPr>
              <w:pPrChange w:id="952" w:author="Rojo" w:date="2021-06-30T17:33:00Z">
                <w:pPr>
                  <w:pStyle w:val="Paragraphedeliste"/>
                  <w:numPr>
                    <w:numId w:val="5"/>
                  </w:numPr>
                  <w:ind w:left="1440" w:hanging="360"/>
                </w:pPr>
              </w:pPrChange>
            </w:pPr>
            <w:r>
              <w:t>Liste des répertoires clients BPORH après l’inscription « Si BPO RH – détails des répertoires clients auxquels le collaborateur doit être habilité » avec comme exemple : « Exemple : ATINA, SLI, … »</w:t>
            </w:r>
          </w:p>
          <w:p w14:paraId="418D4B83" w14:textId="77777777" w:rsidR="00D10D57" w:rsidRDefault="00D10D57">
            <w:pPr>
              <w:pStyle w:val="Paragraphedeliste"/>
              <w:numPr>
                <w:ilvl w:val="0"/>
                <w:numId w:val="1"/>
              </w:numPr>
              <w:pPrChange w:id="953" w:author="Rojo" w:date="2021-06-30T17:33:00Z">
                <w:pPr>
                  <w:pStyle w:val="Paragraphedeliste"/>
                  <w:numPr>
                    <w:numId w:val="5"/>
                  </w:numPr>
                  <w:ind w:left="1440" w:hanging="360"/>
                </w:pPr>
              </w:pPrChange>
            </w:pPr>
            <w:r>
              <w:t>Sous-titre : « Outils internes »</w:t>
            </w:r>
          </w:p>
          <w:p w14:paraId="6496C0DF" w14:textId="77777777" w:rsidR="00D10D57" w:rsidRDefault="00D10D57">
            <w:pPr>
              <w:pStyle w:val="Paragraphedeliste"/>
              <w:numPr>
                <w:ilvl w:val="0"/>
                <w:numId w:val="1"/>
              </w:numPr>
              <w:pPrChange w:id="954" w:author="Rojo" w:date="2021-06-30T17:33:00Z">
                <w:pPr>
                  <w:pStyle w:val="Paragraphedeliste"/>
                  <w:numPr>
                    <w:numId w:val="5"/>
                  </w:numPr>
                  <w:ind w:left="1440" w:hanging="360"/>
                </w:pPr>
              </w:pPrChange>
            </w:pPr>
            <w:r>
              <w:t>Puce à cocher pour « </w:t>
            </w:r>
            <w:proofErr w:type="spellStart"/>
            <w:r>
              <w:t>Libertempo</w:t>
            </w:r>
            <w:proofErr w:type="spellEnd"/>
            <w:r>
              <w:t> »</w:t>
            </w:r>
          </w:p>
          <w:p w14:paraId="06721484" w14:textId="77777777" w:rsidR="00D10D57" w:rsidRDefault="00D10D57">
            <w:pPr>
              <w:pStyle w:val="Paragraphedeliste"/>
              <w:numPr>
                <w:ilvl w:val="0"/>
                <w:numId w:val="1"/>
              </w:numPr>
              <w:pPrChange w:id="955" w:author="Rojo" w:date="2021-06-30T17:33:00Z">
                <w:pPr>
                  <w:pStyle w:val="Paragraphedeliste"/>
                  <w:numPr>
                    <w:numId w:val="5"/>
                  </w:numPr>
                  <w:ind w:left="1440" w:hanging="360"/>
                </w:pPr>
              </w:pPrChange>
            </w:pPr>
            <w:r>
              <w:t>Le(s) « Manager/Associé de rattachement »</w:t>
            </w:r>
          </w:p>
          <w:p w14:paraId="6189B5D6" w14:textId="77777777" w:rsidR="00D10D57" w:rsidRDefault="00D10D57">
            <w:pPr>
              <w:pStyle w:val="Paragraphedeliste"/>
              <w:numPr>
                <w:ilvl w:val="0"/>
                <w:numId w:val="1"/>
              </w:numPr>
              <w:pPrChange w:id="956" w:author="Rojo" w:date="2021-06-30T17:33:00Z">
                <w:pPr>
                  <w:pStyle w:val="Paragraphedeliste"/>
                  <w:numPr>
                    <w:numId w:val="5"/>
                  </w:numPr>
                  <w:ind w:left="1440" w:hanging="360"/>
                </w:pPr>
              </w:pPrChange>
            </w:pPr>
            <w:r>
              <w:t>Puce à cocher pour « GLPI »</w:t>
            </w:r>
          </w:p>
          <w:p w14:paraId="7B11C12F" w14:textId="77777777" w:rsidR="00D10D57" w:rsidRDefault="00D10D57">
            <w:pPr>
              <w:pStyle w:val="Paragraphedeliste"/>
              <w:numPr>
                <w:ilvl w:val="0"/>
                <w:numId w:val="1"/>
              </w:numPr>
              <w:pPrChange w:id="957" w:author="Rojo" w:date="2021-06-30T17:33:00Z">
                <w:pPr>
                  <w:pStyle w:val="Paragraphedeliste"/>
                  <w:numPr>
                    <w:numId w:val="5"/>
                  </w:numPr>
                  <w:ind w:left="1440" w:hanging="360"/>
                </w:pPr>
              </w:pPrChange>
            </w:pPr>
            <w:r>
              <w:t>Puce à cocher pour « TIMESHEET »</w:t>
            </w:r>
          </w:p>
          <w:p w14:paraId="732D1E3C" w14:textId="77777777" w:rsidR="00D10D57" w:rsidRDefault="00D10D57">
            <w:pPr>
              <w:pStyle w:val="Paragraphedeliste"/>
              <w:numPr>
                <w:ilvl w:val="0"/>
                <w:numId w:val="1"/>
              </w:numPr>
              <w:pPrChange w:id="958" w:author="Rojo" w:date="2021-06-30T17:33:00Z">
                <w:pPr>
                  <w:pStyle w:val="Paragraphedeliste"/>
                  <w:numPr>
                    <w:numId w:val="5"/>
                  </w:numPr>
                  <w:ind w:left="1440" w:hanging="360"/>
                </w:pPr>
              </w:pPrChange>
            </w:pPr>
            <w:r>
              <w:t>Le(s) « Manager/Associé de rattachement »</w:t>
            </w:r>
          </w:p>
          <w:p w14:paraId="24EDCEDF" w14:textId="77777777" w:rsidR="00D10D57" w:rsidRDefault="00D10D57">
            <w:pPr>
              <w:pStyle w:val="Paragraphedeliste"/>
              <w:numPr>
                <w:ilvl w:val="0"/>
                <w:numId w:val="1"/>
              </w:numPr>
              <w:pPrChange w:id="959" w:author="Rojo" w:date="2021-06-30T17:33:00Z">
                <w:pPr>
                  <w:pStyle w:val="Paragraphedeliste"/>
                  <w:numPr>
                    <w:numId w:val="5"/>
                  </w:numPr>
                  <w:ind w:left="1440" w:hanging="360"/>
                </w:pPr>
              </w:pPrChange>
            </w:pPr>
            <w:r>
              <w:t>Sous-titre : « Logiciels »</w:t>
            </w:r>
          </w:p>
          <w:p w14:paraId="52260A37" w14:textId="77777777" w:rsidR="00D10D57" w:rsidRDefault="00D10D57">
            <w:pPr>
              <w:pStyle w:val="Paragraphedeliste"/>
              <w:numPr>
                <w:ilvl w:val="0"/>
                <w:numId w:val="1"/>
              </w:numPr>
              <w:pPrChange w:id="960" w:author="Rojo" w:date="2021-06-30T17:33:00Z">
                <w:pPr>
                  <w:pStyle w:val="Paragraphedeliste"/>
                  <w:numPr>
                    <w:numId w:val="5"/>
                  </w:numPr>
                  <w:ind w:left="1440" w:hanging="360"/>
                </w:pPr>
              </w:pPrChange>
            </w:pPr>
            <w:r>
              <w:t>Puce à cocher pour « QUADRA »</w:t>
            </w:r>
          </w:p>
          <w:p w14:paraId="1862CB95" w14:textId="77777777" w:rsidR="00D10D57" w:rsidRDefault="00D10D57">
            <w:pPr>
              <w:pStyle w:val="Paragraphedeliste"/>
              <w:numPr>
                <w:ilvl w:val="0"/>
                <w:numId w:val="1"/>
              </w:numPr>
              <w:pPrChange w:id="961" w:author="Rojo" w:date="2021-06-30T17:33:00Z">
                <w:pPr>
                  <w:pStyle w:val="Paragraphedeliste"/>
                  <w:numPr>
                    <w:numId w:val="5"/>
                  </w:numPr>
                  <w:ind w:left="1440" w:hanging="360"/>
                </w:pPr>
              </w:pPrChange>
            </w:pPr>
            <w:r>
              <w:t>Puce à cocher pour « SAGE Compta »</w:t>
            </w:r>
          </w:p>
          <w:p w14:paraId="2128C050" w14:textId="77777777" w:rsidR="00D10D57" w:rsidRDefault="00D10D57">
            <w:pPr>
              <w:pStyle w:val="Paragraphedeliste"/>
              <w:numPr>
                <w:ilvl w:val="0"/>
                <w:numId w:val="1"/>
              </w:numPr>
              <w:pPrChange w:id="962" w:author="Rojo" w:date="2021-06-30T17:33:00Z">
                <w:pPr>
                  <w:pStyle w:val="Paragraphedeliste"/>
                  <w:numPr>
                    <w:numId w:val="5"/>
                  </w:numPr>
                  <w:ind w:left="1440" w:hanging="360"/>
                </w:pPr>
              </w:pPrChange>
            </w:pPr>
            <w:r>
              <w:t xml:space="preserve"> Puce à cocher pour « EBP »</w:t>
            </w:r>
          </w:p>
          <w:p w14:paraId="336684D8" w14:textId="77777777" w:rsidR="00D10D57" w:rsidRDefault="00D10D57">
            <w:pPr>
              <w:pStyle w:val="Paragraphedeliste"/>
              <w:numPr>
                <w:ilvl w:val="0"/>
                <w:numId w:val="1"/>
              </w:numPr>
              <w:pPrChange w:id="963" w:author="Rojo" w:date="2021-06-30T17:33:00Z">
                <w:pPr>
                  <w:pStyle w:val="Paragraphedeliste"/>
                  <w:numPr>
                    <w:numId w:val="5"/>
                  </w:numPr>
                  <w:ind w:left="1440" w:hanging="360"/>
                </w:pPr>
              </w:pPrChange>
            </w:pPr>
            <w:r>
              <w:lastRenderedPageBreak/>
              <w:t>Bouton « Exporter » permettant l’export en version Word de la fiche</w:t>
            </w:r>
          </w:p>
        </w:tc>
      </w:tr>
      <w:tr w:rsidR="00D10D57" w14:paraId="18C1B25D" w14:textId="77777777" w:rsidTr="00FE542D">
        <w:tc>
          <w:tcPr>
            <w:tcW w:w="2317" w:type="dxa"/>
          </w:tcPr>
          <w:p w14:paraId="37D8E399" w14:textId="77777777" w:rsidR="00D10D57" w:rsidRDefault="00D10D57" w:rsidP="00D10D57">
            <w:pPr>
              <w:rPr>
                <w:rStyle w:val="lev"/>
              </w:rPr>
            </w:pPr>
            <w:r w:rsidRPr="0038344E">
              <w:rPr>
                <w:b/>
              </w:rPr>
              <w:lastRenderedPageBreak/>
              <w:t>Règles de gestion</w:t>
            </w:r>
          </w:p>
        </w:tc>
        <w:tc>
          <w:tcPr>
            <w:tcW w:w="6745" w:type="dxa"/>
          </w:tcPr>
          <w:p w14:paraId="16A0253F" w14:textId="77777777" w:rsidR="00D10D57" w:rsidRDefault="00D10D57" w:rsidP="00D10D57">
            <w:r>
              <w:t>Une fiche de demande d’habilitation est associée à un consultant</w:t>
            </w:r>
          </w:p>
        </w:tc>
      </w:tr>
    </w:tbl>
    <w:p w14:paraId="59E45068" w14:textId="77777777" w:rsidR="00D10D57" w:rsidRDefault="00D10D57" w:rsidP="00D10D57"/>
    <w:p w14:paraId="26ED8F95" w14:textId="77777777" w:rsidR="00D10D57" w:rsidRDefault="00D10D57" w:rsidP="00D10D57">
      <w:pPr>
        <w:pStyle w:val="Titre3"/>
      </w:pPr>
      <w:bookmarkStart w:id="964" w:name="_Toc76128499"/>
      <w:r>
        <w:t>Liste du personnel</w:t>
      </w:r>
      <w:bookmarkEnd w:id="964"/>
    </w:p>
    <w:p w14:paraId="02AA0CE4" w14:textId="77777777" w:rsidR="00D10D57" w:rsidRDefault="00D10D57" w:rsidP="00D10D57">
      <w:r>
        <w:tab/>
        <w:t xml:space="preserve">Pour suivre au mieux l’habilitation et la </w:t>
      </w:r>
      <w:proofErr w:type="spellStart"/>
      <w:r>
        <w:t>déshabilitation</w:t>
      </w:r>
      <w:proofErr w:type="spellEnd"/>
      <w:r>
        <w:t xml:space="preserve"> du personnel, une liste globale des personnes est visible dans cet onglet.</w:t>
      </w:r>
    </w:p>
    <w:p w14:paraId="50BD3E6D" w14:textId="77777777" w:rsidR="00D10D57" w:rsidRDefault="00D10D57" w:rsidP="00D10D57">
      <w:r>
        <w:t xml:space="preserve">La liste est divisée en trois parties dont : </w:t>
      </w:r>
    </w:p>
    <w:p w14:paraId="0710ACE7" w14:textId="77777777" w:rsidR="00D10D57" w:rsidRDefault="00D10D57">
      <w:pPr>
        <w:pStyle w:val="Paragraphedeliste"/>
        <w:numPr>
          <w:ilvl w:val="0"/>
          <w:numId w:val="1"/>
        </w:numPr>
        <w:pPrChange w:id="965" w:author="Rojo" w:date="2021-06-30T17:33:00Z">
          <w:pPr>
            <w:pStyle w:val="Paragraphedeliste"/>
            <w:numPr>
              <w:numId w:val="5"/>
            </w:numPr>
            <w:ind w:left="1440" w:hanging="360"/>
          </w:pPr>
        </w:pPrChange>
      </w:pPr>
      <w:r>
        <w:t>Habilités</w:t>
      </w:r>
    </w:p>
    <w:p w14:paraId="25C5C11B" w14:textId="77777777" w:rsidR="00D10D57" w:rsidRDefault="00D10D57">
      <w:pPr>
        <w:pStyle w:val="Paragraphedeliste"/>
        <w:numPr>
          <w:ilvl w:val="0"/>
          <w:numId w:val="1"/>
        </w:numPr>
        <w:pPrChange w:id="966" w:author="Rojo" w:date="2021-06-30T17:33:00Z">
          <w:pPr>
            <w:pStyle w:val="Paragraphedeliste"/>
            <w:numPr>
              <w:numId w:val="5"/>
            </w:numPr>
            <w:ind w:left="1440" w:hanging="360"/>
          </w:pPr>
        </w:pPrChange>
      </w:pPr>
      <w:r>
        <w:t>A désactiver</w:t>
      </w:r>
    </w:p>
    <w:p w14:paraId="2E8E0293" w14:textId="77777777" w:rsidR="00D10D57" w:rsidRDefault="00D10D57">
      <w:pPr>
        <w:pStyle w:val="Paragraphedeliste"/>
        <w:numPr>
          <w:ilvl w:val="0"/>
          <w:numId w:val="1"/>
        </w:numPr>
        <w:pPrChange w:id="967" w:author="Rojo" w:date="2021-06-30T17:33:00Z">
          <w:pPr>
            <w:pStyle w:val="Paragraphedeliste"/>
            <w:numPr>
              <w:numId w:val="5"/>
            </w:numPr>
            <w:ind w:left="1440" w:hanging="360"/>
          </w:pPr>
        </w:pPrChange>
      </w:pPr>
      <w:r>
        <w:t>Déshabilités</w:t>
      </w:r>
    </w:p>
    <w:p w14:paraId="19058C1C" w14:textId="77777777" w:rsidR="00D10D57" w:rsidRDefault="00D10D57" w:rsidP="009561F2">
      <w:pPr>
        <w:pStyle w:val="Titre4"/>
        <w:numPr>
          <w:ilvl w:val="0"/>
          <w:numId w:val="17"/>
        </w:numPr>
        <w:pPrChange w:id="968" w:author="Rojo" w:date="2021-07-01T19:41:00Z">
          <w:pPr>
            <w:pStyle w:val="Titre4"/>
            <w:numPr>
              <w:numId w:val="33"/>
            </w:numPr>
            <w:tabs>
              <w:tab w:val="num" w:pos="360"/>
              <w:tab w:val="num" w:pos="720"/>
            </w:tabs>
            <w:ind w:left="720" w:hanging="720"/>
          </w:pPr>
        </w:pPrChange>
      </w:pPr>
      <w:bookmarkStart w:id="969" w:name="_Toc76128500"/>
      <w:r>
        <w:t>Habilités</w:t>
      </w:r>
      <w:bookmarkEnd w:id="969"/>
    </w:p>
    <w:p w14:paraId="04DCC553" w14:textId="77777777" w:rsidR="00D10D57" w:rsidRPr="00103DE7" w:rsidRDefault="00D10D57" w:rsidP="00D10D57">
      <w:r>
        <w:t>La présentation de la liste est suggérée comme suit :</w:t>
      </w:r>
    </w:p>
    <w:p w14:paraId="248AA8A4" w14:textId="77777777" w:rsidR="00D10D57" w:rsidRDefault="00D10D57" w:rsidP="00D10D57">
      <w:r>
        <w:rPr>
          <w:noProof/>
          <w:lang w:eastAsia="fr-FR"/>
        </w:rPr>
        <w:drawing>
          <wp:inline distT="0" distB="0" distL="0" distR="0" wp14:anchorId="7C6CCCEC" wp14:editId="74FE7DFB">
            <wp:extent cx="5760720" cy="3240404"/>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iste du personnel.png"/>
                    <pic:cNvPicPr/>
                  </pic:nvPicPr>
                  <pic:blipFill>
                    <a:blip r:embed="rId27">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76746AD9" w14:textId="77777777" w:rsidR="00D10D57" w:rsidRDefault="00D10D57" w:rsidP="00D10D57">
      <w:pPr>
        <w:pStyle w:val="Lgende"/>
      </w:pPr>
      <w:bookmarkStart w:id="970" w:name="_Toc76128530"/>
      <w:r>
        <w:t xml:space="preserve">Figure </w:t>
      </w:r>
      <w:r>
        <w:fldChar w:fldCharType="begin"/>
      </w:r>
      <w:r>
        <w:instrText xml:space="preserve"> SEQ Figure \* ARABIC </w:instrText>
      </w:r>
      <w:r>
        <w:fldChar w:fldCharType="separate"/>
      </w:r>
      <w:r w:rsidR="001C3B3A">
        <w:rPr>
          <w:noProof/>
        </w:rPr>
        <w:t>14</w:t>
      </w:r>
      <w:r>
        <w:fldChar w:fldCharType="end"/>
      </w:r>
      <w:r>
        <w:t xml:space="preserve">: </w:t>
      </w:r>
      <w:r w:rsidRPr="0022189C">
        <w:t>Liste des habilités</w:t>
      </w:r>
      <w:bookmarkEnd w:id="970"/>
    </w:p>
    <w:p w14:paraId="6B340DC7" w14:textId="77777777" w:rsidR="00D10D57" w:rsidRDefault="00D10D57" w:rsidP="00D10D57"/>
    <w:p w14:paraId="47016A60" w14:textId="77777777" w:rsidR="00D10D57" w:rsidRPr="00103DE7" w:rsidRDefault="00D10D57" w:rsidP="00D10D57"/>
    <w:tbl>
      <w:tblPr>
        <w:tblStyle w:val="Grilledutableau"/>
        <w:tblW w:w="0" w:type="auto"/>
        <w:tblLook w:val="04A0" w:firstRow="1" w:lastRow="0" w:firstColumn="1" w:lastColumn="0" w:noHBand="0" w:noVBand="1"/>
      </w:tblPr>
      <w:tblGrid>
        <w:gridCol w:w="2689"/>
        <w:gridCol w:w="6373"/>
      </w:tblGrid>
      <w:tr w:rsidR="00D10D57" w14:paraId="6338E2C9" w14:textId="77777777" w:rsidTr="00FE542D">
        <w:tc>
          <w:tcPr>
            <w:tcW w:w="9062" w:type="dxa"/>
            <w:gridSpan w:val="2"/>
          </w:tcPr>
          <w:p w14:paraId="1C5AD20C" w14:textId="77777777" w:rsidR="00D10D57" w:rsidRDefault="00D10D57" w:rsidP="00D10D57">
            <w:pPr>
              <w:jc w:val="center"/>
            </w:pPr>
            <w:r>
              <w:t>Fiche de description de fonctionnalité</w:t>
            </w:r>
          </w:p>
        </w:tc>
      </w:tr>
      <w:tr w:rsidR="00D10D57" w14:paraId="519EB04D" w14:textId="77777777" w:rsidTr="00FE542D">
        <w:tc>
          <w:tcPr>
            <w:tcW w:w="2689" w:type="dxa"/>
          </w:tcPr>
          <w:p w14:paraId="18611D5A" w14:textId="77777777" w:rsidR="00D10D57" w:rsidRDefault="00D10D57" w:rsidP="00D10D57">
            <w:r w:rsidRPr="00BE0BD5">
              <w:rPr>
                <w:b/>
              </w:rPr>
              <w:t>Nom de la fonctionnalité</w:t>
            </w:r>
          </w:p>
        </w:tc>
        <w:tc>
          <w:tcPr>
            <w:tcW w:w="6373" w:type="dxa"/>
          </w:tcPr>
          <w:p w14:paraId="60AFC17D" w14:textId="77777777" w:rsidR="00D10D57" w:rsidRDefault="00D10D57" w:rsidP="00D10D57">
            <w:r>
              <w:t>Affichage de la liste du personnel habilité</w:t>
            </w:r>
          </w:p>
        </w:tc>
      </w:tr>
      <w:tr w:rsidR="00D10D57" w14:paraId="7E889193" w14:textId="77777777" w:rsidTr="00FE542D">
        <w:tc>
          <w:tcPr>
            <w:tcW w:w="2689" w:type="dxa"/>
          </w:tcPr>
          <w:p w14:paraId="4FDE5649" w14:textId="77777777" w:rsidR="00D10D57" w:rsidRDefault="00D10D57" w:rsidP="00D10D57">
            <w:r w:rsidRPr="001B2B57">
              <w:rPr>
                <w:b/>
              </w:rPr>
              <w:t>Fonctionnalités attendues</w:t>
            </w:r>
          </w:p>
        </w:tc>
        <w:tc>
          <w:tcPr>
            <w:tcW w:w="6373" w:type="dxa"/>
          </w:tcPr>
          <w:p w14:paraId="1FA0FFF8" w14:textId="77777777" w:rsidR="00D10D57" w:rsidRDefault="00D10D57" w:rsidP="00D10D57">
            <w:r>
              <w:t>La liste devra afficher les personnels en cours d’habilitations et habilités, avec leurs éventuels  fiches d’habilitations</w:t>
            </w:r>
          </w:p>
        </w:tc>
      </w:tr>
      <w:tr w:rsidR="00D10D57" w14:paraId="3D7F70EF" w14:textId="77777777" w:rsidTr="00FE542D">
        <w:tc>
          <w:tcPr>
            <w:tcW w:w="2689" w:type="dxa"/>
          </w:tcPr>
          <w:p w14:paraId="5845B55A" w14:textId="77777777" w:rsidR="00D10D57" w:rsidRDefault="00D10D57" w:rsidP="00D10D57">
            <w:r>
              <w:rPr>
                <w:b/>
              </w:rPr>
              <w:t>Composants</w:t>
            </w:r>
          </w:p>
        </w:tc>
        <w:tc>
          <w:tcPr>
            <w:tcW w:w="6373" w:type="dxa"/>
          </w:tcPr>
          <w:p w14:paraId="054B2EC4" w14:textId="77777777" w:rsidR="00D10D57" w:rsidRDefault="00D10D57" w:rsidP="00D10D57">
            <w:r>
              <w:t>Cet onglet présente une liste des personnes déjà habilitées avec :</w:t>
            </w:r>
          </w:p>
          <w:p w14:paraId="304DCC5A" w14:textId="77777777" w:rsidR="00D10D57" w:rsidRDefault="00D10D57">
            <w:pPr>
              <w:pStyle w:val="Paragraphedeliste"/>
              <w:numPr>
                <w:ilvl w:val="0"/>
                <w:numId w:val="1"/>
              </w:numPr>
              <w:pPrChange w:id="971" w:author="Rojo" w:date="2021-06-30T17:33:00Z">
                <w:pPr>
                  <w:pStyle w:val="Paragraphedeliste"/>
                  <w:numPr>
                    <w:numId w:val="5"/>
                  </w:numPr>
                  <w:ind w:left="1440" w:hanging="360"/>
                </w:pPr>
              </w:pPrChange>
            </w:pPr>
            <w:r>
              <w:t>Une colonne « Prénoms et nom » de la personne</w:t>
            </w:r>
          </w:p>
          <w:p w14:paraId="33A5668C" w14:textId="77777777" w:rsidR="00D10D57" w:rsidRDefault="00D10D57">
            <w:pPr>
              <w:pStyle w:val="Paragraphedeliste"/>
              <w:numPr>
                <w:ilvl w:val="0"/>
                <w:numId w:val="1"/>
              </w:numPr>
              <w:pPrChange w:id="972" w:author="Rojo" w:date="2021-06-30T17:33:00Z">
                <w:pPr>
                  <w:pStyle w:val="Paragraphedeliste"/>
                  <w:numPr>
                    <w:numId w:val="5"/>
                  </w:numPr>
                  <w:ind w:left="1440" w:hanging="360"/>
                </w:pPr>
              </w:pPrChange>
            </w:pPr>
            <w:r>
              <w:t>Une colonne « Habilitation » dans lequel pourra s’afficher une icône « En cours » ou une icône « Activé »</w:t>
            </w:r>
          </w:p>
          <w:p w14:paraId="6B5BD822" w14:textId="77777777" w:rsidR="00D10D57" w:rsidRDefault="00D10D57">
            <w:pPr>
              <w:pStyle w:val="Paragraphedeliste"/>
              <w:numPr>
                <w:ilvl w:val="0"/>
                <w:numId w:val="1"/>
              </w:numPr>
              <w:pPrChange w:id="973" w:author="Rojo" w:date="2021-06-30T17:33:00Z">
                <w:pPr>
                  <w:pStyle w:val="Paragraphedeliste"/>
                  <w:numPr>
                    <w:numId w:val="5"/>
                  </w:numPr>
                  <w:ind w:left="1440" w:hanging="360"/>
                </w:pPr>
              </w:pPrChange>
            </w:pPr>
            <w:r>
              <w:lastRenderedPageBreak/>
              <w:t xml:space="preserve">Une colonne « Fiche d’habilitation » dans lequel pourra s’afficher une icône « checklist » </w:t>
            </w:r>
          </w:p>
        </w:tc>
      </w:tr>
      <w:tr w:rsidR="00D10D57" w14:paraId="63CD6197" w14:textId="77777777" w:rsidTr="00FE542D">
        <w:tc>
          <w:tcPr>
            <w:tcW w:w="2689" w:type="dxa"/>
          </w:tcPr>
          <w:p w14:paraId="5D1C5FE8" w14:textId="77777777" w:rsidR="00D10D57" w:rsidRDefault="00D10D57" w:rsidP="00D10D57">
            <w:r w:rsidRPr="0038344E">
              <w:rPr>
                <w:b/>
              </w:rPr>
              <w:lastRenderedPageBreak/>
              <w:t>Règles de gestion</w:t>
            </w:r>
          </w:p>
        </w:tc>
        <w:tc>
          <w:tcPr>
            <w:tcW w:w="6373" w:type="dxa"/>
          </w:tcPr>
          <w:p w14:paraId="24983461" w14:textId="77777777" w:rsidR="00D10D57" w:rsidRDefault="00D10D57">
            <w:pPr>
              <w:pStyle w:val="Paragraphedeliste"/>
              <w:numPr>
                <w:ilvl w:val="0"/>
                <w:numId w:val="18"/>
              </w:numPr>
              <w:pPrChange w:id="974" w:author="Rojo" w:date="2021-06-30T17:33:00Z">
                <w:pPr>
                  <w:pStyle w:val="Paragraphedeliste"/>
                  <w:numPr>
                    <w:numId w:val="34"/>
                  </w:numPr>
                  <w:tabs>
                    <w:tab w:val="num" w:pos="360"/>
                    <w:tab w:val="num" w:pos="720"/>
                  </w:tabs>
                  <w:ind w:hanging="720"/>
                </w:pPr>
              </w:pPrChange>
            </w:pPr>
            <w:r>
              <w:t>Une personne est visible dans la liste des habilités une fois inséré dans Trombinoscope</w:t>
            </w:r>
          </w:p>
          <w:p w14:paraId="7E1E32B1" w14:textId="77777777" w:rsidR="00D10D57" w:rsidRDefault="00D10D57">
            <w:pPr>
              <w:pStyle w:val="Paragraphedeliste"/>
              <w:numPr>
                <w:ilvl w:val="0"/>
                <w:numId w:val="18"/>
              </w:numPr>
              <w:pPrChange w:id="975" w:author="Rojo" w:date="2021-06-30T17:33:00Z">
                <w:pPr>
                  <w:pStyle w:val="Paragraphedeliste"/>
                  <w:numPr>
                    <w:numId w:val="34"/>
                  </w:numPr>
                  <w:tabs>
                    <w:tab w:val="num" w:pos="360"/>
                    <w:tab w:val="num" w:pos="720"/>
                  </w:tabs>
                  <w:ind w:hanging="720"/>
                </w:pPr>
              </w:pPrChange>
            </w:pPr>
            <w:r>
              <w:t>La colonne « Habilitation » n’affichera une icône « En cours » que lorsque la fiche d’habilitation a été créée;</w:t>
            </w:r>
          </w:p>
          <w:p w14:paraId="678BBF1D" w14:textId="77777777" w:rsidR="00D10D57" w:rsidRDefault="00D10D57">
            <w:pPr>
              <w:pStyle w:val="Paragraphedeliste"/>
              <w:numPr>
                <w:ilvl w:val="0"/>
                <w:numId w:val="18"/>
              </w:numPr>
              <w:pPrChange w:id="976" w:author="Rojo" w:date="2021-06-30T17:33:00Z">
                <w:pPr>
                  <w:pStyle w:val="Paragraphedeliste"/>
                  <w:numPr>
                    <w:numId w:val="34"/>
                  </w:numPr>
                  <w:tabs>
                    <w:tab w:val="num" w:pos="360"/>
                    <w:tab w:val="num" w:pos="720"/>
                  </w:tabs>
                  <w:ind w:hanging="720"/>
                </w:pPr>
              </w:pPrChange>
            </w:pPr>
            <w:r>
              <w:t>La colonne « Habilitation » n’affichera une icône « Activé » que lorsque les demandes dans la fiche d’habilitation sont  satisfaites ;</w:t>
            </w:r>
          </w:p>
          <w:p w14:paraId="772F9D77" w14:textId="77777777" w:rsidR="00D10D57" w:rsidRDefault="00D10D57">
            <w:pPr>
              <w:pStyle w:val="Paragraphedeliste"/>
              <w:numPr>
                <w:ilvl w:val="0"/>
                <w:numId w:val="18"/>
              </w:numPr>
              <w:pPrChange w:id="977" w:author="Rojo" w:date="2021-06-30T17:33:00Z">
                <w:pPr>
                  <w:pStyle w:val="Paragraphedeliste"/>
                  <w:numPr>
                    <w:numId w:val="34"/>
                  </w:numPr>
                  <w:tabs>
                    <w:tab w:val="num" w:pos="360"/>
                    <w:tab w:val="num" w:pos="720"/>
                  </w:tabs>
                  <w:ind w:hanging="720"/>
                </w:pPr>
              </w:pPrChange>
            </w:pPr>
            <w:r>
              <w:t>La colonne « Fiche d’habilitation » n’affichera une icône « Checklist » que lorsque la fiche d’habilitation du personnel a été créée</w:t>
            </w:r>
          </w:p>
          <w:p w14:paraId="78B8C794" w14:textId="77777777" w:rsidR="00D10D57" w:rsidRDefault="00D10D57">
            <w:pPr>
              <w:pStyle w:val="Paragraphedeliste"/>
              <w:numPr>
                <w:ilvl w:val="0"/>
                <w:numId w:val="18"/>
              </w:numPr>
              <w:pPrChange w:id="978" w:author="Rojo" w:date="2021-06-30T17:33:00Z">
                <w:pPr>
                  <w:pStyle w:val="Paragraphedeliste"/>
                  <w:numPr>
                    <w:numId w:val="34"/>
                  </w:numPr>
                  <w:tabs>
                    <w:tab w:val="num" w:pos="360"/>
                    <w:tab w:val="num" w:pos="720"/>
                  </w:tabs>
                  <w:ind w:hanging="720"/>
                </w:pPr>
              </w:pPrChange>
            </w:pPr>
            <w:r>
              <w:t>L’icône « Checklist » affichera au clic la fiche d’habilitation du personnel concerné</w:t>
            </w:r>
          </w:p>
        </w:tc>
      </w:tr>
    </w:tbl>
    <w:p w14:paraId="5925BC30" w14:textId="77777777" w:rsidR="00D10D57" w:rsidRDefault="00D10D57" w:rsidP="00D10D57"/>
    <w:p w14:paraId="17B17194" w14:textId="77777777" w:rsidR="00D10D57" w:rsidRPr="006C19CD" w:rsidRDefault="00D10D57" w:rsidP="00D10D57"/>
    <w:p w14:paraId="0D5F0313" w14:textId="77777777" w:rsidR="00D10D57" w:rsidRDefault="00D10D57" w:rsidP="00D10D57"/>
    <w:p w14:paraId="1105AE3F" w14:textId="77777777" w:rsidR="00D10D57" w:rsidRDefault="00D10D57" w:rsidP="009561F2">
      <w:pPr>
        <w:pStyle w:val="Titre4"/>
      </w:pPr>
      <w:bookmarkStart w:id="979" w:name="_Toc76128501"/>
      <w:r>
        <w:t>A désactiver</w:t>
      </w:r>
      <w:bookmarkEnd w:id="979"/>
    </w:p>
    <w:p w14:paraId="21FA5F29" w14:textId="77777777" w:rsidR="00D10D57" w:rsidRPr="00AE09EA" w:rsidRDefault="00D10D57" w:rsidP="00D10D57">
      <w:r>
        <w:t>La présentation de la liste est suggérée comme suit :</w:t>
      </w:r>
    </w:p>
    <w:p w14:paraId="1D216B2F" w14:textId="77777777" w:rsidR="00D10D57" w:rsidRDefault="00D10D57" w:rsidP="00D10D57">
      <w:pPr>
        <w:pStyle w:val="Lgende"/>
      </w:pPr>
    </w:p>
    <w:p w14:paraId="2619A1E6" w14:textId="77777777" w:rsidR="00D10D57" w:rsidRDefault="00D10D57" w:rsidP="00D10D57">
      <w:pPr>
        <w:pStyle w:val="Lgende"/>
        <w:rPr>
          <w:i w:val="0"/>
        </w:rPr>
      </w:pPr>
      <w:bookmarkStart w:id="980" w:name="_Toc75871458"/>
      <w:r w:rsidRPr="00273801">
        <w:rPr>
          <w:noProof/>
          <w:lang w:eastAsia="fr-FR"/>
        </w:rPr>
        <w:drawing>
          <wp:inline distT="0" distB="0" distL="0" distR="0" wp14:anchorId="1E827E72" wp14:editId="0F3995DD">
            <wp:extent cx="5760720" cy="3240405"/>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liste à désactiver.png"/>
                    <pic:cNvPicPr/>
                  </pic:nvPicPr>
                  <pic:blipFill>
                    <a:blip r:embed="rId28">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4064B465" w14:textId="77777777" w:rsidR="00D10D57" w:rsidRPr="00D10D57" w:rsidRDefault="00D10D57" w:rsidP="00D10D57">
      <w:pPr>
        <w:pStyle w:val="Lgende"/>
      </w:pPr>
      <w:bookmarkStart w:id="981" w:name="_Toc76128531"/>
      <w:r>
        <w:t xml:space="preserve">Figure </w:t>
      </w:r>
      <w:r>
        <w:fldChar w:fldCharType="begin"/>
      </w:r>
      <w:r>
        <w:instrText xml:space="preserve"> SEQ Figure \* ARABIC </w:instrText>
      </w:r>
      <w:r>
        <w:fldChar w:fldCharType="separate"/>
      </w:r>
      <w:r w:rsidR="001C3B3A">
        <w:rPr>
          <w:noProof/>
        </w:rPr>
        <w:t>15</w:t>
      </w:r>
      <w:r>
        <w:fldChar w:fldCharType="end"/>
      </w:r>
      <w:r>
        <w:t xml:space="preserve">: </w:t>
      </w:r>
      <w:r w:rsidRPr="00492BB8">
        <w:t>Liste des personnes à désactiver</w:t>
      </w:r>
      <w:bookmarkEnd w:id="981"/>
    </w:p>
    <w:bookmarkEnd w:id="980"/>
    <w:p w14:paraId="7269573D" w14:textId="77777777" w:rsidR="00D10D57" w:rsidRDefault="00D10D57" w:rsidP="00D10D57">
      <w:pPr>
        <w:pStyle w:val="Lgende"/>
      </w:pPr>
    </w:p>
    <w:p w14:paraId="4E44A31D" w14:textId="77777777" w:rsidR="00D10D57" w:rsidRPr="004F3360" w:rsidRDefault="00D10D57" w:rsidP="00D10D57"/>
    <w:p w14:paraId="3A32755D" w14:textId="77777777" w:rsidR="00D10D57" w:rsidRDefault="00D10D57" w:rsidP="00D10D57"/>
    <w:p w14:paraId="3CCD44DB" w14:textId="77777777" w:rsidR="00D10D57" w:rsidRDefault="00D10D57" w:rsidP="00D10D57">
      <w:r w:rsidRPr="00091B25">
        <w:rPr>
          <w:noProof/>
          <w:lang w:eastAsia="fr-FR"/>
        </w:rPr>
        <w:lastRenderedPageBreak/>
        <w:drawing>
          <wp:inline distT="0" distB="0" distL="0" distR="0" wp14:anchorId="4F9B51FF" wp14:editId="14A593A8">
            <wp:extent cx="5760321" cy="3240133"/>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authentification procédé désactivation.png"/>
                    <pic:cNvPicPr/>
                  </pic:nvPicPr>
                  <pic:blipFill>
                    <a:blip r:embed="rId29">
                      <a:extLst>
                        <a:ext uri="{28A0092B-C50C-407E-A947-70E740481C1C}">
                          <a14:useLocalDpi xmlns:a14="http://schemas.microsoft.com/office/drawing/2010/main" val="0"/>
                        </a:ext>
                      </a:extLst>
                    </a:blip>
                    <a:stretch>
                      <a:fillRect/>
                    </a:stretch>
                  </pic:blipFill>
                  <pic:spPr>
                    <a:xfrm>
                      <a:off x="0" y="0"/>
                      <a:ext cx="5760321" cy="3240133"/>
                    </a:xfrm>
                    <a:prstGeom prst="rect">
                      <a:avLst/>
                    </a:prstGeom>
                  </pic:spPr>
                </pic:pic>
              </a:graphicData>
            </a:graphic>
          </wp:inline>
        </w:drawing>
      </w:r>
    </w:p>
    <w:p w14:paraId="29D757C2" w14:textId="77777777" w:rsidR="00D10D57" w:rsidRDefault="00D10D57" w:rsidP="00D10D57">
      <w:pPr>
        <w:pStyle w:val="Lgende"/>
      </w:pPr>
      <w:bookmarkStart w:id="982" w:name="_Toc76128532"/>
      <w:r>
        <w:t xml:space="preserve">Figure </w:t>
      </w:r>
      <w:r>
        <w:fldChar w:fldCharType="begin"/>
      </w:r>
      <w:r>
        <w:instrText xml:space="preserve"> SEQ Figure \* ARABIC </w:instrText>
      </w:r>
      <w:r>
        <w:fldChar w:fldCharType="separate"/>
      </w:r>
      <w:r w:rsidR="001C3B3A">
        <w:rPr>
          <w:noProof/>
        </w:rPr>
        <w:t>16</w:t>
      </w:r>
      <w:r>
        <w:fldChar w:fldCharType="end"/>
      </w:r>
      <w:r>
        <w:t xml:space="preserve">: </w:t>
      </w:r>
      <w:r w:rsidRPr="004B0AEF">
        <w:t>Demande d'authentification pour procéder à la désactivation</w:t>
      </w:r>
      <w:bookmarkEnd w:id="982"/>
    </w:p>
    <w:p w14:paraId="454E6AEB" w14:textId="77777777" w:rsidR="00D10D57" w:rsidRDefault="00D10D57" w:rsidP="00D10D57"/>
    <w:p w14:paraId="6C68911C" w14:textId="77777777" w:rsidR="00D10D57" w:rsidRPr="00BC59E2" w:rsidRDefault="00D10D57" w:rsidP="00D10D57">
      <w:pPr>
        <w:pStyle w:val="Lgende"/>
      </w:pPr>
    </w:p>
    <w:tbl>
      <w:tblPr>
        <w:tblStyle w:val="Grilledutableau"/>
        <w:tblW w:w="0" w:type="auto"/>
        <w:tblLook w:val="04A0" w:firstRow="1" w:lastRow="0" w:firstColumn="1" w:lastColumn="0" w:noHBand="0" w:noVBand="1"/>
      </w:tblPr>
      <w:tblGrid>
        <w:gridCol w:w="2689"/>
        <w:gridCol w:w="6373"/>
      </w:tblGrid>
      <w:tr w:rsidR="00D10D57" w14:paraId="7C356B7B" w14:textId="77777777" w:rsidTr="00FE542D">
        <w:tc>
          <w:tcPr>
            <w:tcW w:w="9062" w:type="dxa"/>
            <w:gridSpan w:val="2"/>
          </w:tcPr>
          <w:p w14:paraId="0293D3EA" w14:textId="77777777" w:rsidR="00D10D57" w:rsidRPr="00E75D78" w:rsidRDefault="00D10D57" w:rsidP="00D10D57">
            <w:pPr>
              <w:jc w:val="center"/>
              <w:rPr>
                <w:b/>
              </w:rPr>
            </w:pPr>
            <w:r w:rsidRPr="00E75D78">
              <w:rPr>
                <w:b/>
              </w:rPr>
              <w:t>Fiche de description de fonctionnalité</w:t>
            </w:r>
          </w:p>
        </w:tc>
      </w:tr>
      <w:tr w:rsidR="00D10D57" w14:paraId="69DA8D30" w14:textId="77777777" w:rsidTr="00FE542D">
        <w:tc>
          <w:tcPr>
            <w:tcW w:w="2689" w:type="dxa"/>
          </w:tcPr>
          <w:p w14:paraId="286945B9" w14:textId="77777777" w:rsidR="00D10D57" w:rsidRDefault="00D10D57" w:rsidP="00D10D57">
            <w:r w:rsidRPr="00BE0BD5">
              <w:rPr>
                <w:b/>
              </w:rPr>
              <w:t>Nom de la fonctionnalité</w:t>
            </w:r>
          </w:p>
        </w:tc>
        <w:tc>
          <w:tcPr>
            <w:tcW w:w="6373" w:type="dxa"/>
          </w:tcPr>
          <w:p w14:paraId="69A4944F" w14:textId="77777777" w:rsidR="00D10D57" w:rsidRDefault="00D10D57" w:rsidP="00D10D57">
            <w:r>
              <w:t>Affichage de la liste du personnel à désactiver</w:t>
            </w:r>
          </w:p>
        </w:tc>
      </w:tr>
      <w:tr w:rsidR="00D10D57" w14:paraId="554E6502" w14:textId="77777777" w:rsidTr="00FE542D">
        <w:tc>
          <w:tcPr>
            <w:tcW w:w="2689" w:type="dxa"/>
          </w:tcPr>
          <w:p w14:paraId="00675943" w14:textId="77777777" w:rsidR="00D10D57" w:rsidRDefault="00D10D57" w:rsidP="00D10D57">
            <w:r w:rsidRPr="001B2B57">
              <w:rPr>
                <w:b/>
              </w:rPr>
              <w:t>Fonctionnalités attendues</w:t>
            </w:r>
          </w:p>
        </w:tc>
        <w:tc>
          <w:tcPr>
            <w:tcW w:w="6373" w:type="dxa"/>
          </w:tcPr>
          <w:p w14:paraId="17D80542" w14:textId="77777777" w:rsidR="00D10D57" w:rsidRDefault="00D10D57" w:rsidP="00D10D57">
            <w:r>
              <w:t>La liste devra afficher les personnels qui sont à désactiver</w:t>
            </w:r>
          </w:p>
        </w:tc>
      </w:tr>
      <w:tr w:rsidR="00D10D57" w14:paraId="5FADF6CD" w14:textId="77777777" w:rsidTr="00FE542D">
        <w:tc>
          <w:tcPr>
            <w:tcW w:w="2689" w:type="dxa"/>
          </w:tcPr>
          <w:p w14:paraId="3B85D021" w14:textId="77777777" w:rsidR="00D10D57" w:rsidRDefault="00D10D57" w:rsidP="00D10D57">
            <w:pPr>
              <w:rPr>
                <w:b/>
              </w:rPr>
            </w:pPr>
            <w:r>
              <w:rPr>
                <w:b/>
              </w:rPr>
              <w:t>Composants</w:t>
            </w:r>
          </w:p>
        </w:tc>
        <w:tc>
          <w:tcPr>
            <w:tcW w:w="6373" w:type="dxa"/>
          </w:tcPr>
          <w:p w14:paraId="178E5C34" w14:textId="77777777" w:rsidR="00D10D57" w:rsidRDefault="00D10D57" w:rsidP="00D10D57">
            <w:r>
              <w:t>Cet onglet présente une liste des personnes à désactiver puisqu’ils vont quitter FTHM :</w:t>
            </w:r>
          </w:p>
          <w:p w14:paraId="4B74050A" w14:textId="77777777" w:rsidR="00D10D57" w:rsidRDefault="00D10D57">
            <w:pPr>
              <w:pStyle w:val="Paragraphedeliste"/>
              <w:numPr>
                <w:ilvl w:val="0"/>
                <w:numId w:val="1"/>
              </w:numPr>
              <w:pPrChange w:id="983" w:author="Rojo" w:date="2021-06-30T17:33:00Z">
                <w:pPr>
                  <w:pStyle w:val="Paragraphedeliste"/>
                  <w:numPr>
                    <w:numId w:val="5"/>
                  </w:numPr>
                  <w:ind w:left="1440" w:hanging="360"/>
                </w:pPr>
              </w:pPrChange>
            </w:pPr>
            <w:r>
              <w:t>Le prénom et le nom de la personne à désactiver</w:t>
            </w:r>
          </w:p>
          <w:p w14:paraId="3CF23BC8" w14:textId="77777777" w:rsidR="00D10D57" w:rsidRDefault="00D10D57">
            <w:pPr>
              <w:pStyle w:val="Paragraphedeliste"/>
              <w:numPr>
                <w:ilvl w:val="0"/>
                <w:numId w:val="1"/>
              </w:numPr>
              <w:pPrChange w:id="984" w:author="Rojo" w:date="2021-06-30T17:33:00Z">
                <w:pPr>
                  <w:pStyle w:val="Paragraphedeliste"/>
                  <w:numPr>
                    <w:numId w:val="5"/>
                  </w:numPr>
                  <w:ind w:left="1440" w:hanging="360"/>
                </w:pPr>
              </w:pPrChange>
            </w:pPr>
            <w:r>
              <w:t>Une puce à cocher pour procéder à la désactivation</w:t>
            </w:r>
          </w:p>
          <w:p w14:paraId="33EC37C1" w14:textId="77777777" w:rsidR="00D10D57" w:rsidRDefault="00D10D57">
            <w:pPr>
              <w:pStyle w:val="Paragraphedeliste"/>
              <w:numPr>
                <w:ilvl w:val="0"/>
                <w:numId w:val="1"/>
              </w:numPr>
              <w:pPrChange w:id="985" w:author="Rojo" w:date="2021-06-30T17:33:00Z">
                <w:pPr>
                  <w:pStyle w:val="Paragraphedeliste"/>
                  <w:numPr>
                    <w:numId w:val="5"/>
                  </w:numPr>
                  <w:ind w:left="1440" w:hanging="360"/>
                </w:pPr>
              </w:pPrChange>
            </w:pPr>
            <w:r>
              <w:t xml:space="preserve">Un bouton « Tout sélectionner » </w:t>
            </w:r>
          </w:p>
          <w:p w14:paraId="0823C7A0" w14:textId="77777777" w:rsidR="00D10D57" w:rsidRDefault="00D10D57">
            <w:pPr>
              <w:pStyle w:val="Paragraphedeliste"/>
              <w:numPr>
                <w:ilvl w:val="0"/>
                <w:numId w:val="1"/>
              </w:numPr>
              <w:pPrChange w:id="986" w:author="Rojo" w:date="2021-06-30T17:33:00Z">
                <w:pPr>
                  <w:pStyle w:val="Paragraphedeliste"/>
                  <w:numPr>
                    <w:numId w:val="5"/>
                  </w:numPr>
                  <w:ind w:left="1440" w:hanging="360"/>
                </w:pPr>
              </w:pPrChange>
            </w:pPr>
            <w:r>
              <w:t>Un bouton « Procéder » qui permet de procéder à la désactivation. Elle ouvre une boîte de dialogue de demande d’authentification.</w:t>
            </w:r>
          </w:p>
        </w:tc>
      </w:tr>
      <w:tr w:rsidR="00D10D57" w14:paraId="7D11EDE4" w14:textId="77777777" w:rsidTr="00FE542D">
        <w:tc>
          <w:tcPr>
            <w:tcW w:w="2689" w:type="dxa"/>
          </w:tcPr>
          <w:p w14:paraId="2FE200B9" w14:textId="77777777" w:rsidR="00D10D57" w:rsidRDefault="00D10D57" w:rsidP="00D10D57">
            <w:pPr>
              <w:rPr>
                <w:b/>
              </w:rPr>
            </w:pPr>
            <w:r w:rsidRPr="0038344E">
              <w:rPr>
                <w:b/>
              </w:rPr>
              <w:t>Règles de gestion</w:t>
            </w:r>
          </w:p>
        </w:tc>
        <w:tc>
          <w:tcPr>
            <w:tcW w:w="6373" w:type="dxa"/>
          </w:tcPr>
          <w:p w14:paraId="0C42826A" w14:textId="77777777" w:rsidR="00D10D57" w:rsidRDefault="00D10D57">
            <w:pPr>
              <w:pStyle w:val="Paragraphedeliste"/>
              <w:numPr>
                <w:ilvl w:val="0"/>
                <w:numId w:val="19"/>
              </w:numPr>
              <w:pPrChange w:id="987" w:author="Rojo" w:date="2021-06-30T17:33:00Z">
                <w:pPr>
                  <w:pStyle w:val="Paragraphedeliste"/>
                  <w:numPr>
                    <w:numId w:val="35"/>
                  </w:numPr>
                  <w:tabs>
                    <w:tab w:val="num" w:pos="360"/>
                    <w:tab w:val="num" w:pos="720"/>
                  </w:tabs>
                  <w:ind w:hanging="720"/>
                </w:pPr>
              </w:pPrChange>
            </w:pPr>
            <w:r>
              <w:t xml:space="preserve">Seuls les personnels qui ont été supprimés ou ont déjà une fiche de </w:t>
            </w:r>
            <w:proofErr w:type="spellStart"/>
            <w:r>
              <w:t>déshabilitation</w:t>
            </w:r>
            <w:proofErr w:type="spellEnd"/>
            <w:r>
              <w:t xml:space="preserve"> doivent apparaître dans la liste des personnels à désactiver</w:t>
            </w:r>
          </w:p>
          <w:p w14:paraId="6E91E1BD" w14:textId="77777777" w:rsidR="00D10D57" w:rsidRDefault="00D10D57">
            <w:pPr>
              <w:pStyle w:val="Paragraphedeliste"/>
              <w:numPr>
                <w:ilvl w:val="0"/>
                <w:numId w:val="19"/>
              </w:numPr>
              <w:pPrChange w:id="988" w:author="Rojo" w:date="2021-06-30T17:33:00Z">
                <w:pPr>
                  <w:pStyle w:val="Paragraphedeliste"/>
                  <w:numPr>
                    <w:numId w:val="35"/>
                  </w:numPr>
                  <w:tabs>
                    <w:tab w:val="num" w:pos="360"/>
                    <w:tab w:val="num" w:pos="720"/>
                  </w:tabs>
                  <w:ind w:hanging="720"/>
                </w:pPr>
              </w:pPrChange>
            </w:pPr>
            <w:r>
              <w:t>Seul un administrateur IT possède les privilèges de désactiver une personne. Il doit s’authentifier avant de pouvoir effectuer l’action afin d’assurer qu’il s’agit bien d’un administrateur IT.</w:t>
            </w:r>
          </w:p>
          <w:p w14:paraId="6D8E0991" w14:textId="77777777" w:rsidR="00D10D57" w:rsidRDefault="00D10D57">
            <w:pPr>
              <w:pStyle w:val="Paragraphedeliste"/>
              <w:numPr>
                <w:ilvl w:val="0"/>
                <w:numId w:val="19"/>
              </w:numPr>
              <w:pPrChange w:id="989" w:author="Rojo" w:date="2021-06-30T17:33:00Z">
                <w:pPr>
                  <w:pStyle w:val="Paragraphedeliste"/>
                  <w:numPr>
                    <w:numId w:val="35"/>
                  </w:numPr>
                  <w:tabs>
                    <w:tab w:val="num" w:pos="360"/>
                    <w:tab w:val="num" w:pos="720"/>
                  </w:tabs>
                  <w:ind w:hanging="720"/>
                </w:pPr>
              </w:pPrChange>
            </w:pPr>
            <w:r>
              <w:t>Si l’utilisateur qui s’authentifie lors de la désactivation d’une personne n’est pas du département IT, une erreur comme suit apparaît : « Vous n’êtes pas habilité à effectuer la désactivation du personnel ! »</w:t>
            </w:r>
          </w:p>
        </w:tc>
      </w:tr>
    </w:tbl>
    <w:p w14:paraId="33E04B86" w14:textId="77777777" w:rsidR="00D10D57" w:rsidRPr="0099435C" w:rsidRDefault="00D10D57" w:rsidP="00D10D57"/>
    <w:p w14:paraId="3EBE2BB9" w14:textId="77777777" w:rsidR="00D10D57" w:rsidRDefault="00D10D57" w:rsidP="009561F2">
      <w:pPr>
        <w:pStyle w:val="Titre4"/>
      </w:pPr>
      <w:bookmarkStart w:id="990" w:name="_Toc76128502"/>
      <w:r>
        <w:t>Déshabilités</w:t>
      </w:r>
      <w:bookmarkEnd w:id="990"/>
    </w:p>
    <w:p w14:paraId="20A01C18" w14:textId="77777777" w:rsidR="00D10D57" w:rsidRPr="00AE09EA" w:rsidRDefault="00D10D57" w:rsidP="00D10D57">
      <w:pPr>
        <w:ind w:firstLine="426"/>
      </w:pPr>
      <w:r>
        <w:t>La présentation de la liste est suggérée comme suit :</w:t>
      </w:r>
    </w:p>
    <w:p w14:paraId="39628DED" w14:textId="77777777" w:rsidR="00D10D57" w:rsidRDefault="00D10D57" w:rsidP="00D10D57">
      <w:pPr>
        <w:keepNext/>
      </w:pPr>
      <w:r>
        <w:rPr>
          <w:noProof/>
          <w:lang w:eastAsia="fr-FR"/>
        </w:rPr>
        <w:lastRenderedPageBreak/>
        <w:drawing>
          <wp:inline distT="0" distB="0" distL="0" distR="0" wp14:anchorId="2F1E5CB7" wp14:editId="3AD7934D">
            <wp:extent cx="5760720" cy="3240404"/>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Liste des déshabilités.png"/>
                    <pic:cNvPicPr/>
                  </pic:nvPicPr>
                  <pic:blipFill>
                    <a:blip r:embed="rId30">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14EB8256" w14:textId="77777777" w:rsidR="00D10D57" w:rsidRDefault="00D10D57" w:rsidP="00D10D57">
      <w:pPr>
        <w:pStyle w:val="Lgende"/>
      </w:pPr>
      <w:bookmarkStart w:id="991" w:name="_Toc76128533"/>
      <w:r>
        <w:t xml:space="preserve">Figure </w:t>
      </w:r>
      <w:r>
        <w:fldChar w:fldCharType="begin"/>
      </w:r>
      <w:r>
        <w:instrText xml:space="preserve"> SEQ Figure \* ARABIC </w:instrText>
      </w:r>
      <w:r>
        <w:fldChar w:fldCharType="separate"/>
      </w:r>
      <w:r w:rsidR="001C3B3A">
        <w:rPr>
          <w:noProof/>
        </w:rPr>
        <w:t>17</w:t>
      </w:r>
      <w:r>
        <w:fldChar w:fldCharType="end"/>
      </w:r>
      <w:r>
        <w:t xml:space="preserve">: </w:t>
      </w:r>
      <w:r w:rsidRPr="002F2936">
        <w:t>Liste des déshabilités</w:t>
      </w:r>
      <w:bookmarkEnd w:id="991"/>
    </w:p>
    <w:p w14:paraId="29F3CA6D" w14:textId="77777777" w:rsidR="00D10D57" w:rsidRDefault="00D10D57" w:rsidP="00D10D57">
      <w:pPr>
        <w:keepNext/>
      </w:pPr>
    </w:p>
    <w:p w14:paraId="08A97F62" w14:textId="77777777" w:rsidR="00D10D57" w:rsidRDefault="00D10D57" w:rsidP="00D10D57">
      <w:pPr>
        <w:keepNext/>
      </w:pPr>
    </w:p>
    <w:p w14:paraId="69888686" w14:textId="77777777" w:rsidR="00D10D57" w:rsidRDefault="00D10D57" w:rsidP="00D10D57"/>
    <w:tbl>
      <w:tblPr>
        <w:tblStyle w:val="Grilledutableau"/>
        <w:tblW w:w="0" w:type="auto"/>
        <w:tblLook w:val="04A0" w:firstRow="1" w:lastRow="0" w:firstColumn="1" w:lastColumn="0" w:noHBand="0" w:noVBand="1"/>
      </w:tblPr>
      <w:tblGrid>
        <w:gridCol w:w="2689"/>
        <w:gridCol w:w="6373"/>
      </w:tblGrid>
      <w:tr w:rsidR="00D10D57" w14:paraId="7F9511EB" w14:textId="77777777" w:rsidTr="00FE542D">
        <w:tc>
          <w:tcPr>
            <w:tcW w:w="9062" w:type="dxa"/>
            <w:gridSpan w:val="2"/>
          </w:tcPr>
          <w:p w14:paraId="359DBE2A" w14:textId="77777777" w:rsidR="00D10D57" w:rsidRDefault="00D10D57" w:rsidP="00D10D57">
            <w:pPr>
              <w:jc w:val="center"/>
            </w:pPr>
            <w:r>
              <w:t>Fiche de description de fonctionnalité</w:t>
            </w:r>
          </w:p>
        </w:tc>
      </w:tr>
      <w:tr w:rsidR="00D10D57" w14:paraId="3B3A16B3" w14:textId="77777777" w:rsidTr="00FE542D">
        <w:tc>
          <w:tcPr>
            <w:tcW w:w="2689" w:type="dxa"/>
          </w:tcPr>
          <w:p w14:paraId="14DD5B36" w14:textId="77777777" w:rsidR="00D10D57" w:rsidRDefault="00D10D57" w:rsidP="00D10D57">
            <w:r w:rsidRPr="00BE0BD5">
              <w:rPr>
                <w:b/>
              </w:rPr>
              <w:t>Nom de la fonctionnalité</w:t>
            </w:r>
          </w:p>
        </w:tc>
        <w:tc>
          <w:tcPr>
            <w:tcW w:w="6373" w:type="dxa"/>
          </w:tcPr>
          <w:p w14:paraId="0B00DD65" w14:textId="77777777" w:rsidR="00D10D57" w:rsidRDefault="00D10D57" w:rsidP="00D10D57">
            <w:r>
              <w:t>Affichage de la liste du personnel déshabilités</w:t>
            </w:r>
          </w:p>
        </w:tc>
      </w:tr>
      <w:tr w:rsidR="00D10D57" w14:paraId="266B0887" w14:textId="77777777" w:rsidTr="00FE542D">
        <w:tc>
          <w:tcPr>
            <w:tcW w:w="2689" w:type="dxa"/>
          </w:tcPr>
          <w:p w14:paraId="3E85B4E8" w14:textId="77777777" w:rsidR="00D10D57" w:rsidRDefault="00D10D57" w:rsidP="00D10D57">
            <w:r w:rsidRPr="001B2B57">
              <w:rPr>
                <w:b/>
              </w:rPr>
              <w:t>Fonctionnalités attendues</w:t>
            </w:r>
          </w:p>
        </w:tc>
        <w:tc>
          <w:tcPr>
            <w:tcW w:w="6373" w:type="dxa"/>
          </w:tcPr>
          <w:p w14:paraId="2A7A06FE" w14:textId="77777777" w:rsidR="00D10D57" w:rsidRDefault="00D10D57" w:rsidP="00D10D57">
            <w:r>
              <w:t>La liste devra afficher les personnels qui ont été déshabilités sur les trois (3) derniers mois</w:t>
            </w:r>
          </w:p>
        </w:tc>
      </w:tr>
      <w:tr w:rsidR="00D10D57" w14:paraId="1561233B" w14:textId="77777777" w:rsidTr="00FE542D">
        <w:tc>
          <w:tcPr>
            <w:tcW w:w="2689" w:type="dxa"/>
          </w:tcPr>
          <w:p w14:paraId="7332FD1B" w14:textId="77777777" w:rsidR="00D10D57" w:rsidRDefault="00D10D57" w:rsidP="00D10D57">
            <w:pPr>
              <w:rPr>
                <w:b/>
              </w:rPr>
            </w:pPr>
            <w:r>
              <w:rPr>
                <w:b/>
              </w:rPr>
              <w:t>Composants</w:t>
            </w:r>
          </w:p>
        </w:tc>
        <w:tc>
          <w:tcPr>
            <w:tcW w:w="6373" w:type="dxa"/>
          </w:tcPr>
          <w:p w14:paraId="0624DB64" w14:textId="77777777" w:rsidR="00D10D57" w:rsidRDefault="00D10D57" w:rsidP="00D10D57">
            <w:r>
              <w:t>Cet onglet présente une liste des personnes déshabilitées avec :</w:t>
            </w:r>
          </w:p>
          <w:p w14:paraId="4F013211" w14:textId="77777777" w:rsidR="00D10D57" w:rsidRDefault="00D10D57">
            <w:pPr>
              <w:pStyle w:val="Paragraphedeliste"/>
              <w:numPr>
                <w:ilvl w:val="0"/>
                <w:numId w:val="1"/>
              </w:numPr>
              <w:pPrChange w:id="992" w:author="Rojo" w:date="2021-06-30T17:33:00Z">
                <w:pPr>
                  <w:pStyle w:val="Paragraphedeliste"/>
                  <w:numPr>
                    <w:numId w:val="5"/>
                  </w:numPr>
                  <w:ind w:left="1440" w:hanging="360"/>
                </w:pPr>
              </w:pPrChange>
            </w:pPr>
            <w:r>
              <w:t>Une colonne « Prénom et le nom » de la personne déshabilitée</w:t>
            </w:r>
          </w:p>
          <w:p w14:paraId="7BEA8C7D" w14:textId="77777777" w:rsidR="00D10D57" w:rsidRDefault="00D10D57">
            <w:pPr>
              <w:pStyle w:val="Paragraphedeliste"/>
              <w:numPr>
                <w:ilvl w:val="0"/>
                <w:numId w:val="1"/>
              </w:numPr>
              <w:pPrChange w:id="993" w:author="Rojo" w:date="2021-06-30T17:33:00Z">
                <w:pPr>
                  <w:pStyle w:val="Paragraphedeliste"/>
                  <w:numPr>
                    <w:numId w:val="5"/>
                  </w:numPr>
                  <w:ind w:left="1440" w:hanging="360"/>
                </w:pPr>
              </w:pPrChange>
            </w:pPr>
            <w:r>
              <w:t>Une colonne « Désactivé » indiquant si la personne a été déshabilitée ou non</w:t>
            </w:r>
          </w:p>
          <w:p w14:paraId="701CA133" w14:textId="77777777" w:rsidR="00D10D57" w:rsidRDefault="00D10D57">
            <w:pPr>
              <w:pStyle w:val="Paragraphedeliste"/>
              <w:numPr>
                <w:ilvl w:val="0"/>
                <w:numId w:val="1"/>
              </w:numPr>
              <w:pPrChange w:id="994" w:author="Rojo" w:date="2021-06-30T17:33:00Z">
                <w:pPr>
                  <w:pStyle w:val="Paragraphedeliste"/>
                  <w:numPr>
                    <w:numId w:val="5"/>
                  </w:numPr>
                  <w:ind w:left="1440" w:hanging="360"/>
                </w:pPr>
              </w:pPrChange>
            </w:pPr>
            <w:r>
              <w:t xml:space="preserve">Une colonne « Checklist » indiquant qu’une personne possède une fiche de </w:t>
            </w:r>
            <w:proofErr w:type="spellStart"/>
            <w:r>
              <w:t>déshabilitation</w:t>
            </w:r>
            <w:proofErr w:type="spellEnd"/>
            <w:r>
              <w:t xml:space="preserve"> ou non</w:t>
            </w:r>
          </w:p>
        </w:tc>
      </w:tr>
      <w:tr w:rsidR="00D10D57" w14:paraId="3D1EE95D" w14:textId="77777777" w:rsidTr="00FE542D">
        <w:tc>
          <w:tcPr>
            <w:tcW w:w="2689" w:type="dxa"/>
          </w:tcPr>
          <w:p w14:paraId="4A915218" w14:textId="77777777" w:rsidR="00D10D57" w:rsidRDefault="00D10D57" w:rsidP="00D10D57">
            <w:pPr>
              <w:rPr>
                <w:b/>
              </w:rPr>
            </w:pPr>
            <w:r w:rsidRPr="0038344E">
              <w:rPr>
                <w:b/>
              </w:rPr>
              <w:t>Règles de gestion</w:t>
            </w:r>
          </w:p>
        </w:tc>
        <w:tc>
          <w:tcPr>
            <w:tcW w:w="6373" w:type="dxa"/>
          </w:tcPr>
          <w:p w14:paraId="44073D62" w14:textId="77777777" w:rsidR="00D10D57" w:rsidRDefault="00D10D57">
            <w:pPr>
              <w:pStyle w:val="Paragraphedeliste"/>
              <w:numPr>
                <w:ilvl w:val="0"/>
                <w:numId w:val="19"/>
              </w:numPr>
              <w:pPrChange w:id="995" w:author="Rojo" w:date="2021-06-30T17:33:00Z">
                <w:pPr>
                  <w:pStyle w:val="Paragraphedeliste"/>
                  <w:numPr>
                    <w:numId w:val="35"/>
                  </w:numPr>
                  <w:tabs>
                    <w:tab w:val="num" w:pos="360"/>
                    <w:tab w:val="num" w:pos="720"/>
                  </w:tabs>
                  <w:ind w:hanging="720"/>
                </w:pPr>
              </w:pPrChange>
            </w:pPr>
            <w:r>
              <w:t xml:space="preserve">Seuls les personnels qui ont été supprimés ou ont déjà une fiche de </w:t>
            </w:r>
            <w:proofErr w:type="spellStart"/>
            <w:r>
              <w:t>déshabilitation</w:t>
            </w:r>
            <w:proofErr w:type="spellEnd"/>
            <w:r>
              <w:t xml:space="preserve"> doivent apparaître dans la liste des personnels à désactiver</w:t>
            </w:r>
          </w:p>
          <w:p w14:paraId="64CAAA32" w14:textId="77777777" w:rsidR="00D10D57" w:rsidRDefault="00D10D57">
            <w:pPr>
              <w:pStyle w:val="Paragraphedeliste"/>
              <w:numPr>
                <w:ilvl w:val="0"/>
                <w:numId w:val="19"/>
              </w:numPr>
              <w:pPrChange w:id="996" w:author="Rojo" w:date="2021-06-30T17:33:00Z">
                <w:pPr>
                  <w:pStyle w:val="Paragraphedeliste"/>
                  <w:numPr>
                    <w:numId w:val="35"/>
                  </w:numPr>
                  <w:tabs>
                    <w:tab w:val="num" w:pos="360"/>
                    <w:tab w:val="num" w:pos="720"/>
                  </w:tabs>
                  <w:ind w:hanging="720"/>
                </w:pPr>
              </w:pPrChange>
            </w:pPr>
            <w:r>
              <w:t>Seul un administrateur IT possède les privilèges de désactiver une personne. Il doit s’authentifier avant de pouvoir effectuer l’action afin d’assurer qu’il s’agit bien d’un administrateur IT.</w:t>
            </w:r>
          </w:p>
          <w:p w14:paraId="4DF038F3" w14:textId="77777777" w:rsidR="00D10D57" w:rsidRDefault="00D10D57">
            <w:pPr>
              <w:pStyle w:val="Paragraphedeliste"/>
              <w:numPr>
                <w:ilvl w:val="0"/>
                <w:numId w:val="19"/>
              </w:numPr>
              <w:pPrChange w:id="997" w:author="Rojo" w:date="2021-06-30T17:33:00Z">
                <w:pPr>
                  <w:pStyle w:val="Paragraphedeliste"/>
                  <w:numPr>
                    <w:numId w:val="35"/>
                  </w:numPr>
                  <w:tabs>
                    <w:tab w:val="num" w:pos="360"/>
                    <w:tab w:val="num" w:pos="720"/>
                  </w:tabs>
                  <w:ind w:hanging="720"/>
                </w:pPr>
              </w:pPrChange>
            </w:pPr>
            <w:r>
              <w:t xml:space="preserve">Trombinoscope enverra un mail au manager ou associé du personnel à désactiver tous les deux (2) semaines si aucune fiche de </w:t>
            </w:r>
            <w:proofErr w:type="spellStart"/>
            <w:r>
              <w:t>déshabilitation</w:t>
            </w:r>
            <w:proofErr w:type="spellEnd"/>
            <w:r>
              <w:t xml:space="preserve"> n’est encore présente</w:t>
            </w:r>
          </w:p>
          <w:p w14:paraId="13C594A0" w14:textId="77777777" w:rsidR="00D10D57" w:rsidRDefault="00D10D57">
            <w:pPr>
              <w:pStyle w:val="Paragraphedeliste"/>
              <w:numPr>
                <w:ilvl w:val="0"/>
                <w:numId w:val="19"/>
              </w:numPr>
              <w:pPrChange w:id="998" w:author="Rojo" w:date="2021-06-30T17:33:00Z">
                <w:pPr>
                  <w:pStyle w:val="Paragraphedeliste"/>
                  <w:numPr>
                    <w:numId w:val="35"/>
                  </w:numPr>
                  <w:tabs>
                    <w:tab w:val="num" w:pos="360"/>
                    <w:tab w:val="num" w:pos="720"/>
                  </w:tabs>
                  <w:ind w:hanging="720"/>
                </w:pPr>
              </w:pPrChange>
            </w:pPr>
            <w:r>
              <w:t xml:space="preserve">L’icône dans la colonne « Désactivée » sera de couleur rouge si la personne a été désactivée mais n’a pas encore de fiche de </w:t>
            </w:r>
            <w:proofErr w:type="spellStart"/>
            <w:r>
              <w:t>déshabilitation</w:t>
            </w:r>
            <w:proofErr w:type="spellEnd"/>
          </w:p>
          <w:p w14:paraId="1DE38981" w14:textId="77777777" w:rsidR="00D10D57" w:rsidRDefault="00D10D57">
            <w:pPr>
              <w:pStyle w:val="Paragraphedeliste"/>
              <w:numPr>
                <w:ilvl w:val="0"/>
                <w:numId w:val="19"/>
              </w:numPr>
              <w:pPrChange w:id="999" w:author="Rojo" w:date="2021-06-30T17:33:00Z">
                <w:pPr>
                  <w:pStyle w:val="Paragraphedeliste"/>
                  <w:numPr>
                    <w:numId w:val="35"/>
                  </w:numPr>
                  <w:tabs>
                    <w:tab w:val="num" w:pos="360"/>
                    <w:tab w:val="num" w:pos="720"/>
                  </w:tabs>
                  <w:ind w:hanging="720"/>
                </w:pPr>
              </w:pPrChange>
            </w:pPr>
            <w:r>
              <w:lastRenderedPageBreak/>
              <w:t xml:space="preserve">L’icône dans la colonne « Désactivée » sera de couleur vert quand la personne a été désactivée et qu’il a une fiche de </w:t>
            </w:r>
            <w:proofErr w:type="spellStart"/>
            <w:r>
              <w:t>déshabilitation</w:t>
            </w:r>
            <w:proofErr w:type="spellEnd"/>
          </w:p>
        </w:tc>
      </w:tr>
    </w:tbl>
    <w:p w14:paraId="65EB63E8" w14:textId="77777777" w:rsidR="00D10D57" w:rsidRDefault="00D10D57" w:rsidP="00D10D57"/>
    <w:p w14:paraId="1264B44B" w14:textId="77777777" w:rsidR="00D10D57" w:rsidRDefault="00D10D57" w:rsidP="00D10D57"/>
    <w:p w14:paraId="3C656222" w14:textId="77777777" w:rsidR="00D10D57" w:rsidRDefault="00D10D57" w:rsidP="00D10D57">
      <w:pPr>
        <w:pStyle w:val="Titre3"/>
      </w:pPr>
      <w:bookmarkStart w:id="1000" w:name="_Toc76128503"/>
      <w:r>
        <w:t>Restaurer les personnes archivées</w:t>
      </w:r>
      <w:bookmarkEnd w:id="1000"/>
    </w:p>
    <w:p w14:paraId="187297BB" w14:textId="77777777" w:rsidR="00D10D57" w:rsidRDefault="00D10D57" w:rsidP="00D10D57">
      <w:r>
        <w:tab/>
        <w:t>La page de restauration est suggérée comme suit :</w:t>
      </w:r>
    </w:p>
    <w:p w14:paraId="7F33B18E" w14:textId="77777777" w:rsidR="00D10D57" w:rsidRDefault="00D10D57" w:rsidP="00D10D57">
      <w:r>
        <w:rPr>
          <w:noProof/>
          <w:lang w:eastAsia="fr-FR"/>
        </w:rPr>
        <w:drawing>
          <wp:inline distT="0" distB="0" distL="0" distR="0" wp14:anchorId="7B3ABB00" wp14:editId="1724DA86">
            <wp:extent cx="5760720" cy="3240405"/>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restauration.png"/>
                    <pic:cNvPicPr/>
                  </pic:nvPicPr>
                  <pic:blipFill>
                    <a:blip r:embed="rId31">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7D2F7F81" w14:textId="77777777" w:rsidR="00D10D57" w:rsidRDefault="00D10D57" w:rsidP="00D10D57">
      <w:pPr>
        <w:pStyle w:val="Lgende"/>
      </w:pPr>
      <w:bookmarkStart w:id="1001" w:name="_Toc76128534"/>
      <w:r>
        <w:t xml:space="preserve">Figure </w:t>
      </w:r>
      <w:r>
        <w:fldChar w:fldCharType="begin"/>
      </w:r>
      <w:r>
        <w:instrText xml:space="preserve"> SEQ Figure \* ARABIC </w:instrText>
      </w:r>
      <w:r>
        <w:fldChar w:fldCharType="separate"/>
      </w:r>
      <w:r w:rsidR="001C3B3A">
        <w:rPr>
          <w:noProof/>
        </w:rPr>
        <w:t>18</w:t>
      </w:r>
      <w:r>
        <w:fldChar w:fldCharType="end"/>
      </w:r>
      <w:r>
        <w:t xml:space="preserve">: </w:t>
      </w:r>
      <w:r w:rsidRPr="00BE6473">
        <w:t>Présentation de l'archive</w:t>
      </w:r>
      <w:bookmarkEnd w:id="1001"/>
    </w:p>
    <w:p w14:paraId="223B7FDC" w14:textId="77777777" w:rsidR="00D10D57" w:rsidRDefault="00D10D57" w:rsidP="00D10D57"/>
    <w:p w14:paraId="5FA4E879" w14:textId="77777777" w:rsidR="00D10D57" w:rsidRDefault="00D10D57" w:rsidP="00D10D57"/>
    <w:p w14:paraId="547743B8" w14:textId="77777777" w:rsidR="00D10D57" w:rsidRDefault="00D10D57" w:rsidP="00D10D57"/>
    <w:tbl>
      <w:tblPr>
        <w:tblStyle w:val="Grilledutableau"/>
        <w:tblW w:w="0" w:type="auto"/>
        <w:tblLook w:val="04A0" w:firstRow="1" w:lastRow="0" w:firstColumn="1" w:lastColumn="0" w:noHBand="0" w:noVBand="1"/>
      </w:tblPr>
      <w:tblGrid>
        <w:gridCol w:w="2689"/>
        <w:gridCol w:w="6373"/>
      </w:tblGrid>
      <w:tr w:rsidR="00D10D57" w14:paraId="5773FA27" w14:textId="77777777" w:rsidTr="00FE542D">
        <w:tc>
          <w:tcPr>
            <w:tcW w:w="9062" w:type="dxa"/>
            <w:gridSpan w:val="2"/>
          </w:tcPr>
          <w:p w14:paraId="7E6DDAE8" w14:textId="77777777" w:rsidR="00D10D57" w:rsidRDefault="00D10D57" w:rsidP="00D10D57">
            <w:pPr>
              <w:jc w:val="center"/>
            </w:pPr>
            <w:r>
              <w:t>Fiche de description de fonctionnalité</w:t>
            </w:r>
          </w:p>
        </w:tc>
      </w:tr>
      <w:tr w:rsidR="00D10D57" w14:paraId="3DD145F5" w14:textId="77777777" w:rsidTr="00FE542D">
        <w:tc>
          <w:tcPr>
            <w:tcW w:w="2689" w:type="dxa"/>
          </w:tcPr>
          <w:p w14:paraId="17509E62" w14:textId="77777777" w:rsidR="00D10D57" w:rsidRDefault="00D10D57" w:rsidP="00D10D57">
            <w:r w:rsidRPr="00BE0BD5">
              <w:rPr>
                <w:b/>
              </w:rPr>
              <w:t>Nom de la fonctionnalité</w:t>
            </w:r>
          </w:p>
        </w:tc>
        <w:tc>
          <w:tcPr>
            <w:tcW w:w="6373" w:type="dxa"/>
          </w:tcPr>
          <w:p w14:paraId="0AD8E4E1" w14:textId="77777777" w:rsidR="00D10D57" w:rsidRDefault="00D10D57" w:rsidP="00D10D57">
            <w:r>
              <w:t>Restauration des personnes archivées</w:t>
            </w:r>
          </w:p>
        </w:tc>
      </w:tr>
      <w:tr w:rsidR="00D10D57" w14:paraId="5BCFA1EC" w14:textId="77777777" w:rsidTr="00FE542D">
        <w:tc>
          <w:tcPr>
            <w:tcW w:w="2689" w:type="dxa"/>
          </w:tcPr>
          <w:p w14:paraId="2075A704" w14:textId="77777777" w:rsidR="00D10D57" w:rsidRDefault="00D10D57" w:rsidP="00D10D57">
            <w:r w:rsidRPr="00BE0BD5">
              <w:rPr>
                <w:b/>
              </w:rPr>
              <w:t>Description sommaire</w:t>
            </w:r>
          </w:p>
        </w:tc>
        <w:tc>
          <w:tcPr>
            <w:tcW w:w="6373" w:type="dxa"/>
          </w:tcPr>
          <w:p w14:paraId="5C950437" w14:textId="77777777" w:rsidR="00D10D57" w:rsidRDefault="00D10D57" w:rsidP="00D10D57">
            <w:r>
              <w:t>Si un personnel est effacée de Trombinoscope, elle va dans les archives et peut être restaurée dans un délai de trois mois avant d’être supprimée définitivement.</w:t>
            </w:r>
          </w:p>
        </w:tc>
      </w:tr>
      <w:tr w:rsidR="00D10D57" w14:paraId="297D7285" w14:textId="77777777" w:rsidTr="00FE542D">
        <w:tc>
          <w:tcPr>
            <w:tcW w:w="2689" w:type="dxa"/>
          </w:tcPr>
          <w:p w14:paraId="4783C2CF" w14:textId="77777777" w:rsidR="00D10D57" w:rsidRDefault="00D10D57" w:rsidP="00D10D57">
            <w:r w:rsidRPr="001B2B57">
              <w:rPr>
                <w:b/>
              </w:rPr>
              <w:t>Fonctionnalités attendues</w:t>
            </w:r>
          </w:p>
        </w:tc>
        <w:tc>
          <w:tcPr>
            <w:tcW w:w="6373" w:type="dxa"/>
          </w:tcPr>
          <w:p w14:paraId="24D56481" w14:textId="77777777" w:rsidR="00D10D57" w:rsidRDefault="00D10D57" w:rsidP="00D10D57">
            <w:r>
              <w:t>Le système doit pouvoir restaurer une personne supprimée de Trombinoscope et réintégrer son département ou la section d’où elle avait été supprimée.</w:t>
            </w:r>
          </w:p>
        </w:tc>
      </w:tr>
      <w:tr w:rsidR="00D10D57" w14:paraId="555D4A86" w14:textId="77777777" w:rsidTr="00FE542D">
        <w:tc>
          <w:tcPr>
            <w:tcW w:w="2689" w:type="dxa"/>
          </w:tcPr>
          <w:p w14:paraId="4C9F20FF" w14:textId="77777777" w:rsidR="00D10D57" w:rsidRDefault="00D10D57" w:rsidP="00D10D57">
            <w:r>
              <w:rPr>
                <w:b/>
              </w:rPr>
              <w:t>Composants</w:t>
            </w:r>
          </w:p>
        </w:tc>
        <w:tc>
          <w:tcPr>
            <w:tcW w:w="6373" w:type="dxa"/>
          </w:tcPr>
          <w:p w14:paraId="0FC1B7D2" w14:textId="77777777" w:rsidR="00D10D57" w:rsidRDefault="00D10D57" w:rsidP="00D10D57">
            <w:r>
              <w:t>Une liste composée de :</w:t>
            </w:r>
          </w:p>
          <w:p w14:paraId="15B5BD52" w14:textId="77777777" w:rsidR="00D10D57" w:rsidRDefault="00D10D57">
            <w:pPr>
              <w:pStyle w:val="Paragraphedeliste"/>
              <w:numPr>
                <w:ilvl w:val="0"/>
                <w:numId w:val="1"/>
              </w:numPr>
              <w:pPrChange w:id="1002" w:author="Rojo" w:date="2021-06-30T17:33:00Z">
                <w:pPr>
                  <w:pStyle w:val="Paragraphedeliste"/>
                  <w:numPr>
                    <w:numId w:val="5"/>
                  </w:numPr>
                  <w:ind w:left="1440" w:hanging="360"/>
                </w:pPr>
              </w:pPrChange>
            </w:pPr>
            <w:r>
              <w:t>Prénom et nom de la personne archivée</w:t>
            </w:r>
          </w:p>
          <w:p w14:paraId="782CB7F2" w14:textId="77777777" w:rsidR="00D10D57" w:rsidRDefault="00D10D57">
            <w:pPr>
              <w:pStyle w:val="Paragraphedeliste"/>
              <w:numPr>
                <w:ilvl w:val="0"/>
                <w:numId w:val="1"/>
              </w:numPr>
              <w:pPrChange w:id="1003" w:author="Rojo" w:date="2021-06-30T17:33:00Z">
                <w:pPr>
                  <w:pStyle w:val="Paragraphedeliste"/>
                  <w:numPr>
                    <w:numId w:val="5"/>
                  </w:numPr>
                  <w:ind w:left="1440" w:hanging="360"/>
                </w:pPr>
              </w:pPrChange>
            </w:pPr>
            <w:r>
              <w:t>Puce à cocher pour marquer avant de restaurer</w:t>
            </w:r>
          </w:p>
          <w:p w14:paraId="6699B1DA" w14:textId="77777777" w:rsidR="00D10D57" w:rsidRDefault="00D10D57">
            <w:pPr>
              <w:pStyle w:val="Paragraphedeliste"/>
              <w:numPr>
                <w:ilvl w:val="0"/>
                <w:numId w:val="1"/>
              </w:numPr>
              <w:pPrChange w:id="1004" w:author="Rojo" w:date="2021-06-30T17:33:00Z">
                <w:pPr>
                  <w:pStyle w:val="Paragraphedeliste"/>
                  <w:numPr>
                    <w:numId w:val="5"/>
                  </w:numPr>
                  <w:ind w:left="1440" w:hanging="360"/>
                </w:pPr>
              </w:pPrChange>
            </w:pPr>
            <w:r>
              <w:t>Un bouton « tout sélectionner »</w:t>
            </w:r>
          </w:p>
          <w:p w14:paraId="3148EA9D" w14:textId="77777777" w:rsidR="00D10D57" w:rsidRDefault="00D10D57">
            <w:pPr>
              <w:pStyle w:val="Paragraphedeliste"/>
              <w:numPr>
                <w:ilvl w:val="0"/>
                <w:numId w:val="1"/>
              </w:numPr>
              <w:pPrChange w:id="1005" w:author="Rojo" w:date="2021-06-30T17:33:00Z">
                <w:pPr>
                  <w:pStyle w:val="Paragraphedeliste"/>
                  <w:numPr>
                    <w:numId w:val="5"/>
                  </w:numPr>
                  <w:ind w:left="1440" w:hanging="360"/>
                </w:pPr>
              </w:pPrChange>
            </w:pPr>
            <w:r>
              <w:t>Un bouton « Restaurer » qui remettra la personne supprimée dans Trombinoscope</w:t>
            </w:r>
          </w:p>
        </w:tc>
      </w:tr>
      <w:tr w:rsidR="00D10D57" w14:paraId="6D9627CF" w14:textId="77777777" w:rsidTr="00FE542D">
        <w:tc>
          <w:tcPr>
            <w:tcW w:w="2689" w:type="dxa"/>
          </w:tcPr>
          <w:p w14:paraId="7700C713" w14:textId="77777777" w:rsidR="00D10D57" w:rsidRDefault="00D10D57" w:rsidP="00D10D57">
            <w:r w:rsidRPr="0038344E">
              <w:rPr>
                <w:b/>
              </w:rPr>
              <w:t>Règles de gestion</w:t>
            </w:r>
          </w:p>
        </w:tc>
        <w:tc>
          <w:tcPr>
            <w:tcW w:w="6373" w:type="dxa"/>
          </w:tcPr>
          <w:p w14:paraId="73E22048" w14:textId="77777777" w:rsidR="00D10D57" w:rsidRDefault="00D10D57">
            <w:pPr>
              <w:pStyle w:val="Paragraphedeliste"/>
              <w:numPr>
                <w:ilvl w:val="0"/>
                <w:numId w:val="11"/>
              </w:numPr>
              <w:jc w:val="both"/>
              <w:pPrChange w:id="1006" w:author="Rojo" w:date="2021-06-30T17:33:00Z">
                <w:pPr>
                  <w:pStyle w:val="Paragraphedeliste"/>
                  <w:numPr>
                    <w:numId w:val="31"/>
                  </w:numPr>
                  <w:tabs>
                    <w:tab w:val="num" w:pos="360"/>
                    <w:tab w:val="num" w:pos="720"/>
                  </w:tabs>
                  <w:ind w:hanging="720"/>
                  <w:jc w:val="both"/>
                </w:pPr>
              </w:pPrChange>
            </w:pPr>
            <w:r>
              <w:t>Il est possible de restaurer une personne dans un délai de trois mois.</w:t>
            </w:r>
          </w:p>
          <w:p w14:paraId="44FD5813" w14:textId="77777777" w:rsidR="00D10D57" w:rsidRDefault="00D10D57">
            <w:pPr>
              <w:pStyle w:val="Paragraphedeliste"/>
              <w:numPr>
                <w:ilvl w:val="0"/>
                <w:numId w:val="11"/>
              </w:numPr>
              <w:jc w:val="both"/>
              <w:pPrChange w:id="1007" w:author="Rojo" w:date="2021-06-30T17:33:00Z">
                <w:pPr>
                  <w:pStyle w:val="Paragraphedeliste"/>
                  <w:numPr>
                    <w:numId w:val="31"/>
                  </w:numPr>
                  <w:tabs>
                    <w:tab w:val="num" w:pos="360"/>
                    <w:tab w:val="num" w:pos="720"/>
                  </w:tabs>
                  <w:ind w:hanging="720"/>
                  <w:jc w:val="both"/>
                </w:pPr>
              </w:pPrChange>
            </w:pPr>
            <w:r>
              <w:lastRenderedPageBreak/>
              <w:t>La restauration s’applique uniquement aux personnels qui ont été supprimés par faute de manipulation</w:t>
            </w:r>
          </w:p>
          <w:p w14:paraId="4628BCB9" w14:textId="77777777" w:rsidR="00D10D57" w:rsidRDefault="00D10D57">
            <w:pPr>
              <w:pStyle w:val="Paragraphedeliste"/>
              <w:numPr>
                <w:ilvl w:val="0"/>
                <w:numId w:val="11"/>
              </w:numPr>
              <w:jc w:val="both"/>
              <w:pPrChange w:id="1008" w:author="Rojo" w:date="2021-06-30T17:33:00Z">
                <w:pPr>
                  <w:pStyle w:val="Paragraphedeliste"/>
                  <w:numPr>
                    <w:numId w:val="31"/>
                  </w:numPr>
                  <w:tabs>
                    <w:tab w:val="num" w:pos="360"/>
                    <w:tab w:val="num" w:pos="720"/>
                  </w:tabs>
                  <w:ind w:hanging="720"/>
                  <w:jc w:val="both"/>
                </w:pPr>
              </w:pPrChange>
            </w:pPr>
            <w:r>
              <w:t xml:space="preserve">La restauration d’un personnel ayant déjà une fiche de </w:t>
            </w:r>
            <w:proofErr w:type="spellStart"/>
            <w:r>
              <w:t>déshabilitation</w:t>
            </w:r>
            <w:proofErr w:type="spellEnd"/>
            <w:r>
              <w:t xml:space="preserve"> ne peut se faire</w:t>
            </w:r>
          </w:p>
          <w:p w14:paraId="23DCEDA9" w14:textId="77777777" w:rsidR="00D10D57" w:rsidRDefault="00D10D57">
            <w:pPr>
              <w:pStyle w:val="Paragraphedeliste"/>
              <w:numPr>
                <w:ilvl w:val="0"/>
                <w:numId w:val="11"/>
              </w:numPr>
              <w:jc w:val="both"/>
              <w:pPrChange w:id="1009" w:author="Rojo" w:date="2021-06-30T17:33:00Z">
                <w:pPr>
                  <w:pStyle w:val="Paragraphedeliste"/>
                  <w:numPr>
                    <w:numId w:val="31"/>
                  </w:numPr>
                  <w:tabs>
                    <w:tab w:val="num" w:pos="360"/>
                    <w:tab w:val="num" w:pos="720"/>
                  </w:tabs>
                  <w:ind w:hanging="720"/>
                  <w:jc w:val="both"/>
                </w:pPr>
              </w:pPrChange>
            </w:pPr>
            <w:r>
              <w:t>La liste des personnels archivés sert surtout d’historique pour la liste des personnes déshabilités sur les trois (3) derniers mois</w:t>
            </w:r>
          </w:p>
        </w:tc>
      </w:tr>
    </w:tbl>
    <w:p w14:paraId="348231FA" w14:textId="77777777" w:rsidR="00D10D57" w:rsidRPr="00B42E3A" w:rsidRDefault="00D10D57" w:rsidP="00D10D57"/>
    <w:p w14:paraId="01C40E61" w14:textId="77777777" w:rsidR="00D10D57" w:rsidRDefault="00D10D57" w:rsidP="00D10D57">
      <w:pPr>
        <w:pStyle w:val="Titre2"/>
      </w:pPr>
      <w:bookmarkStart w:id="1010" w:name="_Toc76128504"/>
      <w:r>
        <w:t>Interface Manager</w:t>
      </w:r>
      <w:bookmarkEnd w:id="1010"/>
    </w:p>
    <w:p w14:paraId="59684873" w14:textId="77777777" w:rsidR="00D10D57" w:rsidRDefault="00D10D57" w:rsidP="00D10D57">
      <w:pPr>
        <w:ind w:firstLine="426"/>
        <w:jc w:val="both"/>
      </w:pPr>
      <w:r>
        <w:t>Ce type d’interface est disponible pour les managers et/ou associés. Il est conçu pour habiliter et déshabiliter un consultant, et possède les mêmes menu que l’interface administrateur RHI avec quelques menus additionnels. Le mode de fonctionnement est aussi pareil pour l’interface Manager et l’interface administrateur RHI.</w:t>
      </w:r>
    </w:p>
    <w:p w14:paraId="10B039E0" w14:textId="77777777" w:rsidR="00D10D57" w:rsidRDefault="00D10D57" w:rsidP="00D10D57">
      <w:pPr>
        <w:ind w:firstLine="426"/>
      </w:pPr>
      <w:r>
        <w:t xml:space="preserve">Les menus supplémentaires pour le manager par rapport à l’administrateur RHI se trouvent dans les sections : </w:t>
      </w:r>
    </w:p>
    <w:p w14:paraId="53A9058A" w14:textId="77777777" w:rsidR="00D10D57" w:rsidRDefault="00D10D57">
      <w:pPr>
        <w:pStyle w:val="Paragraphedeliste"/>
        <w:numPr>
          <w:ilvl w:val="0"/>
          <w:numId w:val="1"/>
        </w:numPr>
        <w:pPrChange w:id="1011" w:author="Rojo" w:date="2021-06-30T17:33:00Z">
          <w:pPr>
            <w:pStyle w:val="Paragraphedeliste"/>
            <w:numPr>
              <w:numId w:val="5"/>
            </w:numPr>
            <w:ind w:left="1440" w:hanging="360"/>
          </w:pPr>
        </w:pPrChange>
      </w:pPr>
      <w:r>
        <w:t>Ajout d’une nouvelle demande d’habilitation</w:t>
      </w:r>
    </w:p>
    <w:p w14:paraId="16465DB2" w14:textId="77777777" w:rsidR="00D10D57" w:rsidRDefault="00D10D57">
      <w:pPr>
        <w:pStyle w:val="Paragraphedeliste"/>
        <w:numPr>
          <w:ilvl w:val="0"/>
          <w:numId w:val="1"/>
        </w:numPr>
        <w:pPrChange w:id="1012" w:author="Rojo" w:date="2021-06-30T17:33:00Z">
          <w:pPr>
            <w:pStyle w:val="Paragraphedeliste"/>
            <w:numPr>
              <w:numId w:val="5"/>
            </w:numPr>
            <w:ind w:left="1440" w:hanging="360"/>
          </w:pPr>
        </w:pPrChange>
      </w:pPr>
      <w:r>
        <w:t>Modification d’une demande d’habilitation</w:t>
      </w:r>
    </w:p>
    <w:p w14:paraId="248531FC" w14:textId="77777777" w:rsidR="00D10D57" w:rsidRDefault="00D10D57" w:rsidP="00D10D57">
      <w:pPr>
        <w:ind w:firstLine="426"/>
      </w:pPr>
    </w:p>
    <w:p w14:paraId="24DB4C7E" w14:textId="77777777" w:rsidR="00D10D57" w:rsidRDefault="00D10D57" w:rsidP="00D10D57">
      <w:pPr>
        <w:pStyle w:val="Titre3"/>
      </w:pPr>
      <w:bookmarkStart w:id="1013" w:name="_Toc76128505"/>
      <w:r>
        <w:t>Ajout d’une nouvelle demande d’habilitation</w:t>
      </w:r>
      <w:bookmarkEnd w:id="1013"/>
    </w:p>
    <w:p w14:paraId="0C123D3E" w14:textId="77777777" w:rsidR="00D10D57" w:rsidRDefault="00D10D57" w:rsidP="00D10D57">
      <w:pPr>
        <w:ind w:left="708"/>
      </w:pPr>
      <w:r>
        <w:t>La suite de la page d’ajout de la nouvelle demande d’habilitation est suggérée comme suit :</w:t>
      </w:r>
    </w:p>
    <w:p w14:paraId="32C4213B" w14:textId="77777777" w:rsidR="00D10D57" w:rsidRDefault="00D10D57" w:rsidP="00D10D57">
      <w:pPr>
        <w:keepNext/>
        <w:jc w:val="center"/>
      </w:pPr>
      <w:r w:rsidRPr="001772F6">
        <w:rPr>
          <w:noProof/>
          <w:lang w:eastAsia="fr-FR"/>
        </w:rPr>
        <w:lastRenderedPageBreak/>
        <w:drawing>
          <wp:inline distT="0" distB="0" distL="0" distR="0" wp14:anchorId="7BE01354" wp14:editId="5E5276C0">
            <wp:extent cx="3515216" cy="4379338"/>
            <wp:effectExtent l="0" t="0" r="9525" b="254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orm 1.PNG"/>
                    <pic:cNvPicPr/>
                  </pic:nvPicPr>
                  <pic:blipFill>
                    <a:blip r:embed="rId32">
                      <a:extLst>
                        <a:ext uri="{28A0092B-C50C-407E-A947-70E740481C1C}">
                          <a14:useLocalDpi xmlns:a14="http://schemas.microsoft.com/office/drawing/2010/main" val="0"/>
                        </a:ext>
                      </a:extLst>
                    </a:blip>
                    <a:stretch>
                      <a:fillRect/>
                    </a:stretch>
                  </pic:blipFill>
                  <pic:spPr>
                    <a:xfrm>
                      <a:off x="0" y="0"/>
                      <a:ext cx="3515216" cy="4379338"/>
                    </a:xfrm>
                    <a:prstGeom prst="rect">
                      <a:avLst/>
                    </a:prstGeom>
                  </pic:spPr>
                </pic:pic>
              </a:graphicData>
            </a:graphic>
          </wp:inline>
        </w:drawing>
      </w:r>
      <w:r>
        <w:rPr>
          <w:noProof/>
          <w:lang w:eastAsia="fr-FR"/>
        </w:rPr>
        <w:drawing>
          <wp:inline distT="0" distB="0" distL="0" distR="0" wp14:anchorId="1CA279B2" wp14:editId="20236241">
            <wp:extent cx="3455720" cy="3035316"/>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orm 4 révisé.PNG"/>
                    <pic:cNvPicPr/>
                  </pic:nvPicPr>
                  <pic:blipFill>
                    <a:blip r:embed="rId33">
                      <a:extLst>
                        <a:ext uri="{28A0092B-C50C-407E-A947-70E740481C1C}">
                          <a14:useLocalDpi xmlns:a14="http://schemas.microsoft.com/office/drawing/2010/main" val="0"/>
                        </a:ext>
                      </a:extLst>
                    </a:blip>
                    <a:stretch>
                      <a:fillRect/>
                    </a:stretch>
                  </pic:blipFill>
                  <pic:spPr>
                    <a:xfrm>
                      <a:off x="0" y="0"/>
                      <a:ext cx="3484946" cy="3060987"/>
                    </a:xfrm>
                    <a:prstGeom prst="rect">
                      <a:avLst/>
                    </a:prstGeom>
                  </pic:spPr>
                </pic:pic>
              </a:graphicData>
            </a:graphic>
          </wp:inline>
        </w:drawing>
      </w:r>
    </w:p>
    <w:p w14:paraId="293BA6A2" w14:textId="77777777" w:rsidR="00D10D57" w:rsidRDefault="00D10D57" w:rsidP="00D10D57">
      <w:pPr>
        <w:keepNext/>
      </w:pPr>
    </w:p>
    <w:p w14:paraId="7074524A" w14:textId="77777777" w:rsidR="00D10D57" w:rsidRDefault="00D10D57" w:rsidP="00D10D57">
      <w:pPr>
        <w:pStyle w:val="Lgende"/>
      </w:pPr>
      <w:bookmarkStart w:id="1014" w:name="_Toc76128535"/>
      <w:r>
        <w:t xml:space="preserve">Figure </w:t>
      </w:r>
      <w:r>
        <w:fldChar w:fldCharType="begin"/>
      </w:r>
      <w:r>
        <w:instrText xml:space="preserve"> SEQ Figure \* ARABIC </w:instrText>
      </w:r>
      <w:r>
        <w:fldChar w:fldCharType="separate"/>
      </w:r>
      <w:r w:rsidR="001C3B3A">
        <w:rPr>
          <w:noProof/>
        </w:rPr>
        <w:t>19</w:t>
      </w:r>
      <w:r>
        <w:fldChar w:fldCharType="end"/>
      </w:r>
      <w:r>
        <w:t xml:space="preserve">: </w:t>
      </w:r>
      <w:r w:rsidRPr="003E07B8">
        <w:t>Présentation de la suite de la page d'ajout de la nouvelle demande</w:t>
      </w:r>
      <w:bookmarkEnd w:id="1014"/>
    </w:p>
    <w:p w14:paraId="3985DEFD" w14:textId="77777777" w:rsidR="00D10D57" w:rsidRDefault="00D10D57" w:rsidP="00D10D57">
      <w:pPr>
        <w:jc w:val="center"/>
      </w:pPr>
    </w:p>
    <w:p w14:paraId="5FC85E5C" w14:textId="77777777" w:rsidR="00D10D57" w:rsidRDefault="00D10D57" w:rsidP="00D10D57"/>
    <w:p w14:paraId="24D8D015" w14:textId="77777777" w:rsidR="00D10D57" w:rsidRDefault="00D10D57" w:rsidP="00D10D57"/>
    <w:p w14:paraId="2CB3753F" w14:textId="77777777" w:rsidR="00D10D57" w:rsidRDefault="00D10D57" w:rsidP="00D10D57"/>
    <w:tbl>
      <w:tblPr>
        <w:tblStyle w:val="Grilledutableau"/>
        <w:tblW w:w="0" w:type="auto"/>
        <w:tblLook w:val="04A0" w:firstRow="1" w:lastRow="0" w:firstColumn="1" w:lastColumn="0" w:noHBand="0" w:noVBand="1"/>
      </w:tblPr>
      <w:tblGrid>
        <w:gridCol w:w="2317"/>
        <w:gridCol w:w="6745"/>
      </w:tblGrid>
      <w:tr w:rsidR="00D10D57" w14:paraId="1DFF045D" w14:textId="77777777" w:rsidTr="00FE542D">
        <w:tc>
          <w:tcPr>
            <w:tcW w:w="9062" w:type="dxa"/>
            <w:gridSpan w:val="2"/>
          </w:tcPr>
          <w:p w14:paraId="7BA5AD87" w14:textId="77777777" w:rsidR="00D10D57" w:rsidRDefault="00D10D57" w:rsidP="00D10D57">
            <w:pPr>
              <w:jc w:val="center"/>
            </w:pPr>
            <w:r w:rsidRPr="00BE0BD5">
              <w:rPr>
                <w:b/>
              </w:rPr>
              <w:t>Fiche de description de fonctionnalité</w:t>
            </w:r>
          </w:p>
        </w:tc>
      </w:tr>
      <w:tr w:rsidR="00D10D57" w14:paraId="0AFAD7BD" w14:textId="77777777" w:rsidTr="00FE542D">
        <w:tc>
          <w:tcPr>
            <w:tcW w:w="2689" w:type="dxa"/>
          </w:tcPr>
          <w:p w14:paraId="5B57220D" w14:textId="77777777" w:rsidR="00D10D57" w:rsidRDefault="00D10D57" w:rsidP="00D10D57">
            <w:pPr>
              <w:rPr>
                <w:rStyle w:val="Titre4Car"/>
              </w:rPr>
            </w:pPr>
            <w:r w:rsidRPr="00BE0BD5">
              <w:rPr>
                <w:b/>
              </w:rPr>
              <w:t>Nom de la fonctionnalité</w:t>
            </w:r>
          </w:p>
        </w:tc>
        <w:tc>
          <w:tcPr>
            <w:tcW w:w="6373" w:type="dxa"/>
          </w:tcPr>
          <w:p w14:paraId="38C22464" w14:textId="77777777" w:rsidR="00D10D57" w:rsidRDefault="00D10D57" w:rsidP="00D10D57">
            <w:r>
              <w:t>Ajout d’une nouvelle demande d’habilitation</w:t>
            </w:r>
          </w:p>
        </w:tc>
      </w:tr>
      <w:tr w:rsidR="00D10D57" w14:paraId="6E21548F" w14:textId="77777777" w:rsidTr="00FE542D">
        <w:tc>
          <w:tcPr>
            <w:tcW w:w="2689" w:type="dxa"/>
          </w:tcPr>
          <w:p w14:paraId="5433251B" w14:textId="77777777" w:rsidR="00D10D57" w:rsidRPr="00494B5B" w:rsidRDefault="00D10D57" w:rsidP="00D10D57">
            <w:pPr>
              <w:rPr>
                <w:rStyle w:val="Titredulivre"/>
              </w:rPr>
            </w:pPr>
            <w:r w:rsidRPr="00BE0BD5">
              <w:rPr>
                <w:b/>
              </w:rPr>
              <w:t>Description sommaire</w:t>
            </w:r>
          </w:p>
        </w:tc>
        <w:tc>
          <w:tcPr>
            <w:tcW w:w="6373" w:type="dxa"/>
          </w:tcPr>
          <w:p w14:paraId="49236688" w14:textId="77777777" w:rsidR="00D10D57" w:rsidRDefault="00D10D57" w:rsidP="00D10D57">
            <w:r>
              <w:t>Cette fonctionnalité est disponible quand l’utilisateur clique sur l’option « nouvelle demande ». Elle se présente en formulaire pour insérer les informations de la demande.</w:t>
            </w:r>
          </w:p>
        </w:tc>
      </w:tr>
      <w:tr w:rsidR="00D10D57" w14:paraId="43001052" w14:textId="77777777" w:rsidTr="00FE542D">
        <w:tc>
          <w:tcPr>
            <w:tcW w:w="2689" w:type="dxa"/>
          </w:tcPr>
          <w:p w14:paraId="0FB5D409" w14:textId="77777777" w:rsidR="00D10D57" w:rsidRDefault="00D10D57" w:rsidP="00D10D57">
            <w:r w:rsidRPr="001B2B57">
              <w:rPr>
                <w:b/>
              </w:rPr>
              <w:t>Fonctionnalités attendues</w:t>
            </w:r>
          </w:p>
        </w:tc>
        <w:tc>
          <w:tcPr>
            <w:tcW w:w="6373" w:type="dxa"/>
          </w:tcPr>
          <w:p w14:paraId="4D9407E7" w14:textId="77777777" w:rsidR="00D10D57" w:rsidRDefault="00D10D57" w:rsidP="00D10D57">
            <w:r>
              <w:t>Après validation du formulaire d’ajout de nouvelle demande, une fiche est créée et est listée dans la liste des demandes d’habilitations.</w:t>
            </w:r>
          </w:p>
        </w:tc>
      </w:tr>
      <w:tr w:rsidR="00D10D57" w14:paraId="4F92E89E" w14:textId="77777777" w:rsidTr="00FE542D">
        <w:tc>
          <w:tcPr>
            <w:tcW w:w="2689" w:type="dxa"/>
          </w:tcPr>
          <w:p w14:paraId="747EE6BD" w14:textId="77777777" w:rsidR="00D10D57" w:rsidRDefault="00D10D57" w:rsidP="00D10D57">
            <w:pPr>
              <w:jc w:val="both"/>
            </w:pPr>
            <w:r>
              <w:rPr>
                <w:b/>
              </w:rPr>
              <w:t>Composants</w:t>
            </w:r>
          </w:p>
        </w:tc>
        <w:tc>
          <w:tcPr>
            <w:tcW w:w="6373" w:type="dxa"/>
          </w:tcPr>
          <w:p w14:paraId="4366CF68" w14:textId="77777777" w:rsidR="00D10D57" w:rsidRDefault="00D10D57" w:rsidP="00D10D57">
            <w:r>
              <w:t>Formulaire d’ajout contenant (en addition de ce que contient déjà l’interface d’ajout de nouvelle demande de la RHI) :</w:t>
            </w:r>
          </w:p>
          <w:p w14:paraId="5A2F8E3D" w14:textId="77777777" w:rsidR="00D10D57" w:rsidRDefault="00D10D57">
            <w:pPr>
              <w:pStyle w:val="Paragraphedeliste"/>
              <w:numPr>
                <w:ilvl w:val="0"/>
                <w:numId w:val="1"/>
              </w:numPr>
              <w:pPrChange w:id="1015" w:author="Rojo" w:date="2021-06-30T17:33:00Z">
                <w:pPr>
                  <w:pStyle w:val="Paragraphedeliste"/>
                  <w:numPr>
                    <w:numId w:val="5"/>
                  </w:numPr>
                  <w:ind w:left="1440" w:hanging="360"/>
                </w:pPr>
              </w:pPrChange>
            </w:pPr>
            <w:r>
              <w:t>Titre : « Habilitations »</w:t>
            </w:r>
          </w:p>
          <w:p w14:paraId="6D70A29C" w14:textId="77777777" w:rsidR="00D10D57" w:rsidRDefault="00D10D57">
            <w:pPr>
              <w:pStyle w:val="Paragraphedeliste"/>
              <w:numPr>
                <w:ilvl w:val="0"/>
                <w:numId w:val="1"/>
              </w:numPr>
              <w:pPrChange w:id="1016" w:author="Rojo" w:date="2021-06-30T17:33:00Z">
                <w:pPr>
                  <w:pStyle w:val="Paragraphedeliste"/>
                  <w:numPr>
                    <w:numId w:val="5"/>
                  </w:numPr>
                  <w:ind w:left="1440" w:hanging="360"/>
                </w:pPr>
              </w:pPrChange>
            </w:pPr>
            <w:r>
              <w:t>Puce à cocher pour le « Mail », composée de : « Création » / « Suppression »</w:t>
            </w:r>
          </w:p>
          <w:p w14:paraId="151B1C75" w14:textId="77777777" w:rsidR="00D10D57" w:rsidRDefault="00D10D57">
            <w:pPr>
              <w:pStyle w:val="Paragraphedeliste"/>
              <w:numPr>
                <w:ilvl w:val="0"/>
                <w:numId w:val="1"/>
              </w:numPr>
              <w:pPrChange w:id="1017" w:author="Rojo" w:date="2021-06-30T17:33:00Z">
                <w:pPr>
                  <w:pStyle w:val="Paragraphedeliste"/>
                  <w:numPr>
                    <w:numId w:val="5"/>
                  </w:numPr>
                  <w:ind w:left="1440" w:hanging="360"/>
                </w:pPr>
              </w:pPrChange>
            </w:pPr>
            <w:r>
              <w:t>Puce à cocher pour l’ « Extension du mail » : composée de : « @</w:t>
            </w:r>
            <w:r w:rsidRPr="00CE783A">
              <w:t>fthmconsulting.com</w:t>
            </w:r>
            <w:r>
              <w:t xml:space="preserve"> » </w:t>
            </w:r>
            <w:r w:rsidRPr="00CE783A">
              <w:t>/</w:t>
            </w:r>
            <w:r>
              <w:t xml:space="preserve"> « </w:t>
            </w:r>
            <w:r w:rsidRPr="00CE783A">
              <w:t>@equation.mg</w:t>
            </w:r>
            <w:r>
              <w:t xml:space="preserve"> » </w:t>
            </w:r>
            <w:r w:rsidRPr="00CE783A">
              <w:t>/</w:t>
            </w:r>
            <w:r>
              <w:t xml:space="preserve"> « </w:t>
            </w:r>
            <w:r w:rsidRPr="00CE783A">
              <w:t>@qualex.mg</w:t>
            </w:r>
            <w:r>
              <w:t> »</w:t>
            </w:r>
          </w:p>
          <w:p w14:paraId="4C1F69A1" w14:textId="77777777" w:rsidR="00D10D57" w:rsidRDefault="00D10D57">
            <w:pPr>
              <w:pStyle w:val="Paragraphedeliste"/>
              <w:numPr>
                <w:ilvl w:val="0"/>
                <w:numId w:val="1"/>
              </w:numPr>
              <w:pPrChange w:id="1018" w:author="Rojo" w:date="2021-06-30T17:33:00Z">
                <w:pPr>
                  <w:pStyle w:val="Paragraphedeliste"/>
                  <w:numPr>
                    <w:numId w:val="5"/>
                  </w:numPr>
                  <w:ind w:left="1440" w:hanging="360"/>
                </w:pPr>
              </w:pPrChange>
            </w:pPr>
            <w:r>
              <w:t>Puce cochée par défaut pour l’ « Adresse groupée personnel FTHM » composée de « personnel@fthmconsulting.com »</w:t>
            </w:r>
          </w:p>
          <w:p w14:paraId="6C241702" w14:textId="77777777" w:rsidR="00D10D57" w:rsidRDefault="00D10D57">
            <w:pPr>
              <w:pStyle w:val="Paragraphedeliste"/>
              <w:numPr>
                <w:ilvl w:val="0"/>
                <w:numId w:val="1"/>
              </w:numPr>
              <w:pPrChange w:id="1019" w:author="Rojo" w:date="2021-06-30T17:33:00Z">
                <w:pPr>
                  <w:pStyle w:val="Paragraphedeliste"/>
                  <w:numPr>
                    <w:numId w:val="5"/>
                  </w:numPr>
                  <w:ind w:left="1440" w:hanging="360"/>
                </w:pPr>
              </w:pPrChange>
            </w:pPr>
            <w:r>
              <w:t>Champ sélection des « Adresses groupées Département»</w:t>
            </w:r>
          </w:p>
          <w:p w14:paraId="3F93998B" w14:textId="77777777" w:rsidR="00D10D57" w:rsidRDefault="00D10D57">
            <w:pPr>
              <w:pStyle w:val="Paragraphedeliste"/>
              <w:numPr>
                <w:ilvl w:val="0"/>
                <w:numId w:val="1"/>
              </w:numPr>
              <w:pPrChange w:id="1020" w:author="Rojo" w:date="2021-06-30T17:33:00Z">
                <w:pPr>
                  <w:pStyle w:val="Paragraphedeliste"/>
                  <w:numPr>
                    <w:numId w:val="5"/>
                  </w:numPr>
                  <w:ind w:left="1440" w:hanging="360"/>
                </w:pPr>
              </w:pPrChange>
            </w:pPr>
            <w:r>
              <w:t>Puces à cocher pour « Autres adresses » composés de « partners@fthmconsulting.com », « managers@fthmconsulting.com », « equiperhc@fthmconsulting.com »,  « </w:t>
            </w:r>
            <w:r>
              <w:fldChar w:fldCharType="begin"/>
            </w:r>
            <w:r>
              <w:instrText xml:space="preserve"> HYPERLINK "mailto:it@fthmconsulting.com" </w:instrText>
            </w:r>
            <w:r>
              <w:fldChar w:fldCharType="separate"/>
            </w:r>
            <w:r w:rsidRPr="00D721D2">
              <w:rPr>
                <w:rStyle w:val="Lienhypertexte"/>
              </w:rPr>
              <w:t>it@fthmconsulting.com</w:t>
            </w:r>
            <w:r>
              <w:rPr>
                <w:rStyle w:val="Lienhypertexte"/>
              </w:rPr>
              <w:fldChar w:fldCharType="end"/>
            </w:r>
            <w:r>
              <w:t> »</w:t>
            </w:r>
          </w:p>
          <w:p w14:paraId="1C76400A" w14:textId="77777777" w:rsidR="00D10D57" w:rsidRDefault="00D10D57">
            <w:pPr>
              <w:pStyle w:val="Paragraphedeliste"/>
              <w:numPr>
                <w:ilvl w:val="0"/>
                <w:numId w:val="1"/>
              </w:numPr>
              <w:pPrChange w:id="1021" w:author="Rojo" w:date="2021-06-30T17:33:00Z">
                <w:pPr>
                  <w:pStyle w:val="Paragraphedeliste"/>
                  <w:numPr>
                    <w:numId w:val="5"/>
                  </w:numPr>
                  <w:ind w:left="1440" w:hanging="360"/>
                </w:pPr>
              </w:pPrChange>
            </w:pPr>
            <w:r>
              <w:t>Champ saisie des « Autres (à préciser) »</w:t>
            </w:r>
          </w:p>
          <w:p w14:paraId="7F83919A" w14:textId="77777777" w:rsidR="00D10D57" w:rsidRDefault="00D10D57">
            <w:pPr>
              <w:pStyle w:val="Paragraphedeliste"/>
              <w:numPr>
                <w:ilvl w:val="0"/>
                <w:numId w:val="1"/>
              </w:numPr>
              <w:pPrChange w:id="1022" w:author="Rojo" w:date="2021-06-30T17:33:00Z">
                <w:pPr>
                  <w:pStyle w:val="Paragraphedeliste"/>
                  <w:numPr>
                    <w:numId w:val="5"/>
                  </w:numPr>
                  <w:ind w:left="1440" w:hanging="360"/>
                </w:pPr>
              </w:pPrChange>
            </w:pPr>
            <w:r>
              <w:t>Sous-titre : « Si suppression ou routage temporaire »</w:t>
            </w:r>
          </w:p>
          <w:p w14:paraId="7575B635" w14:textId="77777777" w:rsidR="00D10D57" w:rsidRDefault="00D10D57">
            <w:pPr>
              <w:pStyle w:val="Paragraphedeliste"/>
              <w:numPr>
                <w:ilvl w:val="0"/>
                <w:numId w:val="1"/>
              </w:numPr>
              <w:pPrChange w:id="1023" w:author="Rojo" w:date="2021-06-30T17:33:00Z">
                <w:pPr>
                  <w:pStyle w:val="Paragraphedeliste"/>
                  <w:numPr>
                    <w:numId w:val="5"/>
                  </w:numPr>
                  <w:ind w:left="1440" w:hanging="360"/>
                </w:pPr>
              </w:pPrChange>
            </w:pPr>
            <w:r>
              <w:t>Champ saisie « </w:t>
            </w:r>
            <w:proofErr w:type="spellStart"/>
            <w:r>
              <w:t>Reroutage</w:t>
            </w:r>
            <w:proofErr w:type="spellEnd"/>
            <w:r>
              <w:t> messagerie vers »</w:t>
            </w:r>
          </w:p>
          <w:p w14:paraId="3FDBF36F" w14:textId="77777777" w:rsidR="00D10D57" w:rsidRDefault="00D10D57">
            <w:pPr>
              <w:pStyle w:val="Paragraphedeliste"/>
              <w:numPr>
                <w:ilvl w:val="0"/>
                <w:numId w:val="1"/>
              </w:numPr>
              <w:pPrChange w:id="1024" w:author="Rojo" w:date="2021-06-30T17:33:00Z">
                <w:pPr>
                  <w:pStyle w:val="Paragraphedeliste"/>
                  <w:numPr>
                    <w:numId w:val="5"/>
                  </w:numPr>
                  <w:ind w:left="1440" w:hanging="360"/>
                </w:pPr>
              </w:pPrChange>
            </w:pPr>
            <w:r>
              <w:t xml:space="preserve">Champ saisie « Période de </w:t>
            </w:r>
            <w:proofErr w:type="spellStart"/>
            <w:r>
              <w:t>reroutage</w:t>
            </w:r>
            <w:proofErr w:type="spellEnd"/>
            <w:r>
              <w:t> » : « du », « au »</w:t>
            </w:r>
          </w:p>
          <w:p w14:paraId="7416BD9E" w14:textId="77777777" w:rsidR="00D10D57" w:rsidRDefault="00D10D57">
            <w:pPr>
              <w:pStyle w:val="Paragraphedeliste"/>
              <w:numPr>
                <w:ilvl w:val="0"/>
                <w:numId w:val="1"/>
              </w:numPr>
              <w:pPrChange w:id="1025" w:author="Rojo" w:date="2021-06-30T17:33:00Z">
                <w:pPr>
                  <w:pStyle w:val="Paragraphedeliste"/>
                  <w:numPr>
                    <w:numId w:val="5"/>
                  </w:numPr>
                  <w:ind w:left="1440" w:hanging="360"/>
                </w:pPr>
              </w:pPrChange>
            </w:pPr>
            <w:r>
              <w:t>Puce à cocher pour la « Mise en place de réponse auto » avec comme choix « OUI » ou « NON »</w:t>
            </w:r>
          </w:p>
          <w:p w14:paraId="27753D80" w14:textId="77777777" w:rsidR="00D10D57" w:rsidRDefault="00D10D57">
            <w:pPr>
              <w:pStyle w:val="Paragraphedeliste"/>
              <w:numPr>
                <w:ilvl w:val="0"/>
                <w:numId w:val="1"/>
              </w:numPr>
              <w:pPrChange w:id="1026" w:author="Rojo" w:date="2021-06-30T17:33:00Z">
                <w:pPr>
                  <w:pStyle w:val="Paragraphedeliste"/>
                  <w:numPr>
                    <w:numId w:val="5"/>
                  </w:numPr>
                  <w:ind w:left="1440" w:hanging="360"/>
                </w:pPr>
              </w:pPrChange>
            </w:pPr>
            <w:r>
              <w:t>Sous-titre : « Si OUI »</w:t>
            </w:r>
          </w:p>
          <w:p w14:paraId="57C52EF1" w14:textId="77777777" w:rsidR="00D10D57" w:rsidRDefault="00D10D57">
            <w:pPr>
              <w:pStyle w:val="Paragraphedeliste"/>
              <w:numPr>
                <w:ilvl w:val="0"/>
                <w:numId w:val="1"/>
              </w:numPr>
              <w:pPrChange w:id="1027" w:author="Rojo" w:date="2021-06-30T17:33:00Z">
                <w:pPr>
                  <w:pStyle w:val="Paragraphedeliste"/>
                  <w:numPr>
                    <w:numId w:val="5"/>
                  </w:numPr>
                  <w:ind w:left="1440" w:hanging="360"/>
                </w:pPr>
              </w:pPrChange>
            </w:pPr>
            <w:r>
              <w:t>Champ saisie « Rédaction du message »</w:t>
            </w:r>
          </w:p>
          <w:p w14:paraId="42A6AC6A" w14:textId="77777777" w:rsidR="00D10D57" w:rsidRDefault="00D10D57">
            <w:pPr>
              <w:pStyle w:val="Paragraphedeliste"/>
              <w:numPr>
                <w:ilvl w:val="0"/>
                <w:numId w:val="1"/>
              </w:numPr>
              <w:pPrChange w:id="1028" w:author="Rojo" w:date="2021-06-30T17:33:00Z">
                <w:pPr>
                  <w:pStyle w:val="Paragraphedeliste"/>
                  <w:numPr>
                    <w:numId w:val="5"/>
                  </w:numPr>
                  <w:ind w:left="1440" w:hanging="360"/>
                </w:pPr>
              </w:pPrChange>
            </w:pPr>
            <w:r>
              <w:t>Champ saisie de la « Date d’activation »</w:t>
            </w:r>
          </w:p>
          <w:p w14:paraId="0F3148AF" w14:textId="77777777" w:rsidR="00D10D57" w:rsidRDefault="00D10D57">
            <w:pPr>
              <w:pStyle w:val="Paragraphedeliste"/>
              <w:numPr>
                <w:ilvl w:val="0"/>
                <w:numId w:val="1"/>
              </w:numPr>
              <w:pPrChange w:id="1029" w:author="Rojo" w:date="2021-06-30T17:33:00Z">
                <w:pPr>
                  <w:pStyle w:val="Paragraphedeliste"/>
                  <w:numPr>
                    <w:numId w:val="5"/>
                  </w:numPr>
                  <w:ind w:left="1440" w:hanging="360"/>
                </w:pPr>
              </w:pPrChange>
            </w:pPr>
            <w:r>
              <w:t>Champ saisie de la « Date de désactivation »</w:t>
            </w:r>
          </w:p>
          <w:p w14:paraId="70BE23CF" w14:textId="77777777" w:rsidR="00D10D57" w:rsidRDefault="00D10D57">
            <w:pPr>
              <w:pStyle w:val="Paragraphedeliste"/>
              <w:numPr>
                <w:ilvl w:val="0"/>
                <w:numId w:val="1"/>
              </w:numPr>
              <w:pPrChange w:id="1030" w:author="Rojo" w:date="2021-06-30T17:33:00Z">
                <w:pPr>
                  <w:pStyle w:val="Paragraphedeliste"/>
                  <w:numPr>
                    <w:numId w:val="5"/>
                  </w:numPr>
                  <w:ind w:left="1440" w:hanging="360"/>
                </w:pPr>
              </w:pPrChange>
            </w:pPr>
            <w:r>
              <w:t>Puce à cocher pour la « Suppression » du mail </w:t>
            </w:r>
          </w:p>
          <w:p w14:paraId="4970ABEB" w14:textId="77777777" w:rsidR="00D10D57" w:rsidRDefault="00D10D57">
            <w:pPr>
              <w:pStyle w:val="Paragraphedeliste"/>
              <w:numPr>
                <w:ilvl w:val="0"/>
                <w:numId w:val="1"/>
              </w:numPr>
              <w:pPrChange w:id="1031" w:author="Rojo" w:date="2021-06-30T17:33:00Z">
                <w:pPr>
                  <w:pStyle w:val="Paragraphedeliste"/>
                  <w:numPr>
                    <w:numId w:val="5"/>
                  </w:numPr>
                  <w:ind w:left="1440" w:hanging="360"/>
                </w:pPr>
              </w:pPrChange>
            </w:pPr>
            <w:r>
              <w:t>Champ saisie de la « Date de suppression »</w:t>
            </w:r>
          </w:p>
          <w:p w14:paraId="0280299F" w14:textId="77777777" w:rsidR="00D10D57" w:rsidRDefault="00D10D57">
            <w:pPr>
              <w:pStyle w:val="Paragraphedeliste"/>
              <w:numPr>
                <w:ilvl w:val="0"/>
                <w:numId w:val="1"/>
              </w:numPr>
              <w:pPrChange w:id="1032" w:author="Rojo" w:date="2021-06-30T17:33:00Z">
                <w:pPr>
                  <w:pStyle w:val="Paragraphedeliste"/>
                  <w:numPr>
                    <w:numId w:val="5"/>
                  </w:numPr>
                  <w:ind w:left="1440" w:hanging="360"/>
                </w:pPr>
              </w:pPrChange>
            </w:pPr>
            <w:r>
              <w:t>Sous-titre : « REPERTOIRES »</w:t>
            </w:r>
          </w:p>
          <w:p w14:paraId="09C964AC" w14:textId="77777777" w:rsidR="00D10D57" w:rsidRDefault="00D10D57">
            <w:pPr>
              <w:pStyle w:val="Paragraphedeliste"/>
              <w:numPr>
                <w:ilvl w:val="0"/>
                <w:numId w:val="1"/>
              </w:numPr>
              <w:pPrChange w:id="1033" w:author="Rojo" w:date="2021-06-30T17:33:00Z">
                <w:pPr>
                  <w:pStyle w:val="Paragraphedeliste"/>
                  <w:numPr>
                    <w:numId w:val="5"/>
                  </w:numPr>
                  <w:ind w:left="1440" w:hanging="360"/>
                </w:pPr>
              </w:pPrChange>
            </w:pPr>
            <w:r>
              <w:t>Puce à cocher des répertoires autorisés avec intitulé « CONSULTANTS (par défaut en lecture» : « </w:t>
            </w:r>
            <w:r w:rsidRPr="005A1338">
              <w:t>00-AMI</w:t>
            </w:r>
            <w:r>
              <w:t> »</w:t>
            </w:r>
            <w:r w:rsidRPr="005A1338">
              <w:t xml:space="preserve">, </w:t>
            </w:r>
            <w:r>
              <w:t>« </w:t>
            </w:r>
            <w:r w:rsidRPr="005A1338">
              <w:t>01-Propales</w:t>
            </w:r>
            <w:r>
              <w:t> »</w:t>
            </w:r>
            <w:r w:rsidRPr="005A1338">
              <w:t xml:space="preserve">, </w:t>
            </w:r>
            <w:r>
              <w:t>« </w:t>
            </w:r>
            <w:r w:rsidRPr="005A1338">
              <w:t>02-Projets et Missions</w:t>
            </w:r>
            <w:r>
              <w:t> »</w:t>
            </w:r>
            <w:r w:rsidRPr="005A1338">
              <w:t xml:space="preserve">, </w:t>
            </w:r>
            <w:r>
              <w:t>« </w:t>
            </w:r>
            <w:r w:rsidRPr="005A1338">
              <w:t>04-Outils internes</w:t>
            </w:r>
            <w:r>
              <w:t> »</w:t>
            </w:r>
            <w:r w:rsidRPr="005A1338">
              <w:t xml:space="preserve">, </w:t>
            </w:r>
            <w:r>
              <w:t>« </w:t>
            </w:r>
            <w:r w:rsidRPr="005A1338">
              <w:t>05-Bibliothèque</w:t>
            </w:r>
            <w:r>
              <w:t> »</w:t>
            </w:r>
            <w:r w:rsidRPr="005A1338">
              <w:t xml:space="preserve">, </w:t>
            </w:r>
            <w:r>
              <w:t>« </w:t>
            </w:r>
            <w:r w:rsidRPr="005A1338">
              <w:t>06-Qualité</w:t>
            </w:r>
            <w:r>
              <w:t> »</w:t>
            </w:r>
          </w:p>
          <w:p w14:paraId="0E27DEE6" w14:textId="77777777" w:rsidR="00D10D57" w:rsidRDefault="00D10D57">
            <w:pPr>
              <w:pStyle w:val="Paragraphedeliste"/>
              <w:numPr>
                <w:ilvl w:val="0"/>
                <w:numId w:val="1"/>
              </w:numPr>
              <w:pPrChange w:id="1034" w:author="Rojo" w:date="2021-06-30T17:33:00Z">
                <w:pPr>
                  <w:pStyle w:val="Paragraphedeliste"/>
                  <w:numPr>
                    <w:numId w:val="5"/>
                  </w:numPr>
                  <w:ind w:left="1440" w:hanging="360"/>
                </w:pPr>
              </w:pPrChange>
            </w:pPr>
            <w:r>
              <w:t>Champ de sélection du « Partages du département »</w:t>
            </w:r>
          </w:p>
          <w:p w14:paraId="2A9EE1CE" w14:textId="77777777" w:rsidR="00D10D57" w:rsidRDefault="00D10D57">
            <w:pPr>
              <w:pStyle w:val="Paragraphedeliste"/>
              <w:numPr>
                <w:ilvl w:val="0"/>
                <w:numId w:val="1"/>
              </w:numPr>
              <w:pPrChange w:id="1035" w:author="Rojo" w:date="2021-06-30T17:33:00Z">
                <w:pPr>
                  <w:pStyle w:val="Paragraphedeliste"/>
                  <w:numPr>
                    <w:numId w:val="5"/>
                  </w:numPr>
                  <w:ind w:left="1440" w:hanging="360"/>
                </w:pPr>
              </w:pPrChange>
            </w:pPr>
            <w:r>
              <w:t>Champ de sélection d’ « Autres partages »</w:t>
            </w:r>
          </w:p>
          <w:p w14:paraId="2C4978A3" w14:textId="77777777" w:rsidR="00D10D57" w:rsidRDefault="00D10D57">
            <w:pPr>
              <w:pStyle w:val="Paragraphedeliste"/>
              <w:numPr>
                <w:ilvl w:val="0"/>
                <w:numId w:val="1"/>
              </w:numPr>
              <w:pPrChange w:id="1036" w:author="Rojo" w:date="2021-06-30T17:33:00Z">
                <w:pPr>
                  <w:pStyle w:val="Paragraphedeliste"/>
                  <w:numPr>
                    <w:numId w:val="5"/>
                  </w:numPr>
                  <w:ind w:left="1440" w:hanging="360"/>
                </w:pPr>
              </w:pPrChange>
            </w:pPr>
            <w:r>
              <w:t>Champ de saisie des répertoires clients avec intitulé « Si BPO RH – détails des répertoires clients auxquels le collaborateur doit être habilité » avec comme exemple : « Exemple : ATINA, SLI, … »</w:t>
            </w:r>
          </w:p>
          <w:p w14:paraId="19A5CA6A" w14:textId="77777777" w:rsidR="00D10D57" w:rsidRDefault="00D10D57">
            <w:pPr>
              <w:pStyle w:val="Paragraphedeliste"/>
              <w:numPr>
                <w:ilvl w:val="0"/>
                <w:numId w:val="1"/>
              </w:numPr>
              <w:pPrChange w:id="1037" w:author="Rojo" w:date="2021-06-30T17:33:00Z">
                <w:pPr>
                  <w:pStyle w:val="Paragraphedeliste"/>
                  <w:numPr>
                    <w:numId w:val="5"/>
                  </w:numPr>
                  <w:ind w:left="1440" w:hanging="360"/>
                </w:pPr>
              </w:pPrChange>
            </w:pPr>
            <w:r>
              <w:t>Sous-titre : « Outils internes »</w:t>
            </w:r>
          </w:p>
          <w:p w14:paraId="08530164" w14:textId="77777777" w:rsidR="00D10D57" w:rsidRDefault="00D10D57">
            <w:pPr>
              <w:pStyle w:val="Paragraphedeliste"/>
              <w:numPr>
                <w:ilvl w:val="0"/>
                <w:numId w:val="1"/>
              </w:numPr>
              <w:pPrChange w:id="1038" w:author="Rojo" w:date="2021-06-30T17:33:00Z">
                <w:pPr>
                  <w:pStyle w:val="Paragraphedeliste"/>
                  <w:numPr>
                    <w:numId w:val="5"/>
                  </w:numPr>
                  <w:ind w:left="1440" w:hanging="360"/>
                </w:pPr>
              </w:pPrChange>
            </w:pPr>
            <w:r>
              <w:t>Puce à cocher pour « </w:t>
            </w:r>
            <w:proofErr w:type="spellStart"/>
            <w:r>
              <w:t>Libertempo</w:t>
            </w:r>
            <w:proofErr w:type="spellEnd"/>
            <w:r>
              <w:t> »</w:t>
            </w:r>
          </w:p>
          <w:p w14:paraId="73690FFC" w14:textId="77777777" w:rsidR="00D10D57" w:rsidRDefault="00D10D57">
            <w:pPr>
              <w:pStyle w:val="Paragraphedeliste"/>
              <w:numPr>
                <w:ilvl w:val="0"/>
                <w:numId w:val="1"/>
              </w:numPr>
              <w:pPrChange w:id="1039" w:author="Rojo" w:date="2021-06-30T17:33:00Z">
                <w:pPr>
                  <w:pStyle w:val="Paragraphedeliste"/>
                  <w:numPr>
                    <w:numId w:val="5"/>
                  </w:numPr>
                  <w:ind w:left="1440" w:hanging="360"/>
                </w:pPr>
              </w:pPrChange>
            </w:pPr>
            <w:r>
              <w:t>Sélection du « Manager/Associé de rattachement »</w:t>
            </w:r>
          </w:p>
          <w:p w14:paraId="20973704" w14:textId="77777777" w:rsidR="00D10D57" w:rsidRDefault="00D10D57">
            <w:pPr>
              <w:pStyle w:val="Paragraphedeliste"/>
              <w:numPr>
                <w:ilvl w:val="0"/>
                <w:numId w:val="1"/>
              </w:numPr>
              <w:pPrChange w:id="1040" w:author="Rojo" w:date="2021-06-30T17:33:00Z">
                <w:pPr>
                  <w:pStyle w:val="Paragraphedeliste"/>
                  <w:numPr>
                    <w:numId w:val="5"/>
                  </w:numPr>
                  <w:ind w:left="1440" w:hanging="360"/>
                </w:pPr>
              </w:pPrChange>
            </w:pPr>
            <w:r>
              <w:t>Puce à cocher pour « GLPI »</w:t>
            </w:r>
          </w:p>
          <w:p w14:paraId="64264514" w14:textId="77777777" w:rsidR="00D10D57" w:rsidRDefault="00D10D57">
            <w:pPr>
              <w:pStyle w:val="Paragraphedeliste"/>
              <w:numPr>
                <w:ilvl w:val="0"/>
                <w:numId w:val="1"/>
              </w:numPr>
              <w:pPrChange w:id="1041" w:author="Rojo" w:date="2021-06-30T17:33:00Z">
                <w:pPr>
                  <w:pStyle w:val="Paragraphedeliste"/>
                  <w:numPr>
                    <w:numId w:val="5"/>
                  </w:numPr>
                  <w:ind w:left="1440" w:hanging="360"/>
                </w:pPr>
              </w:pPrChange>
            </w:pPr>
            <w:r>
              <w:t>Puce à cocher pour « TIMESHEET »</w:t>
            </w:r>
          </w:p>
          <w:p w14:paraId="2B350C0C" w14:textId="77777777" w:rsidR="00D10D57" w:rsidRDefault="00D10D57">
            <w:pPr>
              <w:pStyle w:val="Paragraphedeliste"/>
              <w:numPr>
                <w:ilvl w:val="0"/>
                <w:numId w:val="1"/>
              </w:numPr>
              <w:pPrChange w:id="1042" w:author="Rojo" w:date="2021-06-30T17:33:00Z">
                <w:pPr>
                  <w:pStyle w:val="Paragraphedeliste"/>
                  <w:numPr>
                    <w:numId w:val="5"/>
                  </w:numPr>
                  <w:ind w:left="1440" w:hanging="360"/>
                </w:pPr>
              </w:pPrChange>
            </w:pPr>
            <w:r>
              <w:lastRenderedPageBreak/>
              <w:t>Sélection du « Manager/Associé de rattachement »</w:t>
            </w:r>
          </w:p>
          <w:p w14:paraId="2D1C04E6" w14:textId="77777777" w:rsidR="00D10D57" w:rsidRDefault="00D10D57">
            <w:pPr>
              <w:pStyle w:val="Paragraphedeliste"/>
              <w:numPr>
                <w:ilvl w:val="0"/>
                <w:numId w:val="1"/>
              </w:numPr>
              <w:pPrChange w:id="1043" w:author="Rojo" w:date="2021-06-30T17:33:00Z">
                <w:pPr>
                  <w:pStyle w:val="Paragraphedeliste"/>
                  <w:numPr>
                    <w:numId w:val="5"/>
                  </w:numPr>
                  <w:ind w:left="1440" w:hanging="360"/>
                </w:pPr>
              </w:pPrChange>
            </w:pPr>
            <w:r>
              <w:t>Sous-titre : « Logiciels »</w:t>
            </w:r>
          </w:p>
          <w:p w14:paraId="26F4AB8C" w14:textId="77777777" w:rsidR="00D10D57" w:rsidRDefault="00D10D57">
            <w:pPr>
              <w:pStyle w:val="Paragraphedeliste"/>
              <w:numPr>
                <w:ilvl w:val="0"/>
                <w:numId w:val="1"/>
              </w:numPr>
              <w:pPrChange w:id="1044" w:author="Rojo" w:date="2021-06-30T17:33:00Z">
                <w:pPr>
                  <w:pStyle w:val="Paragraphedeliste"/>
                  <w:numPr>
                    <w:numId w:val="5"/>
                  </w:numPr>
                  <w:ind w:left="1440" w:hanging="360"/>
                </w:pPr>
              </w:pPrChange>
            </w:pPr>
            <w:r>
              <w:t>Puce à cocher pour « QUADRA »</w:t>
            </w:r>
          </w:p>
          <w:p w14:paraId="1365D1FC" w14:textId="77777777" w:rsidR="00D10D57" w:rsidRDefault="00D10D57">
            <w:pPr>
              <w:pStyle w:val="Paragraphedeliste"/>
              <w:numPr>
                <w:ilvl w:val="0"/>
                <w:numId w:val="1"/>
              </w:numPr>
              <w:pPrChange w:id="1045" w:author="Rojo" w:date="2021-06-30T17:33:00Z">
                <w:pPr>
                  <w:pStyle w:val="Paragraphedeliste"/>
                  <w:numPr>
                    <w:numId w:val="5"/>
                  </w:numPr>
                  <w:ind w:left="1440" w:hanging="360"/>
                </w:pPr>
              </w:pPrChange>
            </w:pPr>
            <w:r>
              <w:t>Puce à cocher pour « SAGE Compta »</w:t>
            </w:r>
          </w:p>
          <w:p w14:paraId="443565E5" w14:textId="77777777" w:rsidR="00D10D57" w:rsidRDefault="00D10D57">
            <w:pPr>
              <w:pStyle w:val="Paragraphedeliste"/>
              <w:numPr>
                <w:ilvl w:val="0"/>
                <w:numId w:val="1"/>
              </w:numPr>
              <w:pPrChange w:id="1046" w:author="Rojo" w:date="2021-06-30T17:33:00Z">
                <w:pPr>
                  <w:pStyle w:val="Paragraphedeliste"/>
                  <w:numPr>
                    <w:numId w:val="5"/>
                  </w:numPr>
                  <w:ind w:left="1440" w:hanging="360"/>
                </w:pPr>
              </w:pPrChange>
            </w:pPr>
            <w:r>
              <w:t xml:space="preserve"> Puce à cocher pour « EBP » </w:t>
            </w:r>
          </w:p>
        </w:tc>
      </w:tr>
      <w:tr w:rsidR="00D10D57" w14:paraId="56CF935C" w14:textId="77777777" w:rsidTr="00FE542D">
        <w:tc>
          <w:tcPr>
            <w:tcW w:w="2689" w:type="dxa"/>
          </w:tcPr>
          <w:p w14:paraId="51F2DADA" w14:textId="77777777" w:rsidR="00D10D57" w:rsidRDefault="00D10D57" w:rsidP="00D10D57">
            <w:pPr>
              <w:rPr>
                <w:rStyle w:val="lev"/>
              </w:rPr>
            </w:pPr>
            <w:r w:rsidRPr="0038344E">
              <w:rPr>
                <w:b/>
              </w:rPr>
              <w:lastRenderedPageBreak/>
              <w:t>Règles de gestion</w:t>
            </w:r>
          </w:p>
        </w:tc>
        <w:tc>
          <w:tcPr>
            <w:tcW w:w="6373" w:type="dxa"/>
          </w:tcPr>
          <w:p w14:paraId="6CC2B4C9" w14:textId="77777777" w:rsidR="00D10D57" w:rsidRDefault="00D10D57">
            <w:pPr>
              <w:pStyle w:val="Paragraphedeliste"/>
              <w:numPr>
                <w:ilvl w:val="0"/>
                <w:numId w:val="8"/>
              </w:numPr>
              <w:jc w:val="both"/>
              <w:pPrChange w:id="1047" w:author="Rojo" w:date="2021-06-30T17:33:00Z">
                <w:pPr>
                  <w:pStyle w:val="Paragraphedeliste"/>
                  <w:numPr>
                    <w:numId w:val="14"/>
                  </w:numPr>
                  <w:ind w:left="3240" w:hanging="360"/>
                  <w:jc w:val="both"/>
                </w:pPr>
              </w:pPrChange>
            </w:pPr>
            <w:r>
              <w:t>Les champs marqués par un astérisque doivent être obligatoirement remplis.</w:t>
            </w:r>
          </w:p>
          <w:p w14:paraId="049E69D3" w14:textId="77777777" w:rsidR="00D10D57" w:rsidRDefault="00D10D57">
            <w:pPr>
              <w:pStyle w:val="Paragraphedeliste"/>
              <w:numPr>
                <w:ilvl w:val="0"/>
                <w:numId w:val="8"/>
              </w:numPr>
              <w:jc w:val="both"/>
              <w:pPrChange w:id="1048" w:author="Rojo" w:date="2021-06-30T17:33:00Z">
                <w:pPr>
                  <w:pStyle w:val="Paragraphedeliste"/>
                  <w:numPr>
                    <w:numId w:val="14"/>
                  </w:numPr>
                  <w:ind w:left="3240" w:hanging="360"/>
                  <w:jc w:val="both"/>
                </w:pPr>
              </w:pPrChange>
            </w:pPr>
            <w:r>
              <w:t>Le choix « Adresses groupées Département» doit figurer tous les adresses mail groupés de chaque département</w:t>
            </w:r>
          </w:p>
          <w:p w14:paraId="4C4E7F38" w14:textId="77777777" w:rsidR="00D10D57" w:rsidRDefault="00D10D57">
            <w:pPr>
              <w:pStyle w:val="Paragraphedeliste"/>
              <w:numPr>
                <w:ilvl w:val="0"/>
                <w:numId w:val="8"/>
              </w:numPr>
              <w:jc w:val="both"/>
              <w:pPrChange w:id="1049" w:author="Rojo" w:date="2021-06-30T17:33:00Z">
                <w:pPr>
                  <w:pStyle w:val="Paragraphedeliste"/>
                  <w:numPr>
                    <w:numId w:val="14"/>
                  </w:numPr>
                  <w:ind w:left="3240" w:hanging="360"/>
                  <w:jc w:val="both"/>
                </w:pPr>
              </w:pPrChange>
            </w:pPr>
            <w:r>
              <w:t>Le champ « </w:t>
            </w:r>
            <w:proofErr w:type="spellStart"/>
            <w:r>
              <w:t>Reroutage</w:t>
            </w:r>
            <w:proofErr w:type="spellEnd"/>
            <w:r>
              <w:t xml:space="preserve"> messagerie » doit permettre d’inscrire plusieurs adresses mail séparés par un point-virgule (;)</w:t>
            </w:r>
          </w:p>
          <w:p w14:paraId="7A7370B1" w14:textId="77777777" w:rsidR="00D10D57" w:rsidRDefault="00D10D57">
            <w:pPr>
              <w:pStyle w:val="Paragraphedeliste"/>
              <w:numPr>
                <w:ilvl w:val="0"/>
                <w:numId w:val="8"/>
              </w:numPr>
              <w:jc w:val="both"/>
              <w:pPrChange w:id="1050" w:author="Rojo" w:date="2021-06-30T17:33:00Z">
                <w:pPr>
                  <w:pStyle w:val="Paragraphedeliste"/>
                  <w:numPr>
                    <w:numId w:val="14"/>
                  </w:numPr>
                  <w:ind w:left="3240" w:hanging="360"/>
                  <w:jc w:val="both"/>
                </w:pPr>
              </w:pPrChange>
            </w:pPr>
            <w:r>
              <w:t>Le champ « Partages du département » doit permettre de sélectionner plusieurs adresses mail de départements</w:t>
            </w:r>
          </w:p>
          <w:p w14:paraId="39B71EFA" w14:textId="77777777" w:rsidR="00D10D57" w:rsidRDefault="00D10D57">
            <w:pPr>
              <w:pStyle w:val="Paragraphedeliste"/>
              <w:numPr>
                <w:ilvl w:val="0"/>
                <w:numId w:val="8"/>
              </w:numPr>
              <w:jc w:val="both"/>
              <w:pPrChange w:id="1051" w:author="Rojo" w:date="2021-06-30T17:33:00Z">
                <w:pPr>
                  <w:pStyle w:val="Paragraphedeliste"/>
                  <w:numPr>
                    <w:numId w:val="14"/>
                  </w:numPr>
                  <w:ind w:left="3240" w:hanging="360"/>
                  <w:jc w:val="both"/>
                </w:pPr>
              </w:pPrChange>
            </w:pPr>
            <w:r>
              <w:t>Le champ « Autres partages » doit permettre de sélectionner plusieurs adresses mail.</w:t>
            </w:r>
          </w:p>
          <w:p w14:paraId="412C2D38" w14:textId="77777777" w:rsidR="00D10D57" w:rsidRDefault="00D10D57">
            <w:pPr>
              <w:pStyle w:val="Paragraphedeliste"/>
              <w:numPr>
                <w:ilvl w:val="0"/>
                <w:numId w:val="8"/>
              </w:numPr>
              <w:jc w:val="both"/>
              <w:pPrChange w:id="1052" w:author="Rojo" w:date="2021-06-30T17:33:00Z">
                <w:pPr>
                  <w:pStyle w:val="Paragraphedeliste"/>
                  <w:numPr>
                    <w:numId w:val="14"/>
                  </w:numPr>
                  <w:ind w:left="3240" w:hanging="360"/>
                  <w:jc w:val="both"/>
                </w:pPr>
              </w:pPrChange>
            </w:pPr>
            <w:r>
              <w:t>Le choix de « Manager/Associé de rattachement » doit figurer tous les managers et associés</w:t>
            </w:r>
          </w:p>
        </w:tc>
      </w:tr>
    </w:tbl>
    <w:p w14:paraId="74551E57" w14:textId="77777777" w:rsidR="00D10D57" w:rsidRDefault="00D10D57" w:rsidP="00D10D57"/>
    <w:p w14:paraId="0079DB5B" w14:textId="77777777" w:rsidR="00D10D57" w:rsidRDefault="00D10D57" w:rsidP="00D10D57">
      <w:pPr>
        <w:pStyle w:val="Titre3"/>
      </w:pPr>
      <w:bookmarkStart w:id="1053" w:name="_Toc76128506"/>
      <w:r>
        <w:t>Modifier la demande</w:t>
      </w:r>
      <w:bookmarkEnd w:id="1053"/>
    </w:p>
    <w:p w14:paraId="5DE0ED53" w14:textId="77777777" w:rsidR="00D10D57" w:rsidRDefault="00D10D57" w:rsidP="00D10D57">
      <w:pPr>
        <w:ind w:firstLine="708"/>
        <w:jc w:val="both"/>
      </w:pPr>
      <w:r>
        <w:t>Au cours de la fonction du consultant, il se peut qu’il soit de nouveau habilité à d’autres outils ou fonction, alors il est nécessaire de la modifier et conserver l’historique de ses demandes.</w:t>
      </w:r>
    </w:p>
    <w:tbl>
      <w:tblPr>
        <w:tblStyle w:val="Grilledutableau"/>
        <w:tblW w:w="0" w:type="auto"/>
        <w:tblLook w:val="04A0" w:firstRow="1" w:lastRow="0" w:firstColumn="1" w:lastColumn="0" w:noHBand="0" w:noVBand="1"/>
      </w:tblPr>
      <w:tblGrid>
        <w:gridCol w:w="2317"/>
        <w:gridCol w:w="6745"/>
      </w:tblGrid>
      <w:tr w:rsidR="00D10D57" w14:paraId="4FB0FA88" w14:textId="77777777" w:rsidTr="00FE542D">
        <w:tc>
          <w:tcPr>
            <w:tcW w:w="9062" w:type="dxa"/>
            <w:gridSpan w:val="2"/>
          </w:tcPr>
          <w:p w14:paraId="18FD7CFF" w14:textId="77777777" w:rsidR="00D10D57" w:rsidRDefault="00D10D57" w:rsidP="00D10D57">
            <w:pPr>
              <w:jc w:val="center"/>
            </w:pPr>
            <w:r w:rsidRPr="00BE0BD5">
              <w:rPr>
                <w:b/>
              </w:rPr>
              <w:t>Fiche de description de fonctionnalité</w:t>
            </w:r>
          </w:p>
        </w:tc>
      </w:tr>
      <w:tr w:rsidR="00D10D57" w14:paraId="1D662E22" w14:textId="77777777" w:rsidTr="00FE542D">
        <w:tc>
          <w:tcPr>
            <w:tcW w:w="2317" w:type="dxa"/>
          </w:tcPr>
          <w:p w14:paraId="53882093" w14:textId="77777777" w:rsidR="00D10D57" w:rsidRDefault="00D10D57" w:rsidP="00D10D57">
            <w:pPr>
              <w:jc w:val="both"/>
              <w:rPr>
                <w:rStyle w:val="Titre4Car"/>
              </w:rPr>
            </w:pPr>
            <w:r w:rsidRPr="00BE0BD5">
              <w:rPr>
                <w:b/>
              </w:rPr>
              <w:t>Nom de la fonctionnalité</w:t>
            </w:r>
          </w:p>
        </w:tc>
        <w:tc>
          <w:tcPr>
            <w:tcW w:w="6745" w:type="dxa"/>
          </w:tcPr>
          <w:p w14:paraId="28569A32" w14:textId="77777777" w:rsidR="00D10D57" w:rsidRDefault="00D10D57" w:rsidP="00D10D57">
            <w:r>
              <w:t>Modification de la demande d’habilitation</w:t>
            </w:r>
          </w:p>
        </w:tc>
      </w:tr>
      <w:tr w:rsidR="00D10D57" w14:paraId="12EBEA45" w14:textId="77777777" w:rsidTr="00FE542D">
        <w:tc>
          <w:tcPr>
            <w:tcW w:w="2317" w:type="dxa"/>
          </w:tcPr>
          <w:p w14:paraId="74048A24" w14:textId="77777777" w:rsidR="00D10D57" w:rsidRPr="00494B5B" w:rsidRDefault="00D10D57" w:rsidP="00D10D57">
            <w:pPr>
              <w:rPr>
                <w:rStyle w:val="Titredulivre"/>
              </w:rPr>
            </w:pPr>
            <w:r w:rsidRPr="00BE0BD5">
              <w:rPr>
                <w:b/>
              </w:rPr>
              <w:t>Description sommaire</w:t>
            </w:r>
          </w:p>
        </w:tc>
        <w:tc>
          <w:tcPr>
            <w:tcW w:w="6745" w:type="dxa"/>
          </w:tcPr>
          <w:p w14:paraId="6D348554" w14:textId="77777777" w:rsidR="00D10D57" w:rsidRDefault="00D10D57" w:rsidP="00D10D57">
            <w:r>
              <w:t>Cette option est disponible dans le tableau dans la page de gestion d’habilitation, pour modifier une demande et l’enregistrer dans la liste d’historique des modifications d’habilitations en-dessous de l’habilitation originale.</w:t>
            </w:r>
          </w:p>
        </w:tc>
      </w:tr>
      <w:tr w:rsidR="00D10D57" w14:paraId="7CE192FA" w14:textId="77777777" w:rsidTr="00FE542D">
        <w:tc>
          <w:tcPr>
            <w:tcW w:w="2317" w:type="dxa"/>
          </w:tcPr>
          <w:p w14:paraId="7F870B31" w14:textId="77777777" w:rsidR="00D10D57" w:rsidRDefault="00D10D57" w:rsidP="00D10D57">
            <w:r w:rsidRPr="001B2B57">
              <w:rPr>
                <w:b/>
              </w:rPr>
              <w:t>Fonctionnalités attendues</w:t>
            </w:r>
          </w:p>
        </w:tc>
        <w:tc>
          <w:tcPr>
            <w:tcW w:w="6745" w:type="dxa"/>
          </w:tcPr>
          <w:p w14:paraId="7AC5447E" w14:textId="77777777" w:rsidR="00D10D57" w:rsidRDefault="00D10D57" w:rsidP="00D10D57">
            <w:r>
              <w:t>Après la validation du formulaire de la modification de la demande d’habilitation, les changements seront sauvegardés et une nouvelle fiche créée.</w:t>
            </w:r>
          </w:p>
        </w:tc>
      </w:tr>
      <w:tr w:rsidR="00D10D57" w14:paraId="7FECB353" w14:textId="77777777" w:rsidTr="00FE542D">
        <w:tc>
          <w:tcPr>
            <w:tcW w:w="2317" w:type="dxa"/>
          </w:tcPr>
          <w:p w14:paraId="74D06EBD" w14:textId="77777777" w:rsidR="00D10D57" w:rsidRDefault="00D10D57" w:rsidP="00D10D57">
            <w:pPr>
              <w:jc w:val="both"/>
            </w:pPr>
            <w:r>
              <w:rPr>
                <w:b/>
              </w:rPr>
              <w:t>Composants</w:t>
            </w:r>
          </w:p>
        </w:tc>
        <w:tc>
          <w:tcPr>
            <w:tcW w:w="6745" w:type="dxa"/>
          </w:tcPr>
          <w:p w14:paraId="7B35347B" w14:textId="77777777" w:rsidR="00D10D57" w:rsidRDefault="00D10D57" w:rsidP="00D10D57">
            <w:r>
              <w:t>Formulaire de modification contenant (en addition de ce que contient déjà l’interface d’ajout de nouvelle demande de la RHI) :</w:t>
            </w:r>
          </w:p>
          <w:p w14:paraId="432B3B35" w14:textId="77777777" w:rsidR="00D10D57" w:rsidRDefault="00D10D57">
            <w:pPr>
              <w:pStyle w:val="Paragraphedeliste"/>
              <w:numPr>
                <w:ilvl w:val="0"/>
                <w:numId w:val="1"/>
              </w:numPr>
              <w:pPrChange w:id="1054" w:author="Rojo" w:date="2021-06-30T17:33:00Z">
                <w:pPr>
                  <w:pStyle w:val="Paragraphedeliste"/>
                  <w:numPr>
                    <w:numId w:val="5"/>
                  </w:numPr>
                  <w:ind w:left="1440" w:hanging="360"/>
                </w:pPr>
              </w:pPrChange>
            </w:pPr>
            <w:r>
              <w:t>Titre : « Habilitations »</w:t>
            </w:r>
          </w:p>
          <w:p w14:paraId="6C8B4914" w14:textId="77777777" w:rsidR="00D10D57" w:rsidRDefault="00D10D57">
            <w:pPr>
              <w:pStyle w:val="Paragraphedeliste"/>
              <w:numPr>
                <w:ilvl w:val="0"/>
                <w:numId w:val="1"/>
              </w:numPr>
              <w:pPrChange w:id="1055" w:author="Rojo" w:date="2021-06-30T17:33:00Z">
                <w:pPr>
                  <w:pStyle w:val="Paragraphedeliste"/>
                  <w:numPr>
                    <w:numId w:val="5"/>
                  </w:numPr>
                  <w:ind w:left="1440" w:hanging="360"/>
                </w:pPr>
              </w:pPrChange>
            </w:pPr>
            <w:r>
              <w:t>Puce à cocher pour le « Mail », composée de : « Création » / « Suppression »</w:t>
            </w:r>
          </w:p>
          <w:p w14:paraId="367F6287" w14:textId="77777777" w:rsidR="00D10D57" w:rsidRDefault="00D10D57">
            <w:pPr>
              <w:pStyle w:val="Paragraphedeliste"/>
              <w:numPr>
                <w:ilvl w:val="0"/>
                <w:numId w:val="1"/>
              </w:numPr>
              <w:pPrChange w:id="1056" w:author="Rojo" w:date="2021-06-30T17:33:00Z">
                <w:pPr>
                  <w:pStyle w:val="Paragraphedeliste"/>
                  <w:numPr>
                    <w:numId w:val="5"/>
                  </w:numPr>
                  <w:ind w:left="1440" w:hanging="360"/>
                </w:pPr>
              </w:pPrChange>
            </w:pPr>
            <w:r>
              <w:t>Puce à cocher pour l’ « Extension du mail » : composée de : « @</w:t>
            </w:r>
            <w:r w:rsidRPr="00CE783A">
              <w:t>fthmconsulting.com</w:t>
            </w:r>
            <w:r>
              <w:t xml:space="preserve"> » </w:t>
            </w:r>
            <w:r w:rsidRPr="00CE783A">
              <w:t>/</w:t>
            </w:r>
            <w:r>
              <w:t xml:space="preserve"> « </w:t>
            </w:r>
            <w:r w:rsidRPr="00CE783A">
              <w:t>@equation.mg</w:t>
            </w:r>
            <w:r>
              <w:t xml:space="preserve"> » </w:t>
            </w:r>
            <w:r w:rsidRPr="00CE783A">
              <w:t>/</w:t>
            </w:r>
            <w:r>
              <w:t xml:space="preserve"> « </w:t>
            </w:r>
            <w:r w:rsidRPr="00CE783A">
              <w:t>@qualex.mg</w:t>
            </w:r>
            <w:r>
              <w:t> »</w:t>
            </w:r>
          </w:p>
          <w:p w14:paraId="4FF39C00" w14:textId="77777777" w:rsidR="00D10D57" w:rsidRDefault="00D10D57">
            <w:pPr>
              <w:pStyle w:val="Paragraphedeliste"/>
              <w:numPr>
                <w:ilvl w:val="0"/>
                <w:numId w:val="1"/>
              </w:numPr>
              <w:pPrChange w:id="1057" w:author="Rojo" w:date="2021-06-30T17:33:00Z">
                <w:pPr>
                  <w:pStyle w:val="Paragraphedeliste"/>
                  <w:numPr>
                    <w:numId w:val="5"/>
                  </w:numPr>
                  <w:ind w:left="1440" w:hanging="360"/>
                </w:pPr>
              </w:pPrChange>
            </w:pPr>
            <w:r>
              <w:t>Puce cochée par défaut pour l’ « Adresse groupée personnel FTHM » composée de « personnel@fthmconsulting.com »</w:t>
            </w:r>
          </w:p>
          <w:p w14:paraId="4FB4865D" w14:textId="77777777" w:rsidR="00D10D57" w:rsidRDefault="00D10D57">
            <w:pPr>
              <w:pStyle w:val="Paragraphedeliste"/>
              <w:numPr>
                <w:ilvl w:val="0"/>
                <w:numId w:val="1"/>
              </w:numPr>
              <w:pPrChange w:id="1058" w:author="Rojo" w:date="2021-06-30T17:33:00Z">
                <w:pPr>
                  <w:pStyle w:val="Paragraphedeliste"/>
                  <w:numPr>
                    <w:numId w:val="5"/>
                  </w:numPr>
                  <w:ind w:left="1440" w:hanging="360"/>
                </w:pPr>
              </w:pPrChange>
            </w:pPr>
            <w:r>
              <w:t>Champ sélection des « Adresses groupées Département»</w:t>
            </w:r>
          </w:p>
          <w:p w14:paraId="5B9379DF" w14:textId="77777777" w:rsidR="00D10D57" w:rsidRDefault="00D10D57">
            <w:pPr>
              <w:pStyle w:val="Paragraphedeliste"/>
              <w:numPr>
                <w:ilvl w:val="0"/>
                <w:numId w:val="1"/>
              </w:numPr>
              <w:pPrChange w:id="1059" w:author="Rojo" w:date="2021-06-30T17:33:00Z">
                <w:pPr>
                  <w:pStyle w:val="Paragraphedeliste"/>
                  <w:numPr>
                    <w:numId w:val="5"/>
                  </w:numPr>
                  <w:ind w:left="1440" w:hanging="360"/>
                </w:pPr>
              </w:pPrChange>
            </w:pPr>
            <w:r>
              <w:t>Puces à cocher pour « Autres adresses » composés de « partners@fthmconsulting.com », « managers@fthmconsulting.com », « equiperhc@fthmconsulting.com »,  « </w:t>
            </w:r>
            <w:r>
              <w:fldChar w:fldCharType="begin"/>
            </w:r>
            <w:r>
              <w:instrText xml:space="preserve"> HYPERLINK "mailto:it@fthmconsulting.com" </w:instrText>
            </w:r>
            <w:r>
              <w:fldChar w:fldCharType="separate"/>
            </w:r>
            <w:r w:rsidRPr="00D721D2">
              <w:rPr>
                <w:rStyle w:val="Lienhypertexte"/>
              </w:rPr>
              <w:t>it@fthmconsulting.com</w:t>
            </w:r>
            <w:r>
              <w:rPr>
                <w:rStyle w:val="Lienhypertexte"/>
              </w:rPr>
              <w:fldChar w:fldCharType="end"/>
            </w:r>
            <w:r>
              <w:t> »</w:t>
            </w:r>
          </w:p>
          <w:p w14:paraId="43B742EB" w14:textId="77777777" w:rsidR="00D10D57" w:rsidRDefault="00D10D57">
            <w:pPr>
              <w:pStyle w:val="Paragraphedeliste"/>
              <w:numPr>
                <w:ilvl w:val="0"/>
                <w:numId w:val="1"/>
              </w:numPr>
              <w:pPrChange w:id="1060" w:author="Rojo" w:date="2021-06-30T17:33:00Z">
                <w:pPr>
                  <w:pStyle w:val="Paragraphedeliste"/>
                  <w:numPr>
                    <w:numId w:val="5"/>
                  </w:numPr>
                  <w:ind w:left="1440" w:hanging="360"/>
                </w:pPr>
              </w:pPrChange>
            </w:pPr>
            <w:r>
              <w:t>Champ saisie des « Autres (à préciser) »</w:t>
            </w:r>
          </w:p>
          <w:p w14:paraId="688F0237" w14:textId="77777777" w:rsidR="00D10D57" w:rsidRDefault="00D10D57">
            <w:pPr>
              <w:pStyle w:val="Paragraphedeliste"/>
              <w:numPr>
                <w:ilvl w:val="0"/>
                <w:numId w:val="1"/>
              </w:numPr>
              <w:pPrChange w:id="1061" w:author="Rojo" w:date="2021-06-30T17:33:00Z">
                <w:pPr>
                  <w:pStyle w:val="Paragraphedeliste"/>
                  <w:numPr>
                    <w:numId w:val="5"/>
                  </w:numPr>
                  <w:ind w:left="1440" w:hanging="360"/>
                </w:pPr>
              </w:pPrChange>
            </w:pPr>
            <w:r>
              <w:t>Sous-titre : « Si suppression ou routage temporaire »</w:t>
            </w:r>
          </w:p>
          <w:p w14:paraId="5154F7CF" w14:textId="77777777" w:rsidR="00D10D57" w:rsidRDefault="00D10D57">
            <w:pPr>
              <w:pStyle w:val="Paragraphedeliste"/>
              <w:numPr>
                <w:ilvl w:val="0"/>
                <w:numId w:val="1"/>
              </w:numPr>
              <w:pPrChange w:id="1062" w:author="Rojo" w:date="2021-06-30T17:33:00Z">
                <w:pPr>
                  <w:pStyle w:val="Paragraphedeliste"/>
                  <w:numPr>
                    <w:numId w:val="5"/>
                  </w:numPr>
                  <w:ind w:left="1440" w:hanging="360"/>
                </w:pPr>
              </w:pPrChange>
            </w:pPr>
            <w:r>
              <w:t>Champ saisie « </w:t>
            </w:r>
            <w:proofErr w:type="spellStart"/>
            <w:r>
              <w:t>Reroutage</w:t>
            </w:r>
            <w:proofErr w:type="spellEnd"/>
            <w:r>
              <w:t> messagerie vers »</w:t>
            </w:r>
          </w:p>
          <w:p w14:paraId="43B39565" w14:textId="77777777" w:rsidR="00D10D57" w:rsidRDefault="00D10D57">
            <w:pPr>
              <w:pStyle w:val="Paragraphedeliste"/>
              <w:numPr>
                <w:ilvl w:val="0"/>
                <w:numId w:val="1"/>
              </w:numPr>
              <w:pPrChange w:id="1063" w:author="Rojo" w:date="2021-06-30T17:33:00Z">
                <w:pPr>
                  <w:pStyle w:val="Paragraphedeliste"/>
                  <w:numPr>
                    <w:numId w:val="5"/>
                  </w:numPr>
                  <w:ind w:left="1440" w:hanging="360"/>
                </w:pPr>
              </w:pPrChange>
            </w:pPr>
            <w:r>
              <w:t xml:space="preserve">Champ saisie « Période de </w:t>
            </w:r>
            <w:proofErr w:type="spellStart"/>
            <w:r>
              <w:t>reroutage</w:t>
            </w:r>
            <w:proofErr w:type="spellEnd"/>
            <w:r>
              <w:t> » : « du », « au »</w:t>
            </w:r>
          </w:p>
          <w:p w14:paraId="5B770B52" w14:textId="77777777" w:rsidR="00D10D57" w:rsidRDefault="00D10D57">
            <w:pPr>
              <w:pStyle w:val="Paragraphedeliste"/>
              <w:numPr>
                <w:ilvl w:val="0"/>
                <w:numId w:val="1"/>
              </w:numPr>
              <w:pPrChange w:id="1064" w:author="Rojo" w:date="2021-06-30T17:33:00Z">
                <w:pPr>
                  <w:pStyle w:val="Paragraphedeliste"/>
                  <w:numPr>
                    <w:numId w:val="5"/>
                  </w:numPr>
                  <w:ind w:left="1440" w:hanging="360"/>
                </w:pPr>
              </w:pPrChange>
            </w:pPr>
            <w:r>
              <w:lastRenderedPageBreak/>
              <w:t>Puce à cocher pour la « Mise en place de réponse auto » avec comme choix « OUI » ou « NON »</w:t>
            </w:r>
          </w:p>
          <w:p w14:paraId="00FA3B82" w14:textId="77777777" w:rsidR="00D10D57" w:rsidRDefault="00D10D57">
            <w:pPr>
              <w:pStyle w:val="Paragraphedeliste"/>
              <w:numPr>
                <w:ilvl w:val="0"/>
                <w:numId w:val="1"/>
              </w:numPr>
              <w:pPrChange w:id="1065" w:author="Rojo" w:date="2021-06-30T17:33:00Z">
                <w:pPr>
                  <w:pStyle w:val="Paragraphedeliste"/>
                  <w:numPr>
                    <w:numId w:val="5"/>
                  </w:numPr>
                  <w:ind w:left="1440" w:hanging="360"/>
                </w:pPr>
              </w:pPrChange>
            </w:pPr>
            <w:r>
              <w:t>Sous-titre : « Si OUI »</w:t>
            </w:r>
          </w:p>
          <w:p w14:paraId="1AC9A13A" w14:textId="77777777" w:rsidR="00D10D57" w:rsidRDefault="00D10D57">
            <w:pPr>
              <w:pStyle w:val="Paragraphedeliste"/>
              <w:numPr>
                <w:ilvl w:val="0"/>
                <w:numId w:val="1"/>
              </w:numPr>
              <w:pPrChange w:id="1066" w:author="Rojo" w:date="2021-06-30T17:33:00Z">
                <w:pPr>
                  <w:pStyle w:val="Paragraphedeliste"/>
                  <w:numPr>
                    <w:numId w:val="5"/>
                  </w:numPr>
                  <w:ind w:left="1440" w:hanging="360"/>
                </w:pPr>
              </w:pPrChange>
            </w:pPr>
            <w:r>
              <w:t>Champ saisie « Rédaction du message »</w:t>
            </w:r>
          </w:p>
          <w:p w14:paraId="443AEDFC" w14:textId="77777777" w:rsidR="00D10D57" w:rsidRDefault="00D10D57">
            <w:pPr>
              <w:pStyle w:val="Paragraphedeliste"/>
              <w:numPr>
                <w:ilvl w:val="0"/>
                <w:numId w:val="1"/>
              </w:numPr>
              <w:pPrChange w:id="1067" w:author="Rojo" w:date="2021-06-30T17:33:00Z">
                <w:pPr>
                  <w:pStyle w:val="Paragraphedeliste"/>
                  <w:numPr>
                    <w:numId w:val="5"/>
                  </w:numPr>
                  <w:ind w:left="1440" w:hanging="360"/>
                </w:pPr>
              </w:pPrChange>
            </w:pPr>
            <w:r>
              <w:t>Champ saisie de la « Date d’activation »</w:t>
            </w:r>
          </w:p>
          <w:p w14:paraId="23C8BF91" w14:textId="77777777" w:rsidR="00D10D57" w:rsidRDefault="00D10D57">
            <w:pPr>
              <w:pStyle w:val="Paragraphedeliste"/>
              <w:numPr>
                <w:ilvl w:val="0"/>
                <w:numId w:val="1"/>
              </w:numPr>
              <w:pPrChange w:id="1068" w:author="Rojo" w:date="2021-06-30T17:33:00Z">
                <w:pPr>
                  <w:pStyle w:val="Paragraphedeliste"/>
                  <w:numPr>
                    <w:numId w:val="5"/>
                  </w:numPr>
                  <w:ind w:left="1440" w:hanging="360"/>
                </w:pPr>
              </w:pPrChange>
            </w:pPr>
            <w:r>
              <w:t>Champ saisie de la « Date de désactivation »</w:t>
            </w:r>
          </w:p>
          <w:p w14:paraId="6769E5C1" w14:textId="77777777" w:rsidR="00D10D57" w:rsidRDefault="00D10D57">
            <w:pPr>
              <w:pStyle w:val="Paragraphedeliste"/>
              <w:numPr>
                <w:ilvl w:val="0"/>
                <w:numId w:val="1"/>
              </w:numPr>
              <w:pPrChange w:id="1069" w:author="Rojo" w:date="2021-06-30T17:33:00Z">
                <w:pPr>
                  <w:pStyle w:val="Paragraphedeliste"/>
                  <w:numPr>
                    <w:numId w:val="5"/>
                  </w:numPr>
                  <w:ind w:left="1440" w:hanging="360"/>
                </w:pPr>
              </w:pPrChange>
            </w:pPr>
            <w:r>
              <w:t>Puce à cocher pour la « Suppression » du mail </w:t>
            </w:r>
          </w:p>
          <w:p w14:paraId="64A01346" w14:textId="77777777" w:rsidR="00D10D57" w:rsidRDefault="00D10D57">
            <w:pPr>
              <w:pStyle w:val="Paragraphedeliste"/>
              <w:numPr>
                <w:ilvl w:val="0"/>
                <w:numId w:val="1"/>
              </w:numPr>
              <w:pPrChange w:id="1070" w:author="Rojo" w:date="2021-06-30T17:33:00Z">
                <w:pPr>
                  <w:pStyle w:val="Paragraphedeliste"/>
                  <w:numPr>
                    <w:numId w:val="5"/>
                  </w:numPr>
                  <w:ind w:left="1440" w:hanging="360"/>
                </w:pPr>
              </w:pPrChange>
            </w:pPr>
            <w:r>
              <w:t>Champ saisie de la « Date de suppression »</w:t>
            </w:r>
          </w:p>
          <w:p w14:paraId="6C104F6D" w14:textId="77777777" w:rsidR="00D10D57" w:rsidRDefault="00D10D57">
            <w:pPr>
              <w:pStyle w:val="Paragraphedeliste"/>
              <w:numPr>
                <w:ilvl w:val="0"/>
                <w:numId w:val="1"/>
              </w:numPr>
              <w:pPrChange w:id="1071" w:author="Rojo" w:date="2021-06-30T17:33:00Z">
                <w:pPr>
                  <w:pStyle w:val="Paragraphedeliste"/>
                  <w:numPr>
                    <w:numId w:val="5"/>
                  </w:numPr>
                  <w:ind w:left="1440" w:hanging="360"/>
                </w:pPr>
              </w:pPrChange>
            </w:pPr>
            <w:r>
              <w:t>Sous-titre : « REPERTOIRES »</w:t>
            </w:r>
          </w:p>
          <w:p w14:paraId="48C3F11F" w14:textId="77777777" w:rsidR="00D10D57" w:rsidRDefault="00D10D57">
            <w:pPr>
              <w:pStyle w:val="Paragraphedeliste"/>
              <w:numPr>
                <w:ilvl w:val="0"/>
                <w:numId w:val="1"/>
              </w:numPr>
              <w:pPrChange w:id="1072" w:author="Rojo" w:date="2021-06-30T17:33:00Z">
                <w:pPr>
                  <w:pStyle w:val="Paragraphedeliste"/>
                  <w:numPr>
                    <w:numId w:val="5"/>
                  </w:numPr>
                  <w:ind w:left="1440" w:hanging="360"/>
                </w:pPr>
              </w:pPrChange>
            </w:pPr>
            <w:r>
              <w:t>Puce à cocher des répertoires autorisés avec intitulé « CONSULTANTS (par défaut en lecture» « </w:t>
            </w:r>
            <w:r w:rsidRPr="005A1338">
              <w:t>00-AMI</w:t>
            </w:r>
            <w:r>
              <w:t> »</w:t>
            </w:r>
            <w:r w:rsidRPr="005A1338">
              <w:t xml:space="preserve">, </w:t>
            </w:r>
            <w:r>
              <w:t>« </w:t>
            </w:r>
            <w:r w:rsidRPr="005A1338">
              <w:t>01-Propales</w:t>
            </w:r>
            <w:r>
              <w:t> »</w:t>
            </w:r>
            <w:r w:rsidRPr="005A1338">
              <w:t xml:space="preserve">, </w:t>
            </w:r>
            <w:r>
              <w:t>« </w:t>
            </w:r>
            <w:r w:rsidRPr="005A1338">
              <w:t>02-Projets et Missions</w:t>
            </w:r>
            <w:r>
              <w:t> »</w:t>
            </w:r>
            <w:r w:rsidRPr="005A1338">
              <w:t xml:space="preserve">, </w:t>
            </w:r>
            <w:r>
              <w:t>« </w:t>
            </w:r>
            <w:r w:rsidRPr="005A1338">
              <w:t>04-Outils internes</w:t>
            </w:r>
            <w:r>
              <w:t> »</w:t>
            </w:r>
            <w:r w:rsidRPr="005A1338">
              <w:t xml:space="preserve">, </w:t>
            </w:r>
            <w:r>
              <w:t>« </w:t>
            </w:r>
            <w:r w:rsidRPr="005A1338">
              <w:t>05-Bibliothèque</w:t>
            </w:r>
            <w:r>
              <w:t> »</w:t>
            </w:r>
            <w:r w:rsidRPr="005A1338">
              <w:t xml:space="preserve">, </w:t>
            </w:r>
            <w:r>
              <w:t>« </w:t>
            </w:r>
            <w:r w:rsidRPr="005A1338">
              <w:t>06-Qualité</w:t>
            </w:r>
            <w:r>
              <w:t> »</w:t>
            </w:r>
          </w:p>
          <w:p w14:paraId="20061B17" w14:textId="77777777" w:rsidR="00D10D57" w:rsidRDefault="00D10D57">
            <w:pPr>
              <w:pStyle w:val="Paragraphedeliste"/>
              <w:numPr>
                <w:ilvl w:val="0"/>
                <w:numId w:val="1"/>
              </w:numPr>
              <w:pPrChange w:id="1073" w:author="Rojo" w:date="2021-06-30T17:33:00Z">
                <w:pPr>
                  <w:pStyle w:val="Paragraphedeliste"/>
                  <w:numPr>
                    <w:numId w:val="5"/>
                  </w:numPr>
                  <w:ind w:left="1440" w:hanging="360"/>
                </w:pPr>
              </w:pPrChange>
            </w:pPr>
            <w:r>
              <w:t>Champ de sélection du « Partages du département »</w:t>
            </w:r>
          </w:p>
          <w:p w14:paraId="2549F941" w14:textId="77777777" w:rsidR="00D10D57" w:rsidRDefault="00D10D57">
            <w:pPr>
              <w:pStyle w:val="Paragraphedeliste"/>
              <w:numPr>
                <w:ilvl w:val="0"/>
                <w:numId w:val="1"/>
              </w:numPr>
              <w:pPrChange w:id="1074" w:author="Rojo" w:date="2021-06-30T17:33:00Z">
                <w:pPr>
                  <w:pStyle w:val="Paragraphedeliste"/>
                  <w:numPr>
                    <w:numId w:val="5"/>
                  </w:numPr>
                  <w:ind w:left="1440" w:hanging="360"/>
                </w:pPr>
              </w:pPrChange>
            </w:pPr>
            <w:r>
              <w:t>Champ de sélection d’ « Autres partages »</w:t>
            </w:r>
          </w:p>
          <w:p w14:paraId="21EBF96C" w14:textId="77777777" w:rsidR="00D10D57" w:rsidRDefault="00D10D57">
            <w:pPr>
              <w:pStyle w:val="Paragraphedeliste"/>
              <w:numPr>
                <w:ilvl w:val="0"/>
                <w:numId w:val="1"/>
              </w:numPr>
              <w:pPrChange w:id="1075" w:author="Rojo" w:date="2021-06-30T17:33:00Z">
                <w:pPr>
                  <w:pStyle w:val="Paragraphedeliste"/>
                  <w:numPr>
                    <w:numId w:val="5"/>
                  </w:numPr>
                  <w:ind w:left="1440" w:hanging="360"/>
                </w:pPr>
              </w:pPrChange>
            </w:pPr>
            <w:r>
              <w:t>Champ de saisie des répertoires clients avec intitulé « Si BPO RH – détails des répertoires clients auxquels le collaborateur doit être habilité » avec comme exemple : « Exemple : ATINA, SLI, … »</w:t>
            </w:r>
          </w:p>
          <w:p w14:paraId="74CC70A9" w14:textId="77777777" w:rsidR="00D10D57" w:rsidRDefault="00D10D57">
            <w:pPr>
              <w:pStyle w:val="Paragraphedeliste"/>
              <w:numPr>
                <w:ilvl w:val="0"/>
                <w:numId w:val="1"/>
              </w:numPr>
              <w:pPrChange w:id="1076" w:author="Rojo" w:date="2021-06-30T17:33:00Z">
                <w:pPr>
                  <w:pStyle w:val="Paragraphedeliste"/>
                  <w:numPr>
                    <w:numId w:val="5"/>
                  </w:numPr>
                  <w:ind w:left="1440" w:hanging="360"/>
                </w:pPr>
              </w:pPrChange>
            </w:pPr>
            <w:r>
              <w:t>Sous-titre : « Outils internes »</w:t>
            </w:r>
          </w:p>
          <w:p w14:paraId="620AE7B9" w14:textId="77777777" w:rsidR="00D10D57" w:rsidRDefault="00D10D57">
            <w:pPr>
              <w:pStyle w:val="Paragraphedeliste"/>
              <w:numPr>
                <w:ilvl w:val="0"/>
                <w:numId w:val="1"/>
              </w:numPr>
              <w:pPrChange w:id="1077" w:author="Rojo" w:date="2021-06-30T17:33:00Z">
                <w:pPr>
                  <w:pStyle w:val="Paragraphedeliste"/>
                  <w:numPr>
                    <w:numId w:val="5"/>
                  </w:numPr>
                  <w:ind w:left="1440" w:hanging="360"/>
                </w:pPr>
              </w:pPrChange>
            </w:pPr>
            <w:r>
              <w:t>Puce à cocher pour « </w:t>
            </w:r>
            <w:proofErr w:type="spellStart"/>
            <w:r>
              <w:t>Libertempo</w:t>
            </w:r>
            <w:proofErr w:type="spellEnd"/>
            <w:r>
              <w:t> »</w:t>
            </w:r>
          </w:p>
          <w:p w14:paraId="57688670" w14:textId="77777777" w:rsidR="00D10D57" w:rsidRDefault="00D10D57">
            <w:pPr>
              <w:pStyle w:val="Paragraphedeliste"/>
              <w:numPr>
                <w:ilvl w:val="0"/>
                <w:numId w:val="1"/>
              </w:numPr>
              <w:pPrChange w:id="1078" w:author="Rojo" w:date="2021-06-30T17:33:00Z">
                <w:pPr>
                  <w:pStyle w:val="Paragraphedeliste"/>
                  <w:numPr>
                    <w:numId w:val="5"/>
                  </w:numPr>
                  <w:ind w:left="1440" w:hanging="360"/>
                </w:pPr>
              </w:pPrChange>
            </w:pPr>
            <w:r>
              <w:t>Sélection du « Manager/Associé de rattachement »</w:t>
            </w:r>
          </w:p>
          <w:p w14:paraId="5FFA558C" w14:textId="77777777" w:rsidR="00D10D57" w:rsidRDefault="00D10D57">
            <w:pPr>
              <w:pStyle w:val="Paragraphedeliste"/>
              <w:numPr>
                <w:ilvl w:val="0"/>
                <w:numId w:val="1"/>
              </w:numPr>
              <w:pPrChange w:id="1079" w:author="Rojo" w:date="2021-06-30T17:33:00Z">
                <w:pPr>
                  <w:pStyle w:val="Paragraphedeliste"/>
                  <w:numPr>
                    <w:numId w:val="5"/>
                  </w:numPr>
                  <w:ind w:left="1440" w:hanging="360"/>
                </w:pPr>
              </w:pPrChange>
            </w:pPr>
            <w:r>
              <w:t>Puce à cocher pour « GLPI »</w:t>
            </w:r>
          </w:p>
          <w:p w14:paraId="21B0B40D" w14:textId="77777777" w:rsidR="00D10D57" w:rsidRDefault="00D10D57">
            <w:pPr>
              <w:pStyle w:val="Paragraphedeliste"/>
              <w:numPr>
                <w:ilvl w:val="0"/>
                <w:numId w:val="1"/>
              </w:numPr>
              <w:pPrChange w:id="1080" w:author="Rojo" w:date="2021-06-30T17:33:00Z">
                <w:pPr>
                  <w:pStyle w:val="Paragraphedeliste"/>
                  <w:numPr>
                    <w:numId w:val="5"/>
                  </w:numPr>
                  <w:ind w:left="1440" w:hanging="360"/>
                </w:pPr>
              </w:pPrChange>
            </w:pPr>
            <w:r>
              <w:t>Puce à cocher pour « TIMESHEET »</w:t>
            </w:r>
          </w:p>
          <w:p w14:paraId="12F8288C" w14:textId="77777777" w:rsidR="00D10D57" w:rsidRDefault="00D10D57">
            <w:pPr>
              <w:pStyle w:val="Paragraphedeliste"/>
              <w:numPr>
                <w:ilvl w:val="0"/>
                <w:numId w:val="1"/>
              </w:numPr>
              <w:pPrChange w:id="1081" w:author="Rojo" w:date="2021-06-30T17:33:00Z">
                <w:pPr>
                  <w:pStyle w:val="Paragraphedeliste"/>
                  <w:numPr>
                    <w:numId w:val="5"/>
                  </w:numPr>
                  <w:ind w:left="1440" w:hanging="360"/>
                </w:pPr>
              </w:pPrChange>
            </w:pPr>
            <w:r>
              <w:t>Sélection du « Manager/Associé de rattachement »</w:t>
            </w:r>
          </w:p>
          <w:p w14:paraId="553843D2" w14:textId="77777777" w:rsidR="00D10D57" w:rsidRDefault="00D10D57">
            <w:pPr>
              <w:pStyle w:val="Paragraphedeliste"/>
              <w:numPr>
                <w:ilvl w:val="0"/>
                <w:numId w:val="1"/>
              </w:numPr>
              <w:pPrChange w:id="1082" w:author="Rojo" w:date="2021-06-30T17:33:00Z">
                <w:pPr>
                  <w:pStyle w:val="Paragraphedeliste"/>
                  <w:numPr>
                    <w:numId w:val="5"/>
                  </w:numPr>
                  <w:ind w:left="1440" w:hanging="360"/>
                </w:pPr>
              </w:pPrChange>
            </w:pPr>
            <w:r>
              <w:t>Sous-titre : « Logiciels »</w:t>
            </w:r>
          </w:p>
          <w:p w14:paraId="6A8EBBA2" w14:textId="77777777" w:rsidR="00D10D57" w:rsidRDefault="00D10D57">
            <w:pPr>
              <w:pStyle w:val="Paragraphedeliste"/>
              <w:numPr>
                <w:ilvl w:val="0"/>
                <w:numId w:val="1"/>
              </w:numPr>
              <w:pPrChange w:id="1083" w:author="Rojo" w:date="2021-06-30T17:33:00Z">
                <w:pPr>
                  <w:pStyle w:val="Paragraphedeliste"/>
                  <w:numPr>
                    <w:numId w:val="5"/>
                  </w:numPr>
                  <w:ind w:left="1440" w:hanging="360"/>
                </w:pPr>
              </w:pPrChange>
            </w:pPr>
            <w:r>
              <w:t>Puce à cocher pour « QUADRA »</w:t>
            </w:r>
          </w:p>
          <w:p w14:paraId="00C128B9" w14:textId="77777777" w:rsidR="00D10D57" w:rsidRDefault="00D10D57">
            <w:pPr>
              <w:pStyle w:val="Paragraphedeliste"/>
              <w:numPr>
                <w:ilvl w:val="0"/>
                <w:numId w:val="1"/>
              </w:numPr>
              <w:pPrChange w:id="1084" w:author="Rojo" w:date="2021-06-30T17:33:00Z">
                <w:pPr>
                  <w:pStyle w:val="Paragraphedeliste"/>
                  <w:numPr>
                    <w:numId w:val="5"/>
                  </w:numPr>
                  <w:ind w:left="1440" w:hanging="360"/>
                </w:pPr>
              </w:pPrChange>
            </w:pPr>
            <w:r>
              <w:t>Puce à cocher pour « SAGE Compta »</w:t>
            </w:r>
          </w:p>
          <w:p w14:paraId="0D43DFC8" w14:textId="77777777" w:rsidR="00D10D57" w:rsidRDefault="00D10D57">
            <w:pPr>
              <w:pStyle w:val="Paragraphedeliste"/>
              <w:numPr>
                <w:ilvl w:val="0"/>
                <w:numId w:val="1"/>
              </w:numPr>
              <w:pPrChange w:id="1085" w:author="Rojo" w:date="2021-06-30T17:33:00Z">
                <w:pPr>
                  <w:pStyle w:val="Paragraphedeliste"/>
                  <w:numPr>
                    <w:numId w:val="5"/>
                  </w:numPr>
                  <w:ind w:left="1440" w:hanging="360"/>
                </w:pPr>
              </w:pPrChange>
            </w:pPr>
            <w:r>
              <w:t xml:space="preserve"> Puce à cocher pour « EBP » </w:t>
            </w:r>
          </w:p>
        </w:tc>
      </w:tr>
      <w:tr w:rsidR="00D10D57" w14:paraId="6A3E6D42" w14:textId="77777777" w:rsidTr="00FE542D">
        <w:tc>
          <w:tcPr>
            <w:tcW w:w="2317" w:type="dxa"/>
          </w:tcPr>
          <w:p w14:paraId="36A88149" w14:textId="77777777" w:rsidR="00D10D57" w:rsidRDefault="00D10D57" w:rsidP="00D10D57">
            <w:pPr>
              <w:rPr>
                <w:rStyle w:val="lev"/>
              </w:rPr>
            </w:pPr>
            <w:r w:rsidRPr="0038344E">
              <w:rPr>
                <w:b/>
              </w:rPr>
              <w:lastRenderedPageBreak/>
              <w:t>Règles de gestion</w:t>
            </w:r>
          </w:p>
        </w:tc>
        <w:tc>
          <w:tcPr>
            <w:tcW w:w="6745" w:type="dxa"/>
          </w:tcPr>
          <w:p w14:paraId="79748EA1" w14:textId="77777777" w:rsidR="00D10D57" w:rsidRDefault="00D10D57">
            <w:pPr>
              <w:pStyle w:val="Paragraphedeliste"/>
              <w:numPr>
                <w:ilvl w:val="0"/>
                <w:numId w:val="8"/>
              </w:numPr>
              <w:jc w:val="both"/>
              <w:pPrChange w:id="1086" w:author="Rojo" w:date="2021-06-30T17:33:00Z">
                <w:pPr>
                  <w:pStyle w:val="Paragraphedeliste"/>
                  <w:numPr>
                    <w:numId w:val="14"/>
                  </w:numPr>
                  <w:ind w:left="3240" w:hanging="360"/>
                  <w:jc w:val="both"/>
                </w:pPr>
              </w:pPrChange>
            </w:pPr>
            <w:r>
              <w:t>Les champs marqués par un astérisque doivent être obligatoirement remplis.</w:t>
            </w:r>
          </w:p>
          <w:p w14:paraId="0790B0C6" w14:textId="77777777" w:rsidR="00D10D57" w:rsidRDefault="00D10D57">
            <w:pPr>
              <w:pStyle w:val="Paragraphedeliste"/>
              <w:numPr>
                <w:ilvl w:val="0"/>
                <w:numId w:val="8"/>
              </w:numPr>
              <w:jc w:val="both"/>
              <w:pPrChange w:id="1087" w:author="Rojo" w:date="2021-06-30T17:33:00Z">
                <w:pPr>
                  <w:pStyle w:val="Paragraphedeliste"/>
                  <w:numPr>
                    <w:numId w:val="14"/>
                  </w:numPr>
                  <w:ind w:left="3240" w:hanging="360"/>
                  <w:jc w:val="both"/>
                </w:pPr>
              </w:pPrChange>
            </w:pPr>
            <w:r>
              <w:t>Le choix « Adresses groupées Département» doit figurer tous les adresses mail groupés de chaque département</w:t>
            </w:r>
          </w:p>
          <w:p w14:paraId="54DA6030" w14:textId="77777777" w:rsidR="00D10D57" w:rsidRDefault="00D10D57">
            <w:pPr>
              <w:pStyle w:val="Paragraphedeliste"/>
              <w:numPr>
                <w:ilvl w:val="0"/>
                <w:numId w:val="8"/>
              </w:numPr>
              <w:jc w:val="both"/>
              <w:pPrChange w:id="1088" w:author="Rojo" w:date="2021-06-30T17:33:00Z">
                <w:pPr>
                  <w:pStyle w:val="Paragraphedeliste"/>
                  <w:numPr>
                    <w:numId w:val="14"/>
                  </w:numPr>
                  <w:ind w:left="3240" w:hanging="360"/>
                  <w:jc w:val="both"/>
                </w:pPr>
              </w:pPrChange>
            </w:pPr>
            <w:r>
              <w:t>Le champ « </w:t>
            </w:r>
            <w:proofErr w:type="spellStart"/>
            <w:r>
              <w:t>Reroutage</w:t>
            </w:r>
            <w:proofErr w:type="spellEnd"/>
            <w:r>
              <w:t xml:space="preserve"> messagerie » doit permettre d’inscrire plusieurs adresses mail séparés par un point-virgule (;)</w:t>
            </w:r>
          </w:p>
          <w:p w14:paraId="58A8FD7C" w14:textId="77777777" w:rsidR="00D10D57" w:rsidRDefault="00D10D57">
            <w:pPr>
              <w:pStyle w:val="Paragraphedeliste"/>
              <w:numPr>
                <w:ilvl w:val="0"/>
                <w:numId w:val="8"/>
              </w:numPr>
              <w:jc w:val="both"/>
              <w:pPrChange w:id="1089" w:author="Rojo" w:date="2021-06-30T17:33:00Z">
                <w:pPr>
                  <w:pStyle w:val="Paragraphedeliste"/>
                  <w:numPr>
                    <w:numId w:val="14"/>
                  </w:numPr>
                  <w:ind w:left="3240" w:hanging="360"/>
                  <w:jc w:val="both"/>
                </w:pPr>
              </w:pPrChange>
            </w:pPr>
            <w:r>
              <w:t>Le champ « Partages du département » doit permettre de sélectionner plusieurs adresses mail de départements</w:t>
            </w:r>
          </w:p>
          <w:p w14:paraId="66115509" w14:textId="77777777" w:rsidR="00D10D57" w:rsidRDefault="00D10D57">
            <w:pPr>
              <w:pStyle w:val="Paragraphedeliste"/>
              <w:numPr>
                <w:ilvl w:val="0"/>
                <w:numId w:val="8"/>
              </w:numPr>
              <w:jc w:val="both"/>
              <w:pPrChange w:id="1090" w:author="Rojo" w:date="2021-06-30T17:33:00Z">
                <w:pPr>
                  <w:pStyle w:val="Paragraphedeliste"/>
                  <w:numPr>
                    <w:numId w:val="14"/>
                  </w:numPr>
                  <w:ind w:left="3240" w:hanging="360"/>
                  <w:jc w:val="both"/>
                </w:pPr>
              </w:pPrChange>
            </w:pPr>
            <w:r>
              <w:t>Le champ « Autres partages » doit permettre de sélectionner plusieurs adresses mail.</w:t>
            </w:r>
          </w:p>
          <w:p w14:paraId="41F8360D" w14:textId="77777777" w:rsidR="00D10D57" w:rsidRDefault="00D10D57">
            <w:pPr>
              <w:pStyle w:val="Paragraphedeliste"/>
              <w:numPr>
                <w:ilvl w:val="0"/>
                <w:numId w:val="8"/>
              </w:numPr>
              <w:jc w:val="both"/>
              <w:pPrChange w:id="1091" w:author="Rojo" w:date="2021-06-30T17:33:00Z">
                <w:pPr>
                  <w:pStyle w:val="Paragraphedeliste"/>
                  <w:numPr>
                    <w:numId w:val="14"/>
                  </w:numPr>
                  <w:ind w:left="3240" w:hanging="360"/>
                  <w:jc w:val="both"/>
                </w:pPr>
              </w:pPrChange>
            </w:pPr>
            <w:r>
              <w:t>Le choix de « Manager/Associé de rattachement » doit figurer tous les managers et associés</w:t>
            </w:r>
          </w:p>
        </w:tc>
      </w:tr>
    </w:tbl>
    <w:p w14:paraId="77F26353" w14:textId="77777777" w:rsidR="00D10D57" w:rsidRDefault="00D10D57" w:rsidP="00D10D57">
      <w:pPr>
        <w:ind w:firstLine="708"/>
      </w:pPr>
    </w:p>
    <w:p w14:paraId="28D96C00" w14:textId="77777777" w:rsidR="00D10D57" w:rsidRDefault="00D10D57" w:rsidP="00D10D57">
      <w:pPr>
        <w:jc w:val="both"/>
      </w:pPr>
    </w:p>
    <w:p w14:paraId="381117CA" w14:textId="77777777" w:rsidR="00D10D57" w:rsidRDefault="00D10D57" w:rsidP="00D10D57">
      <w:pPr>
        <w:pStyle w:val="Titre2"/>
      </w:pPr>
      <w:bookmarkStart w:id="1092" w:name="_Toc76128507"/>
      <w:r>
        <w:t>Interface Administrateur IT</w:t>
      </w:r>
      <w:bookmarkEnd w:id="1092"/>
    </w:p>
    <w:p w14:paraId="02CA676B" w14:textId="77777777" w:rsidR="00D10D57" w:rsidRDefault="00D10D57" w:rsidP="00D10D57">
      <w:pPr>
        <w:ind w:firstLine="708"/>
        <w:jc w:val="both"/>
      </w:pPr>
      <w:r>
        <w:t xml:space="preserve">Ce type d’utilisateur est fait pour les consultants du département informatique, afin de suivre les : </w:t>
      </w:r>
    </w:p>
    <w:p w14:paraId="29EE2ED7" w14:textId="77777777" w:rsidR="00D10D57" w:rsidRDefault="00D10D57">
      <w:pPr>
        <w:pStyle w:val="Paragraphedeliste"/>
        <w:numPr>
          <w:ilvl w:val="0"/>
          <w:numId w:val="23"/>
        </w:numPr>
        <w:jc w:val="both"/>
        <w:pPrChange w:id="1093" w:author="Rojo" w:date="2021-06-30T17:33:00Z">
          <w:pPr>
            <w:pStyle w:val="Paragraphedeliste"/>
            <w:numPr>
              <w:numId w:val="36"/>
            </w:numPr>
            <w:tabs>
              <w:tab w:val="num" w:pos="360"/>
              <w:tab w:val="num" w:pos="720"/>
            </w:tabs>
            <w:ind w:hanging="720"/>
            <w:jc w:val="both"/>
          </w:pPr>
        </w:pPrChange>
      </w:pPr>
      <w:r>
        <w:t>demandes d’habilitations faites pour un nouveau personnel</w:t>
      </w:r>
    </w:p>
    <w:p w14:paraId="3187C613" w14:textId="77777777" w:rsidR="00D10D57" w:rsidRDefault="00D10D57">
      <w:pPr>
        <w:pStyle w:val="Paragraphedeliste"/>
        <w:numPr>
          <w:ilvl w:val="0"/>
          <w:numId w:val="23"/>
        </w:numPr>
        <w:jc w:val="both"/>
        <w:pPrChange w:id="1094" w:author="Rojo" w:date="2021-06-30T17:33:00Z">
          <w:pPr>
            <w:pStyle w:val="Paragraphedeliste"/>
            <w:numPr>
              <w:numId w:val="36"/>
            </w:numPr>
            <w:tabs>
              <w:tab w:val="num" w:pos="360"/>
              <w:tab w:val="num" w:pos="720"/>
            </w:tabs>
            <w:ind w:hanging="720"/>
            <w:jc w:val="both"/>
          </w:pPr>
        </w:pPrChange>
      </w:pPr>
      <w:r>
        <w:t>actions à faire au niveau du département IT tel le suivi des machines attribuées et l’inclusion de ceux-ci dans OCS</w:t>
      </w:r>
    </w:p>
    <w:p w14:paraId="40C69AD3" w14:textId="77777777" w:rsidR="00D10D57" w:rsidRDefault="00D10D57">
      <w:pPr>
        <w:pStyle w:val="Paragraphedeliste"/>
        <w:numPr>
          <w:ilvl w:val="0"/>
          <w:numId w:val="23"/>
        </w:numPr>
        <w:jc w:val="both"/>
        <w:pPrChange w:id="1095" w:author="Rojo" w:date="2021-06-30T17:33:00Z">
          <w:pPr>
            <w:pStyle w:val="Paragraphedeliste"/>
            <w:numPr>
              <w:numId w:val="36"/>
            </w:numPr>
            <w:tabs>
              <w:tab w:val="num" w:pos="360"/>
              <w:tab w:val="num" w:pos="720"/>
            </w:tabs>
            <w:ind w:hanging="720"/>
            <w:jc w:val="both"/>
          </w:pPr>
        </w:pPrChange>
      </w:pPr>
      <w:r>
        <w:lastRenderedPageBreak/>
        <w:t>sauvegarde des mails</w:t>
      </w:r>
    </w:p>
    <w:p w14:paraId="1E2E54EA" w14:textId="77777777" w:rsidR="00D10D57" w:rsidRDefault="00D10D57">
      <w:pPr>
        <w:pStyle w:val="Paragraphedeliste"/>
        <w:numPr>
          <w:ilvl w:val="0"/>
          <w:numId w:val="23"/>
        </w:numPr>
        <w:jc w:val="both"/>
        <w:pPrChange w:id="1096" w:author="Rojo" w:date="2021-06-30T17:33:00Z">
          <w:pPr>
            <w:pStyle w:val="Paragraphedeliste"/>
            <w:numPr>
              <w:numId w:val="36"/>
            </w:numPr>
            <w:tabs>
              <w:tab w:val="num" w:pos="360"/>
              <w:tab w:val="num" w:pos="720"/>
            </w:tabs>
            <w:ind w:hanging="720"/>
            <w:jc w:val="both"/>
          </w:pPr>
        </w:pPrChange>
      </w:pPr>
      <w:r>
        <w:t>attributions VPN</w:t>
      </w:r>
    </w:p>
    <w:p w14:paraId="727C5AB0" w14:textId="77777777" w:rsidR="00D10D57" w:rsidRDefault="00D10D57" w:rsidP="00D10D57">
      <w:pPr>
        <w:ind w:firstLine="426"/>
        <w:jc w:val="both"/>
      </w:pPr>
      <w:r>
        <w:t>Il est conçu pour habiliter et déshabiliter un consultant, et possède les mêmes menu que le manager, avec quelques menus additionnels. Le mode de fonctionnement est aussi pareil pour l’interface Manager et l’interface administrateur IT.</w:t>
      </w:r>
    </w:p>
    <w:p w14:paraId="27B00F4B" w14:textId="77777777" w:rsidR="00D10D57" w:rsidRDefault="00D10D57" w:rsidP="00D10D57">
      <w:pPr>
        <w:ind w:firstLine="426"/>
      </w:pPr>
      <w:r>
        <w:t xml:space="preserve">Les menus supplémentaires pour l’administrateur IT par rapport au manager sont : </w:t>
      </w:r>
    </w:p>
    <w:p w14:paraId="284785BE" w14:textId="77777777" w:rsidR="00D10D57" w:rsidRDefault="00D10D57">
      <w:pPr>
        <w:pStyle w:val="Paragraphedeliste"/>
        <w:numPr>
          <w:ilvl w:val="0"/>
          <w:numId w:val="23"/>
        </w:numPr>
        <w:pPrChange w:id="1097" w:author="Rojo" w:date="2021-06-30T17:33:00Z">
          <w:pPr>
            <w:pStyle w:val="Paragraphedeliste"/>
            <w:numPr>
              <w:numId w:val="36"/>
            </w:numPr>
            <w:tabs>
              <w:tab w:val="num" w:pos="360"/>
              <w:tab w:val="num" w:pos="720"/>
            </w:tabs>
            <w:ind w:hanging="720"/>
          </w:pPr>
        </w:pPrChange>
      </w:pPr>
      <w:r>
        <w:t>Un onglet « Notifications » à la première page de l’interface administrateur</w:t>
      </w:r>
    </w:p>
    <w:p w14:paraId="5AE2872A" w14:textId="77777777" w:rsidR="00D10D57" w:rsidRDefault="00D10D57">
      <w:pPr>
        <w:pStyle w:val="Paragraphedeliste"/>
        <w:numPr>
          <w:ilvl w:val="0"/>
          <w:numId w:val="23"/>
        </w:numPr>
        <w:pPrChange w:id="1098" w:author="Rojo" w:date="2021-06-30T17:33:00Z">
          <w:pPr>
            <w:pStyle w:val="Paragraphedeliste"/>
            <w:numPr>
              <w:numId w:val="36"/>
            </w:numPr>
            <w:tabs>
              <w:tab w:val="num" w:pos="360"/>
              <w:tab w:val="num" w:pos="720"/>
            </w:tabs>
            <w:ind w:hanging="720"/>
          </w:pPr>
        </w:pPrChange>
      </w:pPr>
      <w:r>
        <w:t>Un onglet « Paramétrages »</w:t>
      </w:r>
    </w:p>
    <w:p w14:paraId="3F68387D" w14:textId="77777777" w:rsidR="00D10D57" w:rsidRDefault="00D10D57">
      <w:pPr>
        <w:pStyle w:val="Paragraphedeliste"/>
        <w:numPr>
          <w:ilvl w:val="0"/>
          <w:numId w:val="23"/>
        </w:numPr>
        <w:pPrChange w:id="1099" w:author="Rojo" w:date="2021-06-30T17:33:00Z">
          <w:pPr>
            <w:pStyle w:val="Paragraphedeliste"/>
            <w:numPr>
              <w:numId w:val="36"/>
            </w:numPr>
            <w:tabs>
              <w:tab w:val="num" w:pos="360"/>
              <w:tab w:val="num" w:pos="720"/>
            </w:tabs>
            <w:ind w:hanging="720"/>
          </w:pPr>
        </w:pPrChange>
      </w:pPr>
      <w:r>
        <w:t>Une option « Historique INFO » dans la liste d’options qui se déroule lors d’un clic sur le bouton  sur un profil utilisateur dans la section représentant une personne</w:t>
      </w:r>
    </w:p>
    <w:p w14:paraId="1C4BF246" w14:textId="77777777" w:rsidR="00D10D57" w:rsidRDefault="00D10D57">
      <w:pPr>
        <w:pStyle w:val="Paragraphedeliste"/>
        <w:numPr>
          <w:ilvl w:val="0"/>
          <w:numId w:val="23"/>
        </w:numPr>
        <w:pPrChange w:id="1100" w:author="Rojo" w:date="2021-06-30T17:33:00Z">
          <w:pPr>
            <w:pStyle w:val="Paragraphedeliste"/>
            <w:numPr>
              <w:numId w:val="36"/>
            </w:numPr>
            <w:tabs>
              <w:tab w:val="num" w:pos="360"/>
              <w:tab w:val="num" w:pos="720"/>
            </w:tabs>
            <w:ind w:hanging="720"/>
          </w:pPr>
        </w:pPrChange>
      </w:pPr>
      <w:r>
        <w:t>Un onglet « Liste des habilitations » dans l’onglet « Liste du personnel »</w:t>
      </w:r>
    </w:p>
    <w:p w14:paraId="289A1942" w14:textId="77777777" w:rsidR="00D10D57" w:rsidRDefault="00D10D57">
      <w:pPr>
        <w:pStyle w:val="Paragraphedeliste"/>
        <w:numPr>
          <w:ilvl w:val="0"/>
          <w:numId w:val="23"/>
        </w:numPr>
        <w:pPrChange w:id="1101" w:author="Rojo" w:date="2021-06-30T17:33:00Z">
          <w:pPr>
            <w:pStyle w:val="Paragraphedeliste"/>
            <w:numPr>
              <w:numId w:val="36"/>
            </w:numPr>
            <w:tabs>
              <w:tab w:val="num" w:pos="360"/>
              <w:tab w:val="num" w:pos="720"/>
            </w:tabs>
            <w:ind w:hanging="720"/>
          </w:pPr>
        </w:pPrChange>
      </w:pPr>
      <w:r>
        <w:t>La possibilité de désactiver un compte utilisateur</w:t>
      </w:r>
    </w:p>
    <w:p w14:paraId="3AC7CACD" w14:textId="77777777" w:rsidR="00D10D57" w:rsidRDefault="00D10D57" w:rsidP="00D10D57">
      <w:pPr>
        <w:jc w:val="both"/>
      </w:pPr>
      <w:r>
        <w:tab/>
      </w:r>
    </w:p>
    <w:p w14:paraId="1DBBDB70" w14:textId="77777777" w:rsidR="00D10D57" w:rsidRDefault="00D10D57" w:rsidP="00D10D57">
      <w:pPr>
        <w:jc w:val="both"/>
      </w:pPr>
      <w:r>
        <w:t>La présentation des options pour l’administrateur IT est suggérée comme suit :</w:t>
      </w:r>
    </w:p>
    <w:p w14:paraId="4ADE1DAC" w14:textId="77777777" w:rsidR="00D10D57" w:rsidRDefault="00D10D57" w:rsidP="00D10D57">
      <w:pPr>
        <w:ind w:firstLine="708"/>
        <w:jc w:val="both"/>
      </w:pPr>
      <w:r>
        <w:rPr>
          <w:noProof/>
          <w:lang w:eastAsia="fr-FR"/>
        </w:rPr>
        <w:drawing>
          <wp:inline distT="0" distB="0" distL="0" distR="0" wp14:anchorId="087D211F" wp14:editId="7B4DA860">
            <wp:extent cx="5760718" cy="3240403"/>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Historique info.png"/>
                    <pic:cNvPicPr/>
                  </pic:nvPicPr>
                  <pic:blipFill>
                    <a:blip r:embed="rId34">
                      <a:extLst>
                        <a:ext uri="{28A0092B-C50C-407E-A947-70E740481C1C}">
                          <a14:useLocalDpi xmlns:a14="http://schemas.microsoft.com/office/drawing/2010/main" val="0"/>
                        </a:ext>
                      </a:extLst>
                    </a:blip>
                    <a:stretch>
                      <a:fillRect/>
                    </a:stretch>
                  </pic:blipFill>
                  <pic:spPr>
                    <a:xfrm>
                      <a:off x="0" y="0"/>
                      <a:ext cx="5760718" cy="3240403"/>
                    </a:xfrm>
                    <a:prstGeom prst="rect">
                      <a:avLst/>
                    </a:prstGeom>
                  </pic:spPr>
                </pic:pic>
              </a:graphicData>
            </a:graphic>
          </wp:inline>
        </w:drawing>
      </w:r>
    </w:p>
    <w:p w14:paraId="46251BFC" w14:textId="77777777" w:rsidR="00D10D57" w:rsidRDefault="00D10D57" w:rsidP="00D10D57">
      <w:pPr>
        <w:pStyle w:val="Lgende"/>
      </w:pPr>
      <w:bookmarkStart w:id="1102" w:name="_Toc76128536"/>
      <w:r>
        <w:t xml:space="preserve">Figure </w:t>
      </w:r>
      <w:r>
        <w:fldChar w:fldCharType="begin"/>
      </w:r>
      <w:r>
        <w:instrText xml:space="preserve"> SEQ Figure \* ARABIC </w:instrText>
      </w:r>
      <w:r>
        <w:fldChar w:fldCharType="separate"/>
      </w:r>
      <w:r w:rsidR="001C3B3A">
        <w:rPr>
          <w:noProof/>
        </w:rPr>
        <w:t>20</w:t>
      </w:r>
      <w:r>
        <w:fldChar w:fldCharType="end"/>
      </w:r>
      <w:r>
        <w:t xml:space="preserve">: </w:t>
      </w:r>
      <w:r w:rsidRPr="009A3F6E">
        <w:t>Présentation des options IT</w:t>
      </w:r>
      <w:bookmarkEnd w:id="1102"/>
    </w:p>
    <w:p w14:paraId="18AF7DD9" w14:textId="77777777" w:rsidR="00D10D57" w:rsidRDefault="00D10D57" w:rsidP="00D10D57">
      <w:pPr>
        <w:ind w:firstLine="708"/>
        <w:jc w:val="both"/>
      </w:pPr>
    </w:p>
    <w:p w14:paraId="1F7BA582" w14:textId="77777777" w:rsidR="00D10D57" w:rsidRDefault="00D10D57" w:rsidP="00D10D57">
      <w:pPr>
        <w:jc w:val="both"/>
      </w:pPr>
    </w:p>
    <w:p w14:paraId="65891E20" w14:textId="77777777" w:rsidR="00D10D57" w:rsidRDefault="00D10D57" w:rsidP="00D10D57">
      <w:pPr>
        <w:ind w:firstLine="708"/>
        <w:jc w:val="both"/>
      </w:pPr>
    </w:p>
    <w:p w14:paraId="5855B0C7" w14:textId="77777777" w:rsidR="00D10D57" w:rsidRDefault="00D10D57" w:rsidP="00D10D57"/>
    <w:p w14:paraId="6A6BA57F" w14:textId="77777777" w:rsidR="00D10D57" w:rsidRDefault="00D10D57" w:rsidP="00D10D57">
      <w:pPr>
        <w:pStyle w:val="Titre3"/>
      </w:pPr>
      <w:bookmarkStart w:id="1103" w:name="_Toc76128508"/>
      <w:r>
        <w:t>Notifications</w:t>
      </w:r>
      <w:bookmarkEnd w:id="1103"/>
    </w:p>
    <w:p w14:paraId="3EB8E5DC" w14:textId="77777777" w:rsidR="00D10D57" w:rsidRDefault="00D10D57" w:rsidP="00D10D57">
      <w:pPr>
        <w:ind w:firstLine="426"/>
      </w:pPr>
      <w:r>
        <w:t>La présentation des notifications pour l’administrateur IT est suggérée comme suit :</w:t>
      </w:r>
    </w:p>
    <w:p w14:paraId="5656F1E7" w14:textId="77777777" w:rsidR="00D10D57" w:rsidRDefault="00D10D57" w:rsidP="00D10D57">
      <w:pPr>
        <w:keepNext/>
        <w:ind w:left="708"/>
      </w:pPr>
      <w:bookmarkStart w:id="1104" w:name="_GoBack"/>
      <w:r>
        <w:rPr>
          <w:noProof/>
          <w:lang w:eastAsia="fr-FR"/>
        </w:rPr>
        <w:lastRenderedPageBreak/>
        <w:drawing>
          <wp:inline distT="0" distB="0" distL="0" distR="0" wp14:anchorId="2F38D8CA" wp14:editId="0242899B">
            <wp:extent cx="5760718" cy="3240404"/>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notification IT.png"/>
                    <pic:cNvPicPr/>
                  </pic:nvPicPr>
                  <pic:blipFill>
                    <a:blip r:embed="rId35">
                      <a:extLst>
                        <a:ext uri="{28A0092B-C50C-407E-A947-70E740481C1C}">
                          <a14:useLocalDpi xmlns:a14="http://schemas.microsoft.com/office/drawing/2010/main" val="0"/>
                        </a:ext>
                      </a:extLst>
                    </a:blip>
                    <a:stretch>
                      <a:fillRect/>
                    </a:stretch>
                  </pic:blipFill>
                  <pic:spPr>
                    <a:xfrm>
                      <a:off x="0" y="0"/>
                      <a:ext cx="5760718" cy="3240404"/>
                    </a:xfrm>
                    <a:prstGeom prst="rect">
                      <a:avLst/>
                    </a:prstGeom>
                  </pic:spPr>
                </pic:pic>
              </a:graphicData>
            </a:graphic>
          </wp:inline>
        </w:drawing>
      </w:r>
      <w:bookmarkEnd w:id="1104"/>
    </w:p>
    <w:p w14:paraId="608B019C" w14:textId="77777777" w:rsidR="00D10D57" w:rsidRDefault="00D10D57" w:rsidP="00D10D57">
      <w:pPr>
        <w:pStyle w:val="Lgende"/>
      </w:pPr>
      <w:bookmarkStart w:id="1105" w:name="_Toc76128537"/>
      <w:r>
        <w:t xml:space="preserve">Figure </w:t>
      </w:r>
      <w:r>
        <w:fldChar w:fldCharType="begin"/>
      </w:r>
      <w:r>
        <w:instrText xml:space="preserve"> SEQ Figure \* ARABIC </w:instrText>
      </w:r>
      <w:r>
        <w:fldChar w:fldCharType="separate"/>
      </w:r>
      <w:r w:rsidR="001C3B3A">
        <w:rPr>
          <w:noProof/>
        </w:rPr>
        <w:t>21</w:t>
      </w:r>
      <w:r>
        <w:fldChar w:fldCharType="end"/>
      </w:r>
      <w:r>
        <w:t xml:space="preserve">: </w:t>
      </w:r>
      <w:r w:rsidRPr="006677DF">
        <w:t>Présentation de la notification IT</w:t>
      </w:r>
      <w:bookmarkEnd w:id="1105"/>
    </w:p>
    <w:p w14:paraId="4FC99D94" w14:textId="77777777" w:rsidR="00D10D57" w:rsidRDefault="00D10D57" w:rsidP="00D10D57">
      <w:pPr>
        <w:keepNext/>
        <w:ind w:left="708"/>
      </w:pPr>
    </w:p>
    <w:p w14:paraId="04AF23CA" w14:textId="77777777" w:rsidR="00D10D57" w:rsidRDefault="00D10D57" w:rsidP="00D10D57">
      <w:pPr>
        <w:ind w:left="708"/>
      </w:pPr>
    </w:p>
    <w:p w14:paraId="4DFCBADF" w14:textId="77777777" w:rsidR="00D10D57" w:rsidRPr="005656A0" w:rsidRDefault="00D10D57" w:rsidP="00D10D57"/>
    <w:tbl>
      <w:tblPr>
        <w:tblStyle w:val="Grilledutableau"/>
        <w:tblW w:w="0" w:type="auto"/>
        <w:tblLook w:val="04A0" w:firstRow="1" w:lastRow="0" w:firstColumn="1" w:lastColumn="0" w:noHBand="0" w:noVBand="1"/>
      </w:tblPr>
      <w:tblGrid>
        <w:gridCol w:w="2693"/>
        <w:gridCol w:w="6369"/>
      </w:tblGrid>
      <w:tr w:rsidR="00D10D57" w:rsidRPr="00C20277" w14:paraId="72A2DA88" w14:textId="77777777" w:rsidTr="00FE542D">
        <w:tc>
          <w:tcPr>
            <w:tcW w:w="9067" w:type="dxa"/>
            <w:gridSpan w:val="2"/>
          </w:tcPr>
          <w:p w14:paraId="7399E994" w14:textId="77777777" w:rsidR="00D10D57" w:rsidRPr="000434CC" w:rsidRDefault="00D10D57" w:rsidP="00D10D57">
            <w:pPr>
              <w:jc w:val="center"/>
              <w:rPr>
                <w:b/>
              </w:rPr>
            </w:pPr>
            <w:r w:rsidRPr="000434CC">
              <w:rPr>
                <w:b/>
              </w:rPr>
              <w:t>Fiche de description de fonctionnalité</w:t>
            </w:r>
          </w:p>
        </w:tc>
      </w:tr>
      <w:tr w:rsidR="00D10D57" w14:paraId="17B39EDF" w14:textId="77777777" w:rsidTr="00FE542D">
        <w:tc>
          <w:tcPr>
            <w:tcW w:w="2694" w:type="dxa"/>
          </w:tcPr>
          <w:p w14:paraId="6CA698B4" w14:textId="77777777" w:rsidR="00D10D57" w:rsidRDefault="00D10D57" w:rsidP="00D10D57">
            <w:r w:rsidRPr="00BE0BD5">
              <w:rPr>
                <w:b/>
              </w:rPr>
              <w:t>Nom de la fonctionnalité</w:t>
            </w:r>
          </w:p>
        </w:tc>
        <w:tc>
          <w:tcPr>
            <w:tcW w:w="6373" w:type="dxa"/>
          </w:tcPr>
          <w:p w14:paraId="4E3D10A0" w14:textId="77777777" w:rsidR="00D10D57" w:rsidRDefault="00D10D57" w:rsidP="00D10D57">
            <w:r>
              <w:t>Notifications</w:t>
            </w:r>
          </w:p>
        </w:tc>
      </w:tr>
      <w:tr w:rsidR="00D10D57" w14:paraId="7D1819A2" w14:textId="77777777" w:rsidTr="00FE542D">
        <w:tc>
          <w:tcPr>
            <w:tcW w:w="2694" w:type="dxa"/>
          </w:tcPr>
          <w:p w14:paraId="60E29532" w14:textId="77777777" w:rsidR="00D10D57" w:rsidRDefault="00D10D57" w:rsidP="00D10D57">
            <w:r w:rsidRPr="00BE0BD5">
              <w:rPr>
                <w:b/>
              </w:rPr>
              <w:t>Description sommaire</w:t>
            </w:r>
          </w:p>
        </w:tc>
        <w:tc>
          <w:tcPr>
            <w:tcW w:w="6373" w:type="dxa"/>
          </w:tcPr>
          <w:p w14:paraId="6F82843D" w14:textId="77777777" w:rsidR="00D10D57" w:rsidRDefault="00D10D57" w:rsidP="00D10D57">
            <w:r>
              <w:t>A chaque entrée ou départ d’un nouveau personnel, la RHI et/ou le manager ajoute une fiche de demande d’habilitation. A ce moment-là, une notification parvient dans la session du compte IT pour une activation ou désactivation de la personne.</w:t>
            </w:r>
          </w:p>
        </w:tc>
      </w:tr>
      <w:tr w:rsidR="00D10D57" w14:paraId="436990BC" w14:textId="77777777" w:rsidTr="00FE542D">
        <w:tc>
          <w:tcPr>
            <w:tcW w:w="2694" w:type="dxa"/>
          </w:tcPr>
          <w:p w14:paraId="209C5743" w14:textId="77777777" w:rsidR="00D10D57" w:rsidRDefault="00D10D57" w:rsidP="00D10D57">
            <w:r w:rsidRPr="001B2B57">
              <w:rPr>
                <w:b/>
              </w:rPr>
              <w:t>Fonctionnalités attendues</w:t>
            </w:r>
          </w:p>
        </w:tc>
        <w:tc>
          <w:tcPr>
            <w:tcW w:w="6373" w:type="dxa"/>
          </w:tcPr>
          <w:p w14:paraId="28CC5F1C" w14:textId="77777777" w:rsidR="00D10D57" w:rsidRDefault="00D10D57" w:rsidP="00D10D57">
            <w:r>
              <w:t>Le système devrait afficher une notification à chaque fois qu’une demande d’habilitation/</w:t>
            </w:r>
            <w:proofErr w:type="spellStart"/>
            <w:r>
              <w:t>déshabilitation</w:t>
            </w:r>
            <w:proofErr w:type="spellEnd"/>
            <w:r>
              <w:t xml:space="preserve"> soit ajoutée pour un personnel.</w:t>
            </w:r>
          </w:p>
        </w:tc>
      </w:tr>
      <w:tr w:rsidR="00D10D57" w14:paraId="6E4B9352" w14:textId="77777777" w:rsidTr="00FE542D">
        <w:tc>
          <w:tcPr>
            <w:tcW w:w="2694" w:type="dxa"/>
          </w:tcPr>
          <w:p w14:paraId="43E254CA" w14:textId="77777777" w:rsidR="00D10D57" w:rsidRDefault="00D10D57" w:rsidP="00D10D57">
            <w:r>
              <w:rPr>
                <w:b/>
              </w:rPr>
              <w:t>Composants</w:t>
            </w:r>
          </w:p>
        </w:tc>
        <w:tc>
          <w:tcPr>
            <w:tcW w:w="6373" w:type="dxa"/>
          </w:tcPr>
          <w:p w14:paraId="5CDB90B7" w14:textId="77777777" w:rsidR="00D10D57" w:rsidRDefault="00D10D57" w:rsidP="00D10D57">
            <w:r>
              <w:t>Liste déroulante  énumérant les tâches qui nécessitent l’action du département INFO</w:t>
            </w:r>
          </w:p>
        </w:tc>
      </w:tr>
      <w:tr w:rsidR="00D10D57" w14:paraId="5AE05105" w14:textId="77777777" w:rsidTr="00FE542D">
        <w:tc>
          <w:tcPr>
            <w:tcW w:w="2694" w:type="dxa"/>
          </w:tcPr>
          <w:p w14:paraId="645F9EA2" w14:textId="77777777" w:rsidR="00D10D57" w:rsidRDefault="00D10D57" w:rsidP="00D10D57">
            <w:r w:rsidRPr="0038344E">
              <w:rPr>
                <w:b/>
              </w:rPr>
              <w:t>Règles de gestion</w:t>
            </w:r>
          </w:p>
        </w:tc>
        <w:tc>
          <w:tcPr>
            <w:tcW w:w="6373" w:type="dxa"/>
          </w:tcPr>
          <w:p w14:paraId="435591C8" w14:textId="77777777" w:rsidR="00D10D57" w:rsidRDefault="00D10D57">
            <w:pPr>
              <w:pStyle w:val="Paragraphedeliste"/>
              <w:numPr>
                <w:ilvl w:val="0"/>
                <w:numId w:val="8"/>
              </w:numPr>
              <w:jc w:val="both"/>
              <w:pPrChange w:id="1106" w:author="Rojo" w:date="2021-06-30T17:33:00Z">
                <w:pPr>
                  <w:pStyle w:val="Paragraphedeliste"/>
                  <w:numPr>
                    <w:numId w:val="14"/>
                  </w:numPr>
                  <w:ind w:left="3240" w:hanging="360"/>
                  <w:jc w:val="both"/>
                </w:pPr>
              </w:pPrChange>
            </w:pPr>
            <w:r>
              <w:t>La structure de la notification est comme suit : « Nom du département : Nom de la personne à habiliter ou déshabiliter, instruction sur l’action à faire ».</w:t>
            </w:r>
          </w:p>
          <w:p w14:paraId="44C672D5" w14:textId="77777777" w:rsidR="00D10D57" w:rsidRDefault="00D10D57">
            <w:pPr>
              <w:pStyle w:val="Paragraphedeliste"/>
              <w:numPr>
                <w:ilvl w:val="0"/>
                <w:numId w:val="8"/>
              </w:numPr>
              <w:jc w:val="both"/>
              <w:pPrChange w:id="1107" w:author="Rojo" w:date="2021-06-30T17:33:00Z">
                <w:pPr>
                  <w:pStyle w:val="Paragraphedeliste"/>
                  <w:numPr>
                    <w:numId w:val="14"/>
                  </w:numPr>
                  <w:ind w:left="3240" w:hanging="360"/>
                  <w:jc w:val="both"/>
                </w:pPr>
              </w:pPrChange>
            </w:pPr>
            <w:r>
              <w:t>La couleur par défaut de l’icône est noire</w:t>
            </w:r>
          </w:p>
          <w:p w14:paraId="0C3032AB" w14:textId="77777777" w:rsidR="00D10D57" w:rsidRDefault="00D10D57">
            <w:pPr>
              <w:pStyle w:val="Paragraphedeliste"/>
              <w:numPr>
                <w:ilvl w:val="0"/>
                <w:numId w:val="8"/>
              </w:numPr>
              <w:jc w:val="both"/>
              <w:pPrChange w:id="1108" w:author="Rojo" w:date="2021-06-30T17:33:00Z">
                <w:pPr>
                  <w:pStyle w:val="Paragraphedeliste"/>
                  <w:numPr>
                    <w:numId w:val="14"/>
                  </w:numPr>
                  <w:ind w:left="3240" w:hanging="360"/>
                  <w:jc w:val="both"/>
                </w:pPr>
              </w:pPrChange>
            </w:pPr>
            <w:r>
              <w:t>La couleur de l’icône devient rouge quand il y a des actions en suspens pour l’administrateur IT</w:t>
            </w:r>
          </w:p>
          <w:p w14:paraId="30148311" w14:textId="77777777" w:rsidR="00D10D57" w:rsidRDefault="00D10D57">
            <w:pPr>
              <w:pStyle w:val="Paragraphedeliste"/>
              <w:numPr>
                <w:ilvl w:val="0"/>
                <w:numId w:val="8"/>
              </w:numPr>
              <w:jc w:val="both"/>
              <w:pPrChange w:id="1109" w:author="Rojo" w:date="2021-06-30T17:33:00Z">
                <w:pPr>
                  <w:pStyle w:val="Paragraphedeliste"/>
                  <w:numPr>
                    <w:numId w:val="14"/>
                  </w:numPr>
                  <w:ind w:left="3240" w:hanging="360"/>
                  <w:jc w:val="both"/>
                </w:pPr>
              </w:pPrChange>
            </w:pPr>
            <w:r>
              <w:t>En addition au changement de l’icône, un mail est aussi envoyé au département IT concernant l’action en suspens</w:t>
            </w:r>
          </w:p>
          <w:p w14:paraId="1DF4FED1" w14:textId="77777777" w:rsidR="00D10D57" w:rsidRDefault="00D10D57">
            <w:pPr>
              <w:pStyle w:val="Paragraphedeliste"/>
              <w:numPr>
                <w:ilvl w:val="0"/>
                <w:numId w:val="8"/>
              </w:numPr>
              <w:jc w:val="both"/>
              <w:pPrChange w:id="1110" w:author="Rojo" w:date="2021-06-30T17:33:00Z">
                <w:pPr>
                  <w:pStyle w:val="Paragraphedeliste"/>
                  <w:numPr>
                    <w:numId w:val="14"/>
                  </w:numPr>
                  <w:ind w:left="3240" w:hanging="360"/>
                  <w:jc w:val="both"/>
                </w:pPr>
              </w:pPrChange>
            </w:pPr>
            <w:r>
              <w:t>Chaque élément de la liste des tâches en suspens s’enlève automatiquement dès que les actions nécessaires sont effectuées</w:t>
            </w:r>
          </w:p>
        </w:tc>
      </w:tr>
    </w:tbl>
    <w:p w14:paraId="6A911663" w14:textId="77777777" w:rsidR="00D10D57" w:rsidRPr="000D6EA2" w:rsidRDefault="00D10D57" w:rsidP="00D10D57"/>
    <w:p w14:paraId="5B14D18B" w14:textId="77777777" w:rsidR="00D10D57" w:rsidRDefault="00D10D57" w:rsidP="00D10D57">
      <w:pPr>
        <w:pStyle w:val="Titre3"/>
        <w:rPr>
          <w:ins w:id="1111" w:author="Rojo" w:date="2021-07-01T19:32:00Z"/>
        </w:rPr>
      </w:pPr>
      <w:bookmarkStart w:id="1112" w:name="_Toc76128509"/>
      <w:r>
        <w:lastRenderedPageBreak/>
        <w:t>Paramétrages</w:t>
      </w:r>
      <w:bookmarkEnd w:id="1112"/>
    </w:p>
    <w:p w14:paraId="570ECECF" w14:textId="77777777" w:rsidR="009F1D01" w:rsidRPr="009F1D01" w:rsidRDefault="009F1D01" w:rsidP="009F1D01">
      <w:pPr>
        <w:pPrChange w:id="1113" w:author="Rojo" w:date="2021-07-01T19:32:00Z">
          <w:pPr>
            <w:pStyle w:val="Titre3"/>
          </w:pPr>
        </w:pPrChange>
      </w:pPr>
    </w:p>
    <w:tbl>
      <w:tblPr>
        <w:tblStyle w:val="Grilledutableau"/>
        <w:tblW w:w="0" w:type="auto"/>
        <w:tblLook w:val="04A0" w:firstRow="1" w:lastRow="0" w:firstColumn="1" w:lastColumn="0" w:noHBand="0" w:noVBand="1"/>
      </w:tblPr>
      <w:tblGrid>
        <w:gridCol w:w="2693"/>
        <w:gridCol w:w="6369"/>
      </w:tblGrid>
      <w:tr w:rsidR="00D10D57" w:rsidRPr="00756B45" w14:paraId="49476776" w14:textId="77777777" w:rsidTr="00FE542D">
        <w:tc>
          <w:tcPr>
            <w:tcW w:w="9067" w:type="dxa"/>
            <w:gridSpan w:val="2"/>
          </w:tcPr>
          <w:p w14:paraId="48B7ABD2" w14:textId="77777777" w:rsidR="00D10D57" w:rsidRPr="00756B45" w:rsidRDefault="00D10D57" w:rsidP="00D10D57">
            <w:pPr>
              <w:jc w:val="center"/>
              <w:rPr>
                <w:b/>
              </w:rPr>
            </w:pPr>
            <w:r w:rsidRPr="00756B45">
              <w:rPr>
                <w:b/>
              </w:rPr>
              <w:t>Fiche de description de fonctionnalité</w:t>
            </w:r>
          </w:p>
        </w:tc>
      </w:tr>
      <w:tr w:rsidR="00D10D57" w14:paraId="35B2CF17" w14:textId="77777777" w:rsidTr="00FE542D">
        <w:tc>
          <w:tcPr>
            <w:tcW w:w="2694" w:type="dxa"/>
          </w:tcPr>
          <w:p w14:paraId="53590158" w14:textId="77777777" w:rsidR="00D10D57" w:rsidRDefault="00D10D57" w:rsidP="00D10D57">
            <w:r w:rsidRPr="00BE0BD5">
              <w:rPr>
                <w:b/>
              </w:rPr>
              <w:t>Nom de la fonctionnalité</w:t>
            </w:r>
          </w:p>
        </w:tc>
        <w:tc>
          <w:tcPr>
            <w:tcW w:w="6373" w:type="dxa"/>
          </w:tcPr>
          <w:p w14:paraId="189560E4" w14:textId="77777777" w:rsidR="00D10D57" w:rsidRDefault="00D10D57" w:rsidP="00D10D57">
            <w:r>
              <w:t>Paramétrages</w:t>
            </w:r>
          </w:p>
        </w:tc>
      </w:tr>
      <w:tr w:rsidR="00D10D57" w14:paraId="6C68108A" w14:textId="77777777" w:rsidTr="00FE542D">
        <w:tc>
          <w:tcPr>
            <w:tcW w:w="2694" w:type="dxa"/>
          </w:tcPr>
          <w:p w14:paraId="27BF6B0A" w14:textId="77777777" w:rsidR="00D10D57" w:rsidRDefault="00D10D57" w:rsidP="00D10D57">
            <w:r w:rsidRPr="00BE0BD5">
              <w:rPr>
                <w:b/>
              </w:rPr>
              <w:t>Description sommaire</w:t>
            </w:r>
          </w:p>
        </w:tc>
        <w:tc>
          <w:tcPr>
            <w:tcW w:w="6373" w:type="dxa"/>
          </w:tcPr>
          <w:p w14:paraId="757A359F" w14:textId="77777777" w:rsidR="00D10D57" w:rsidRDefault="00D10D57" w:rsidP="00D10D57">
            <w:r>
              <w:t>Pour les divers authentification ou envois mails, les configurations seront effectuées ici.</w:t>
            </w:r>
          </w:p>
        </w:tc>
      </w:tr>
      <w:tr w:rsidR="00D10D57" w14:paraId="5D980068" w14:textId="77777777" w:rsidTr="00FE542D">
        <w:tc>
          <w:tcPr>
            <w:tcW w:w="2694" w:type="dxa"/>
          </w:tcPr>
          <w:p w14:paraId="6F4F8108" w14:textId="77777777" w:rsidR="00D10D57" w:rsidRDefault="00D10D57" w:rsidP="00D10D57">
            <w:r w:rsidRPr="001B2B57">
              <w:rPr>
                <w:b/>
              </w:rPr>
              <w:t>Fonctionnalités attendues</w:t>
            </w:r>
          </w:p>
        </w:tc>
        <w:tc>
          <w:tcPr>
            <w:tcW w:w="6373" w:type="dxa"/>
          </w:tcPr>
          <w:p w14:paraId="5815F655" w14:textId="77777777" w:rsidR="00D10D57" w:rsidRDefault="00D10D57" w:rsidP="00D10D57">
            <w:r>
              <w:t>Le système devra permettre de configurer et tester les divers paramètres de mailing, d’authentification LDAP ou encore d’autres paramétrages nécessaires (ex : l’ajout ou la suppression de liste de département » dans cette fonctionnalité</w:t>
            </w:r>
          </w:p>
        </w:tc>
      </w:tr>
      <w:tr w:rsidR="00F3126C" w14:paraId="6D0AC6C3" w14:textId="77777777" w:rsidTr="00FE542D">
        <w:trPr>
          <w:ins w:id="1114" w:author="Rojo" w:date="2021-07-01T19:13:00Z"/>
        </w:trPr>
        <w:tc>
          <w:tcPr>
            <w:tcW w:w="2694" w:type="dxa"/>
          </w:tcPr>
          <w:p w14:paraId="14A6FD0F" w14:textId="09E05E59" w:rsidR="00F3126C" w:rsidRPr="001B2B57" w:rsidRDefault="00F3126C" w:rsidP="00D10D57">
            <w:pPr>
              <w:rPr>
                <w:ins w:id="1115" w:author="Rojo" w:date="2021-07-01T19:13:00Z"/>
                <w:b/>
              </w:rPr>
            </w:pPr>
            <w:ins w:id="1116" w:author="Rojo" w:date="2021-07-01T19:13:00Z">
              <w:r>
                <w:rPr>
                  <w:b/>
                </w:rPr>
                <w:t>Composants</w:t>
              </w:r>
            </w:ins>
          </w:p>
        </w:tc>
        <w:tc>
          <w:tcPr>
            <w:tcW w:w="6373" w:type="dxa"/>
          </w:tcPr>
          <w:p w14:paraId="22CA670C" w14:textId="77777777" w:rsidR="00F3126C" w:rsidRDefault="00CB4601" w:rsidP="00D10D57">
            <w:pPr>
              <w:rPr>
                <w:ins w:id="1117" w:author="Rojo" w:date="2021-07-01T19:16:00Z"/>
              </w:rPr>
            </w:pPr>
            <w:ins w:id="1118" w:author="Rojo" w:date="2021-07-01T19:15:00Z">
              <w:r>
                <w:t>Cette page est composée de</w:t>
              </w:r>
            </w:ins>
            <w:ins w:id="1119" w:author="Rojo" w:date="2021-07-01T19:16:00Z">
              <w:r>
                <w:t> 4 onglets dont :</w:t>
              </w:r>
            </w:ins>
          </w:p>
          <w:p w14:paraId="47B0682B" w14:textId="77777777" w:rsidR="00CB4601" w:rsidRDefault="00CB4601" w:rsidP="00CB4601">
            <w:pPr>
              <w:pStyle w:val="Paragraphedeliste"/>
              <w:numPr>
                <w:ilvl w:val="0"/>
                <w:numId w:val="23"/>
              </w:numPr>
              <w:rPr>
                <w:ins w:id="1120" w:author="Rojo" w:date="2021-07-01T19:17:00Z"/>
              </w:rPr>
              <w:pPrChange w:id="1121" w:author="Rojo" w:date="2021-07-01T19:16:00Z">
                <w:pPr/>
              </w:pPrChange>
            </w:pPr>
            <w:ins w:id="1122" w:author="Rojo" w:date="2021-07-01T19:17:00Z">
              <w:r>
                <w:t>L’onglet mail</w:t>
              </w:r>
            </w:ins>
          </w:p>
          <w:p w14:paraId="60F8B1EF" w14:textId="77777777" w:rsidR="00CB4601" w:rsidRDefault="00CB4601" w:rsidP="00CB4601">
            <w:pPr>
              <w:pStyle w:val="Paragraphedeliste"/>
              <w:numPr>
                <w:ilvl w:val="0"/>
                <w:numId w:val="23"/>
              </w:numPr>
              <w:rPr>
                <w:ins w:id="1123" w:author="Rojo" w:date="2021-07-01T19:17:00Z"/>
              </w:rPr>
              <w:pPrChange w:id="1124" w:author="Rojo" w:date="2021-07-01T19:16:00Z">
                <w:pPr/>
              </w:pPrChange>
            </w:pPr>
            <w:ins w:id="1125" w:author="Rojo" w:date="2021-07-01T19:17:00Z">
              <w:r>
                <w:t>L’onglet LDAP</w:t>
              </w:r>
            </w:ins>
          </w:p>
          <w:p w14:paraId="300FCC49" w14:textId="77777777" w:rsidR="00CB4601" w:rsidRDefault="00CB4601" w:rsidP="00CB4601">
            <w:pPr>
              <w:pStyle w:val="Paragraphedeliste"/>
              <w:numPr>
                <w:ilvl w:val="0"/>
                <w:numId w:val="23"/>
              </w:numPr>
              <w:rPr>
                <w:ins w:id="1126" w:author="Rojo" w:date="2021-07-01T19:17:00Z"/>
              </w:rPr>
              <w:pPrChange w:id="1127" w:author="Rojo" w:date="2021-07-01T19:16:00Z">
                <w:pPr/>
              </w:pPrChange>
            </w:pPr>
            <w:ins w:id="1128" w:author="Rojo" w:date="2021-07-01T19:17:00Z">
              <w:r>
                <w:t>L’onglet Groupes</w:t>
              </w:r>
            </w:ins>
          </w:p>
          <w:p w14:paraId="6546ED4E" w14:textId="59858516" w:rsidR="00CB4601" w:rsidRDefault="00CB4601" w:rsidP="00CB4601">
            <w:pPr>
              <w:pStyle w:val="Paragraphedeliste"/>
              <w:numPr>
                <w:ilvl w:val="0"/>
                <w:numId w:val="23"/>
              </w:numPr>
              <w:rPr>
                <w:ins w:id="1129" w:author="Rojo" w:date="2021-07-01T19:13:00Z"/>
              </w:rPr>
              <w:pPrChange w:id="1130" w:author="Rojo" w:date="2021-07-01T19:16:00Z">
                <w:pPr/>
              </w:pPrChange>
            </w:pPr>
            <w:ins w:id="1131" w:author="Rojo" w:date="2021-07-01T19:17:00Z">
              <w:r>
                <w:t>L’onglet Département</w:t>
              </w:r>
            </w:ins>
          </w:p>
        </w:tc>
      </w:tr>
      <w:tr w:rsidR="00D10D57" w14:paraId="377DA2D4" w14:textId="77777777" w:rsidTr="00FE542D">
        <w:tc>
          <w:tcPr>
            <w:tcW w:w="2694" w:type="dxa"/>
          </w:tcPr>
          <w:p w14:paraId="2B547458" w14:textId="691CD127" w:rsidR="00D10D57" w:rsidRDefault="00D10D57" w:rsidP="00D10D57">
            <w:r w:rsidRPr="0038344E">
              <w:rPr>
                <w:b/>
              </w:rPr>
              <w:t>Règles de gestion</w:t>
            </w:r>
          </w:p>
        </w:tc>
        <w:tc>
          <w:tcPr>
            <w:tcW w:w="6373" w:type="dxa"/>
          </w:tcPr>
          <w:p w14:paraId="62001049" w14:textId="77777777" w:rsidR="00D10D57" w:rsidRDefault="00D10D57" w:rsidP="00D10D57">
            <w:pPr>
              <w:jc w:val="both"/>
            </w:pPr>
            <w:r>
              <w:t>Les données sensibles inscrites ici seront enregistrées dans la base de données et seront en mode « cryptées » afin de ne pas être lisible facilement lors de l’exploitation de la base.</w:t>
            </w:r>
          </w:p>
        </w:tc>
      </w:tr>
    </w:tbl>
    <w:p w14:paraId="6E20B662" w14:textId="77777777" w:rsidR="009F1D01" w:rsidRDefault="009F1D01" w:rsidP="00961FE7">
      <w:pPr>
        <w:rPr>
          <w:ins w:id="1132" w:author="Rojo" w:date="2021-07-01T19:32:00Z"/>
        </w:rPr>
        <w:pPrChange w:id="1133" w:author="Rojo" w:date="2021-07-01T19:21:00Z">
          <w:pPr>
            <w:ind w:firstLine="426"/>
          </w:pPr>
        </w:pPrChange>
      </w:pPr>
    </w:p>
    <w:p w14:paraId="4EF328E4" w14:textId="05F43A6C" w:rsidR="00961FE7" w:rsidRDefault="00961FE7" w:rsidP="009561F2">
      <w:pPr>
        <w:pStyle w:val="Titre4"/>
        <w:numPr>
          <w:ilvl w:val="0"/>
          <w:numId w:val="37"/>
        </w:numPr>
        <w:rPr>
          <w:ins w:id="1134" w:author="Rojo" w:date="2021-07-01T19:21:00Z"/>
        </w:rPr>
        <w:pPrChange w:id="1135" w:author="Rojo" w:date="2021-07-01T19:41:00Z">
          <w:pPr>
            <w:ind w:firstLine="426"/>
          </w:pPr>
        </w:pPrChange>
      </w:pPr>
      <w:bookmarkStart w:id="1136" w:name="_Toc76128510"/>
      <w:ins w:id="1137" w:author="Rojo" w:date="2021-07-01T19:21:00Z">
        <w:r>
          <w:t>L’onglet mail</w:t>
        </w:r>
        <w:bookmarkEnd w:id="1136"/>
      </w:ins>
    </w:p>
    <w:p w14:paraId="2988F38D" w14:textId="42AD5C40" w:rsidR="00961FE7" w:rsidRDefault="009F1D01" w:rsidP="00961FE7">
      <w:pPr>
        <w:rPr>
          <w:ins w:id="1138" w:author="Rojo" w:date="2021-07-01T19:28:00Z"/>
        </w:rPr>
        <w:pPrChange w:id="1139" w:author="Rojo" w:date="2021-07-01T19:21:00Z">
          <w:pPr>
            <w:ind w:firstLine="426"/>
          </w:pPr>
        </w:pPrChange>
      </w:pPr>
      <w:ins w:id="1140" w:author="Rojo" w:date="2021-07-01T19:27:00Z">
        <w:r>
          <w:t>L’onglet présentant les tests des divers paramètres de mailing est suggéré comme suit</w:t>
        </w:r>
      </w:ins>
      <w:ins w:id="1141" w:author="Rojo" w:date="2021-07-01T19:28:00Z">
        <w:r>
          <w:t> </w:t>
        </w:r>
      </w:ins>
      <w:ins w:id="1142" w:author="Rojo" w:date="2021-07-01T19:27:00Z">
        <w:r>
          <w:t>:</w:t>
        </w:r>
      </w:ins>
    </w:p>
    <w:p w14:paraId="0FB8CC9C" w14:textId="4BDA1EFC" w:rsidR="009F1D01" w:rsidRDefault="009F1D01" w:rsidP="00961FE7">
      <w:pPr>
        <w:rPr>
          <w:ins w:id="1143" w:author="Rojo" w:date="2021-07-01T19:29:00Z"/>
        </w:rPr>
        <w:pPrChange w:id="1144" w:author="Rojo" w:date="2021-07-01T19:21:00Z">
          <w:pPr>
            <w:ind w:firstLine="426"/>
          </w:pPr>
        </w:pPrChange>
      </w:pPr>
      <w:ins w:id="1145" w:author="Rojo" w:date="2021-07-01T19:29:00Z">
        <w:r>
          <w:rPr>
            <w:noProof/>
            <w:lang w:eastAsia="fr-FR"/>
          </w:rPr>
          <w:drawing>
            <wp:inline distT="0" distB="0" distL="0" distR="0" wp14:anchorId="09E39872" wp14:editId="549A342B">
              <wp:extent cx="5760720" cy="3240404"/>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ail.png"/>
                      <pic:cNvPicPr/>
                    </pic:nvPicPr>
                    <pic:blipFill>
                      <a:blip r:embed="rId36">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ins>
    </w:p>
    <w:p w14:paraId="69618DF3" w14:textId="6F617145" w:rsidR="009F1D01" w:rsidRDefault="009F1D01" w:rsidP="009F1D01">
      <w:pPr>
        <w:pStyle w:val="Lgende"/>
        <w:rPr>
          <w:ins w:id="1146" w:author="Rojo" w:date="2021-07-02T09:37:00Z"/>
        </w:rPr>
        <w:pPrChange w:id="1147" w:author="Rojo" w:date="2021-07-01T19:29:00Z">
          <w:pPr>
            <w:ind w:firstLine="426"/>
          </w:pPr>
        </w:pPrChange>
      </w:pPr>
      <w:bookmarkStart w:id="1148" w:name="_Toc76128538"/>
      <w:ins w:id="1149" w:author="Rojo" w:date="2021-07-01T19:29:00Z">
        <w:r>
          <w:t xml:space="preserve">Figure </w:t>
        </w:r>
        <w:r>
          <w:fldChar w:fldCharType="begin"/>
        </w:r>
        <w:r>
          <w:instrText xml:space="preserve"> SEQ Figure \* ARABIC </w:instrText>
        </w:r>
      </w:ins>
      <w:r>
        <w:fldChar w:fldCharType="separate"/>
      </w:r>
      <w:ins w:id="1150" w:author="Rojo" w:date="2021-07-02T14:22:00Z">
        <w:r w:rsidR="001C3B3A">
          <w:rPr>
            <w:noProof/>
          </w:rPr>
          <w:t>22</w:t>
        </w:r>
      </w:ins>
      <w:ins w:id="1151" w:author="Rojo" w:date="2021-07-01T19:29:00Z">
        <w:r>
          <w:fldChar w:fldCharType="end"/>
        </w:r>
        <w:r>
          <w:t>: Représentation de l'onglet de test des paramètres de mailing</w:t>
        </w:r>
      </w:ins>
      <w:bookmarkEnd w:id="1148"/>
    </w:p>
    <w:p w14:paraId="6F18847F" w14:textId="0707E2B3" w:rsidR="00186313" w:rsidRDefault="00186313" w:rsidP="00186313">
      <w:pPr>
        <w:rPr>
          <w:ins w:id="1152" w:author="Rojo" w:date="2021-07-02T09:38:00Z"/>
        </w:rPr>
        <w:pPrChange w:id="1153" w:author="Rojo" w:date="2021-07-02T09:37:00Z">
          <w:pPr>
            <w:ind w:firstLine="426"/>
          </w:pPr>
        </w:pPrChange>
      </w:pPr>
      <w:ins w:id="1154" w:author="Rojo" w:date="2021-07-02T09:38:00Z">
        <w:r>
          <w:rPr>
            <w:noProof/>
            <w:lang w:eastAsia="fr-FR"/>
          </w:rPr>
          <w:lastRenderedPageBreak/>
          <w:drawing>
            <wp:inline distT="0" distB="0" distL="0" distR="0" wp14:anchorId="5490AC1E" wp14:editId="4FECB58C">
              <wp:extent cx="5760720" cy="324040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mail fonctionnel.png"/>
                      <pic:cNvPicPr/>
                    </pic:nvPicPr>
                    <pic:blipFill>
                      <a:blip r:embed="rId37">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ins>
    </w:p>
    <w:p w14:paraId="46FDA535" w14:textId="7294F966" w:rsidR="00186313" w:rsidRDefault="00186313" w:rsidP="00186313">
      <w:pPr>
        <w:pStyle w:val="Lgende"/>
        <w:rPr>
          <w:ins w:id="1155" w:author="Rojo" w:date="2021-07-02T09:39:00Z"/>
        </w:rPr>
        <w:pPrChange w:id="1156" w:author="Rojo" w:date="2021-07-02T09:38:00Z">
          <w:pPr>
            <w:ind w:firstLine="426"/>
          </w:pPr>
        </w:pPrChange>
      </w:pPr>
      <w:bookmarkStart w:id="1157" w:name="_Toc76128539"/>
      <w:ins w:id="1158" w:author="Rojo" w:date="2021-07-02T09:38:00Z">
        <w:r>
          <w:t xml:space="preserve">Figure </w:t>
        </w:r>
        <w:r>
          <w:fldChar w:fldCharType="begin"/>
        </w:r>
        <w:r>
          <w:instrText xml:space="preserve"> SEQ Figure \* ARABIC </w:instrText>
        </w:r>
      </w:ins>
      <w:r>
        <w:fldChar w:fldCharType="separate"/>
      </w:r>
      <w:ins w:id="1159" w:author="Rojo" w:date="2021-07-02T14:22:00Z">
        <w:r w:rsidR="001C3B3A">
          <w:rPr>
            <w:noProof/>
          </w:rPr>
          <w:t>23</w:t>
        </w:r>
      </w:ins>
      <w:ins w:id="1160" w:author="Rojo" w:date="2021-07-02T09:38:00Z">
        <w:r>
          <w:fldChar w:fldCharType="end"/>
        </w:r>
        <w:r>
          <w:t>: Représentation du message de vérification d'un mail fonctionnel</w:t>
        </w:r>
      </w:ins>
      <w:bookmarkEnd w:id="1157"/>
    </w:p>
    <w:p w14:paraId="5830A647" w14:textId="75CD2B8D" w:rsidR="00186313" w:rsidRDefault="00186313" w:rsidP="00186313">
      <w:pPr>
        <w:rPr>
          <w:ins w:id="1161" w:author="Rojo" w:date="2021-07-02T09:39:00Z"/>
        </w:rPr>
        <w:pPrChange w:id="1162" w:author="Rojo" w:date="2021-07-02T09:39:00Z">
          <w:pPr>
            <w:ind w:firstLine="426"/>
          </w:pPr>
        </w:pPrChange>
      </w:pPr>
      <w:ins w:id="1163" w:author="Rojo" w:date="2021-07-02T09:39:00Z">
        <w:r>
          <w:rPr>
            <w:noProof/>
            <w:lang w:eastAsia="fr-FR"/>
          </w:rPr>
          <w:drawing>
            <wp:inline distT="0" distB="0" distL="0" distR="0" wp14:anchorId="5B0CABE5" wp14:editId="3031B810">
              <wp:extent cx="5760720" cy="324040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mail non fonctionnel.png"/>
                      <pic:cNvPicPr/>
                    </pic:nvPicPr>
                    <pic:blipFill>
                      <a:blip r:embed="rId38">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ins>
    </w:p>
    <w:p w14:paraId="7E6F0FC8" w14:textId="63ED76D5" w:rsidR="00186313" w:rsidRPr="00186313" w:rsidRDefault="00186313" w:rsidP="00186313">
      <w:pPr>
        <w:pStyle w:val="Lgende"/>
        <w:rPr>
          <w:ins w:id="1164" w:author="Rojo" w:date="2021-07-01T19:30:00Z"/>
        </w:rPr>
        <w:pPrChange w:id="1165" w:author="Rojo" w:date="2021-07-02T09:39:00Z">
          <w:pPr>
            <w:ind w:firstLine="426"/>
          </w:pPr>
        </w:pPrChange>
      </w:pPr>
      <w:bookmarkStart w:id="1166" w:name="_Toc76128540"/>
      <w:ins w:id="1167" w:author="Rojo" w:date="2021-07-02T09:39:00Z">
        <w:r>
          <w:t xml:space="preserve">Figure </w:t>
        </w:r>
        <w:r>
          <w:fldChar w:fldCharType="begin"/>
        </w:r>
        <w:r>
          <w:instrText xml:space="preserve"> SEQ Figure \* ARABIC </w:instrText>
        </w:r>
      </w:ins>
      <w:r>
        <w:fldChar w:fldCharType="separate"/>
      </w:r>
      <w:ins w:id="1168" w:author="Rojo" w:date="2021-07-02T14:22:00Z">
        <w:r w:rsidR="001C3B3A">
          <w:rPr>
            <w:noProof/>
          </w:rPr>
          <w:t>24</w:t>
        </w:r>
      </w:ins>
      <w:ins w:id="1169" w:author="Rojo" w:date="2021-07-02T09:39:00Z">
        <w:r>
          <w:fldChar w:fldCharType="end"/>
        </w:r>
        <w:r>
          <w:t>: Représentation du message d'erreur de vérification mail</w:t>
        </w:r>
      </w:ins>
      <w:bookmarkEnd w:id="1166"/>
    </w:p>
    <w:tbl>
      <w:tblPr>
        <w:tblStyle w:val="Grilledutableau"/>
        <w:tblW w:w="0" w:type="auto"/>
        <w:tblLook w:val="04A0" w:firstRow="1" w:lastRow="0" w:firstColumn="1" w:lastColumn="0" w:noHBand="0" w:noVBand="1"/>
      </w:tblPr>
      <w:tblGrid>
        <w:gridCol w:w="2689"/>
        <w:gridCol w:w="6373"/>
        <w:tblGridChange w:id="1170">
          <w:tblGrid>
            <w:gridCol w:w="4531"/>
            <w:gridCol w:w="4531"/>
          </w:tblGrid>
        </w:tblGridChange>
      </w:tblGrid>
      <w:tr w:rsidR="009F1D01" w14:paraId="58E10759" w14:textId="77777777" w:rsidTr="001C3B3A">
        <w:trPr>
          <w:ins w:id="1171" w:author="Rojo" w:date="2021-07-01T19:30:00Z"/>
        </w:trPr>
        <w:tc>
          <w:tcPr>
            <w:tcW w:w="9062" w:type="dxa"/>
            <w:gridSpan w:val="2"/>
          </w:tcPr>
          <w:p w14:paraId="57FE7BD2" w14:textId="78945C50" w:rsidR="009F1D01" w:rsidRPr="009F1D01" w:rsidRDefault="009F1D01" w:rsidP="009F1D01">
            <w:pPr>
              <w:jc w:val="center"/>
              <w:rPr>
                <w:ins w:id="1172" w:author="Rojo" w:date="2021-07-01T19:30:00Z"/>
                <w:b/>
                <w:rPrChange w:id="1173" w:author="Rojo" w:date="2021-07-01T19:31:00Z">
                  <w:rPr>
                    <w:ins w:id="1174" w:author="Rojo" w:date="2021-07-01T19:30:00Z"/>
                  </w:rPr>
                </w:rPrChange>
              </w:rPr>
              <w:pPrChange w:id="1175" w:author="Rojo" w:date="2021-07-01T19:31:00Z">
                <w:pPr/>
              </w:pPrChange>
            </w:pPr>
            <w:ins w:id="1176" w:author="Rojo" w:date="2021-07-01T19:31:00Z">
              <w:r w:rsidRPr="009F1D01">
                <w:rPr>
                  <w:b/>
                  <w:rPrChange w:id="1177" w:author="Rojo" w:date="2021-07-01T19:31:00Z">
                    <w:rPr/>
                  </w:rPrChange>
                </w:rPr>
                <w:t>Fiche de description de fonctionnalité</w:t>
              </w:r>
            </w:ins>
          </w:p>
        </w:tc>
      </w:tr>
      <w:tr w:rsidR="009F1D01" w14:paraId="67650A12" w14:textId="77777777" w:rsidTr="009F1D01">
        <w:tblPrEx>
          <w:tblW w:w="0" w:type="auto"/>
          <w:tblPrExChange w:id="1178" w:author="Rojo" w:date="2021-07-01T19:31:00Z">
            <w:tblPrEx>
              <w:tblW w:w="0" w:type="auto"/>
            </w:tblPrEx>
          </w:tblPrExChange>
        </w:tblPrEx>
        <w:trPr>
          <w:ins w:id="1179" w:author="Rojo" w:date="2021-07-01T19:30:00Z"/>
        </w:trPr>
        <w:tc>
          <w:tcPr>
            <w:tcW w:w="2689" w:type="dxa"/>
            <w:tcPrChange w:id="1180" w:author="Rojo" w:date="2021-07-01T19:31:00Z">
              <w:tcPr>
                <w:tcW w:w="4531" w:type="dxa"/>
              </w:tcPr>
            </w:tcPrChange>
          </w:tcPr>
          <w:p w14:paraId="4BE3B5ED" w14:textId="6BC93EAC" w:rsidR="009F1D01" w:rsidRDefault="009F1D01" w:rsidP="009F1D01">
            <w:pPr>
              <w:rPr>
                <w:ins w:id="1181" w:author="Rojo" w:date="2021-07-01T19:30:00Z"/>
              </w:rPr>
            </w:pPr>
            <w:ins w:id="1182" w:author="Rojo" w:date="2021-07-01T19:31:00Z">
              <w:r w:rsidRPr="00BE0BD5">
                <w:rPr>
                  <w:b/>
                </w:rPr>
                <w:t>Nom de la fonctionnalité</w:t>
              </w:r>
            </w:ins>
          </w:p>
        </w:tc>
        <w:tc>
          <w:tcPr>
            <w:tcW w:w="6373" w:type="dxa"/>
            <w:tcPrChange w:id="1183" w:author="Rojo" w:date="2021-07-01T19:31:00Z">
              <w:tcPr>
                <w:tcW w:w="4531" w:type="dxa"/>
              </w:tcPr>
            </w:tcPrChange>
          </w:tcPr>
          <w:p w14:paraId="79C721B5" w14:textId="01A0591D" w:rsidR="009F1D01" w:rsidRDefault="008604D5" w:rsidP="009F1D01">
            <w:pPr>
              <w:rPr>
                <w:ins w:id="1184" w:author="Rojo" w:date="2021-07-01T19:30:00Z"/>
              </w:rPr>
            </w:pPr>
            <w:ins w:id="1185" w:author="Rojo" w:date="2021-07-02T08:57:00Z">
              <w:r>
                <w:t>Test de paramétrage de mailing</w:t>
              </w:r>
            </w:ins>
          </w:p>
        </w:tc>
      </w:tr>
      <w:tr w:rsidR="009F1D01" w14:paraId="62DCAB2D" w14:textId="77777777" w:rsidTr="009F1D01">
        <w:tblPrEx>
          <w:tblW w:w="0" w:type="auto"/>
          <w:tblPrExChange w:id="1186" w:author="Rojo" w:date="2021-07-01T19:31:00Z">
            <w:tblPrEx>
              <w:tblW w:w="0" w:type="auto"/>
            </w:tblPrEx>
          </w:tblPrExChange>
        </w:tblPrEx>
        <w:trPr>
          <w:ins w:id="1187" w:author="Rojo" w:date="2021-07-01T19:30:00Z"/>
        </w:trPr>
        <w:tc>
          <w:tcPr>
            <w:tcW w:w="2689" w:type="dxa"/>
            <w:tcPrChange w:id="1188" w:author="Rojo" w:date="2021-07-01T19:31:00Z">
              <w:tcPr>
                <w:tcW w:w="4531" w:type="dxa"/>
              </w:tcPr>
            </w:tcPrChange>
          </w:tcPr>
          <w:p w14:paraId="2A405558" w14:textId="2276320D" w:rsidR="009F1D01" w:rsidRDefault="009F1D01" w:rsidP="009F1D01">
            <w:pPr>
              <w:rPr>
                <w:ins w:id="1189" w:author="Rojo" w:date="2021-07-01T19:30:00Z"/>
              </w:rPr>
            </w:pPr>
            <w:ins w:id="1190" w:author="Rojo" w:date="2021-07-01T19:31:00Z">
              <w:r w:rsidRPr="00BE0BD5">
                <w:rPr>
                  <w:b/>
                </w:rPr>
                <w:t>Description sommaire</w:t>
              </w:r>
            </w:ins>
          </w:p>
        </w:tc>
        <w:tc>
          <w:tcPr>
            <w:tcW w:w="6373" w:type="dxa"/>
            <w:tcPrChange w:id="1191" w:author="Rojo" w:date="2021-07-01T19:31:00Z">
              <w:tcPr>
                <w:tcW w:w="4531" w:type="dxa"/>
              </w:tcPr>
            </w:tcPrChange>
          </w:tcPr>
          <w:p w14:paraId="0116CDAA" w14:textId="0231B541" w:rsidR="009F1D01" w:rsidRDefault="00AD4D95" w:rsidP="009F1D01">
            <w:pPr>
              <w:rPr>
                <w:ins w:id="1192" w:author="Rojo" w:date="2021-07-01T19:30:00Z"/>
              </w:rPr>
            </w:pPr>
            <w:ins w:id="1193" w:author="Rojo" w:date="2021-07-02T09:15:00Z">
              <w:r>
                <w:t xml:space="preserve">Cette fonctionnalité </w:t>
              </w:r>
            </w:ins>
            <w:ins w:id="1194" w:author="Rojo" w:date="2021-07-02T09:16:00Z">
              <w:r>
                <w:t>est ouverte pour un test de l</w:t>
              </w:r>
            </w:ins>
            <w:ins w:id="1195" w:author="Rojo" w:date="2021-07-02T09:18:00Z">
              <w:r>
                <w:t>’existence d’un mail.</w:t>
              </w:r>
            </w:ins>
          </w:p>
        </w:tc>
      </w:tr>
      <w:tr w:rsidR="009F1D01" w14:paraId="5533D45E" w14:textId="77777777" w:rsidTr="009F1D01">
        <w:tblPrEx>
          <w:tblW w:w="0" w:type="auto"/>
          <w:tblPrExChange w:id="1196" w:author="Rojo" w:date="2021-07-01T19:31:00Z">
            <w:tblPrEx>
              <w:tblW w:w="0" w:type="auto"/>
            </w:tblPrEx>
          </w:tblPrExChange>
        </w:tblPrEx>
        <w:trPr>
          <w:ins w:id="1197" w:author="Rojo" w:date="2021-07-01T19:30:00Z"/>
        </w:trPr>
        <w:tc>
          <w:tcPr>
            <w:tcW w:w="2689" w:type="dxa"/>
            <w:tcPrChange w:id="1198" w:author="Rojo" w:date="2021-07-01T19:31:00Z">
              <w:tcPr>
                <w:tcW w:w="4531" w:type="dxa"/>
              </w:tcPr>
            </w:tcPrChange>
          </w:tcPr>
          <w:p w14:paraId="469FD4EF" w14:textId="2B6AEBA0" w:rsidR="009F1D01" w:rsidRDefault="009F1D01" w:rsidP="009F1D01">
            <w:pPr>
              <w:rPr>
                <w:ins w:id="1199" w:author="Rojo" w:date="2021-07-01T19:30:00Z"/>
              </w:rPr>
            </w:pPr>
            <w:ins w:id="1200" w:author="Rojo" w:date="2021-07-01T19:31:00Z">
              <w:r w:rsidRPr="001B2B57">
                <w:rPr>
                  <w:b/>
                </w:rPr>
                <w:t>Fonctionnalités attendues</w:t>
              </w:r>
            </w:ins>
          </w:p>
        </w:tc>
        <w:tc>
          <w:tcPr>
            <w:tcW w:w="6373" w:type="dxa"/>
            <w:tcPrChange w:id="1201" w:author="Rojo" w:date="2021-07-01T19:31:00Z">
              <w:tcPr>
                <w:tcW w:w="4531" w:type="dxa"/>
              </w:tcPr>
            </w:tcPrChange>
          </w:tcPr>
          <w:p w14:paraId="7CB8B63A" w14:textId="6F74CE3A" w:rsidR="009F1D01" w:rsidRDefault="00AD4D95" w:rsidP="009F1D01">
            <w:pPr>
              <w:rPr>
                <w:ins w:id="1202" w:author="Rojo" w:date="2021-07-01T19:30:00Z"/>
              </w:rPr>
            </w:pPr>
            <w:ins w:id="1203" w:author="Rojo" w:date="2021-07-02T09:18:00Z">
              <w:r>
                <w:t>Le système doit pouvoir affirmer si l</w:t>
              </w:r>
            </w:ins>
            <w:ins w:id="1204" w:author="Rojo" w:date="2021-07-02T09:19:00Z">
              <w:r>
                <w:t xml:space="preserve">’adresse mail est bien </w:t>
              </w:r>
            </w:ins>
            <w:ins w:id="1205" w:author="Rojo" w:date="2021-07-02T09:36:00Z">
              <w:r w:rsidR="00186313">
                <w:t>fonctionnelle ou si elle n’existe pas</w:t>
              </w:r>
            </w:ins>
            <w:ins w:id="1206" w:author="Rojo" w:date="2021-07-02T09:37:00Z">
              <w:r w:rsidR="00186313">
                <w:t>.</w:t>
              </w:r>
            </w:ins>
          </w:p>
        </w:tc>
      </w:tr>
      <w:tr w:rsidR="009F1D01" w14:paraId="675CAFA5" w14:textId="77777777" w:rsidTr="009F1D01">
        <w:tblPrEx>
          <w:tblW w:w="0" w:type="auto"/>
          <w:tblPrExChange w:id="1207" w:author="Rojo" w:date="2021-07-01T19:31:00Z">
            <w:tblPrEx>
              <w:tblW w:w="0" w:type="auto"/>
            </w:tblPrEx>
          </w:tblPrExChange>
        </w:tblPrEx>
        <w:trPr>
          <w:ins w:id="1208" w:author="Rojo" w:date="2021-07-01T19:30:00Z"/>
        </w:trPr>
        <w:tc>
          <w:tcPr>
            <w:tcW w:w="2689" w:type="dxa"/>
            <w:tcPrChange w:id="1209" w:author="Rojo" w:date="2021-07-01T19:31:00Z">
              <w:tcPr>
                <w:tcW w:w="4531" w:type="dxa"/>
              </w:tcPr>
            </w:tcPrChange>
          </w:tcPr>
          <w:p w14:paraId="4066F962" w14:textId="3FDE16DE" w:rsidR="009F1D01" w:rsidRDefault="009F1D01" w:rsidP="009F1D01">
            <w:pPr>
              <w:rPr>
                <w:ins w:id="1210" w:author="Rojo" w:date="2021-07-01T19:30:00Z"/>
              </w:rPr>
            </w:pPr>
            <w:ins w:id="1211" w:author="Rojo" w:date="2021-07-01T19:31:00Z">
              <w:r>
                <w:rPr>
                  <w:b/>
                </w:rPr>
                <w:t>Composants</w:t>
              </w:r>
            </w:ins>
          </w:p>
        </w:tc>
        <w:tc>
          <w:tcPr>
            <w:tcW w:w="6373" w:type="dxa"/>
            <w:tcPrChange w:id="1212" w:author="Rojo" w:date="2021-07-01T19:31:00Z">
              <w:tcPr>
                <w:tcW w:w="4531" w:type="dxa"/>
              </w:tcPr>
            </w:tcPrChange>
          </w:tcPr>
          <w:p w14:paraId="2E2D9841" w14:textId="77777777" w:rsidR="009F1D01" w:rsidRDefault="00C0638B" w:rsidP="009F1D01">
            <w:pPr>
              <w:rPr>
                <w:ins w:id="1213" w:author="Rojo" w:date="2021-07-02T09:48:00Z"/>
              </w:rPr>
            </w:pPr>
            <w:ins w:id="1214" w:author="Rojo" w:date="2021-07-02T09:48:00Z">
              <w:r>
                <w:t>L’onglet se compose de :</w:t>
              </w:r>
            </w:ins>
          </w:p>
          <w:p w14:paraId="2C771920" w14:textId="7AAD3764" w:rsidR="00C0638B" w:rsidRDefault="00C0638B" w:rsidP="00C0638B">
            <w:pPr>
              <w:pStyle w:val="Paragraphedeliste"/>
              <w:numPr>
                <w:ilvl w:val="0"/>
                <w:numId w:val="23"/>
              </w:numPr>
              <w:rPr>
                <w:ins w:id="1215" w:author="Rojo" w:date="2021-07-02T09:49:00Z"/>
              </w:rPr>
              <w:pPrChange w:id="1216" w:author="Rojo" w:date="2021-07-02T09:48:00Z">
                <w:pPr/>
              </w:pPrChange>
            </w:pPr>
            <w:ins w:id="1217" w:author="Rojo" w:date="2021-07-02T09:48:00Z">
              <w:r>
                <w:t xml:space="preserve">Champ de saisie de </w:t>
              </w:r>
            </w:ins>
            <w:ins w:id="1218" w:author="Rojo" w:date="2021-07-02T09:54:00Z">
              <w:r>
                <w:t>« L</w:t>
              </w:r>
            </w:ins>
            <w:ins w:id="1219" w:author="Rojo" w:date="2021-07-02T09:49:00Z">
              <w:r>
                <w:t>’adresse du serveur mail</w:t>
              </w:r>
            </w:ins>
            <w:ins w:id="1220" w:author="Rojo" w:date="2021-07-02T09:54:00Z">
              <w:r>
                <w:t> »</w:t>
              </w:r>
            </w:ins>
          </w:p>
          <w:p w14:paraId="13EA49E1" w14:textId="5CFC5A1F" w:rsidR="00C0638B" w:rsidRDefault="00C0638B" w:rsidP="00C0638B">
            <w:pPr>
              <w:pStyle w:val="Paragraphedeliste"/>
              <w:numPr>
                <w:ilvl w:val="0"/>
                <w:numId w:val="23"/>
              </w:numPr>
              <w:rPr>
                <w:ins w:id="1221" w:author="Rojo" w:date="2021-07-02T09:49:00Z"/>
              </w:rPr>
              <w:pPrChange w:id="1222" w:author="Rojo" w:date="2021-07-02T09:48:00Z">
                <w:pPr/>
              </w:pPrChange>
            </w:pPr>
            <w:ins w:id="1223" w:author="Rojo" w:date="2021-07-02T09:49:00Z">
              <w:r>
                <w:t xml:space="preserve">Champ de saisie du </w:t>
              </w:r>
            </w:ins>
            <w:ins w:id="1224" w:author="Rojo" w:date="2021-07-02T09:54:00Z">
              <w:r>
                <w:t>« P</w:t>
              </w:r>
            </w:ins>
            <w:ins w:id="1225" w:author="Rojo" w:date="2021-07-02T09:49:00Z">
              <w:r>
                <w:t>ort</w:t>
              </w:r>
            </w:ins>
            <w:ins w:id="1226" w:author="Rojo" w:date="2021-07-02T09:54:00Z">
              <w:r>
                <w:t> »</w:t>
              </w:r>
            </w:ins>
            <w:ins w:id="1227" w:author="Rojo" w:date="2021-07-02T09:49:00Z">
              <w:r>
                <w:t xml:space="preserve"> correspondant</w:t>
              </w:r>
            </w:ins>
          </w:p>
          <w:p w14:paraId="1C61B05F" w14:textId="77777777" w:rsidR="00C0638B" w:rsidRDefault="00C0638B" w:rsidP="00C0638B">
            <w:pPr>
              <w:pStyle w:val="Paragraphedeliste"/>
              <w:numPr>
                <w:ilvl w:val="0"/>
                <w:numId w:val="23"/>
              </w:numPr>
              <w:rPr>
                <w:ins w:id="1228" w:author="Rojo" w:date="2021-07-02T10:13:00Z"/>
              </w:rPr>
              <w:pPrChange w:id="1229" w:author="Rojo" w:date="2021-07-02T09:54:00Z">
                <w:pPr/>
              </w:pPrChange>
            </w:pPr>
            <w:ins w:id="1230" w:author="Rojo" w:date="2021-07-02T09:49:00Z">
              <w:r>
                <w:lastRenderedPageBreak/>
                <w:t xml:space="preserve">Champ de sélection du </w:t>
              </w:r>
            </w:ins>
            <w:ins w:id="1231" w:author="Rojo" w:date="2021-07-02T09:54:00Z">
              <w:r>
                <w:t>« T</w:t>
              </w:r>
            </w:ins>
            <w:ins w:id="1232" w:author="Rojo" w:date="2021-07-02T09:49:00Z">
              <w:r>
                <w:t>ype de connexion chiffrée</w:t>
              </w:r>
            </w:ins>
            <w:ins w:id="1233" w:author="Rojo" w:date="2021-07-02T09:55:00Z">
              <w:r>
                <w:t> » dont les choix sont « SSL/TLS » ou « STARTTLS »</w:t>
              </w:r>
            </w:ins>
          </w:p>
          <w:p w14:paraId="5C8C1123" w14:textId="77777777" w:rsidR="00386F6E" w:rsidRDefault="00386F6E" w:rsidP="00C0638B">
            <w:pPr>
              <w:pStyle w:val="Paragraphedeliste"/>
              <w:numPr>
                <w:ilvl w:val="0"/>
                <w:numId w:val="23"/>
              </w:numPr>
              <w:rPr>
                <w:ins w:id="1234" w:author="Rojo" w:date="2021-07-02T10:13:00Z"/>
              </w:rPr>
              <w:pPrChange w:id="1235" w:author="Rojo" w:date="2021-07-02T09:54:00Z">
                <w:pPr/>
              </w:pPrChange>
            </w:pPr>
            <w:ins w:id="1236" w:author="Rojo" w:date="2021-07-02T10:13:00Z">
              <w:r>
                <w:t>Champ de saisie de « L’adresse mail utilisé »</w:t>
              </w:r>
            </w:ins>
          </w:p>
          <w:p w14:paraId="22B0D546" w14:textId="77777777" w:rsidR="00386F6E" w:rsidRDefault="00386F6E" w:rsidP="00C0638B">
            <w:pPr>
              <w:pStyle w:val="Paragraphedeliste"/>
              <w:numPr>
                <w:ilvl w:val="0"/>
                <w:numId w:val="23"/>
              </w:numPr>
              <w:rPr>
                <w:ins w:id="1237" w:author="Rojo" w:date="2021-07-02T10:18:00Z"/>
              </w:rPr>
              <w:pPrChange w:id="1238" w:author="Rojo" w:date="2021-07-02T09:54:00Z">
                <w:pPr/>
              </w:pPrChange>
            </w:pPr>
            <w:ins w:id="1239" w:author="Rojo" w:date="2021-07-02T10:13:00Z">
              <w:r>
                <w:t>Champ de sais</w:t>
              </w:r>
            </w:ins>
            <w:ins w:id="1240" w:author="Rojo" w:date="2021-07-02T10:14:00Z">
              <w:r>
                <w:t>i</w:t>
              </w:r>
            </w:ins>
            <w:ins w:id="1241" w:author="Rojo" w:date="2021-07-02T10:13:00Z">
              <w:r>
                <w:t xml:space="preserve">e du </w:t>
              </w:r>
            </w:ins>
            <w:ins w:id="1242" w:author="Rojo" w:date="2021-07-02T10:14:00Z">
              <w:r>
                <w:t>« Mot de passe mail »</w:t>
              </w:r>
            </w:ins>
          </w:p>
          <w:p w14:paraId="4979F945" w14:textId="2DD5820B" w:rsidR="006329EA" w:rsidRDefault="006329EA" w:rsidP="006329EA">
            <w:pPr>
              <w:pStyle w:val="Paragraphedeliste"/>
              <w:numPr>
                <w:ilvl w:val="0"/>
                <w:numId w:val="23"/>
              </w:numPr>
              <w:rPr>
                <w:ins w:id="1243" w:author="Rojo" w:date="2021-07-01T19:30:00Z"/>
              </w:rPr>
              <w:pPrChange w:id="1244" w:author="Rojo" w:date="2021-07-02T10:25:00Z">
                <w:pPr/>
              </w:pPrChange>
            </w:pPr>
            <w:ins w:id="1245" w:author="Rojo" w:date="2021-07-02T10:18:00Z">
              <w:r>
                <w:t>Bouton avec l’inscription</w:t>
              </w:r>
            </w:ins>
            <w:ins w:id="1246" w:author="Rojo" w:date="2021-07-02T10:21:00Z">
              <w:r>
                <w:t xml:space="preserve"> « Effectuer un test »</w:t>
              </w:r>
            </w:ins>
            <w:ins w:id="1247" w:author="Rojo" w:date="2021-07-02T10:24:00Z">
              <w:r>
                <w:t xml:space="preserve"> qui affichera un message</w:t>
              </w:r>
            </w:ins>
            <w:ins w:id="1248" w:author="Rojo" w:date="2021-07-02T10:25:00Z">
              <w:r>
                <w:t xml:space="preserve"> du</w:t>
              </w:r>
            </w:ins>
            <w:ins w:id="1249" w:author="Rojo" w:date="2021-07-02T10:24:00Z">
              <w:r>
                <w:t xml:space="preserve"> résultat </w:t>
              </w:r>
            </w:ins>
            <w:ins w:id="1250" w:author="Rojo" w:date="2021-07-02T10:25:00Z">
              <w:r>
                <w:t>du test mail.</w:t>
              </w:r>
            </w:ins>
          </w:p>
        </w:tc>
      </w:tr>
      <w:tr w:rsidR="009F1D01" w14:paraId="0792737F" w14:textId="77777777" w:rsidTr="009F1D01">
        <w:tblPrEx>
          <w:tblW w:w="0" w:type="auto"/>
          <w:tblPrExChange w:id="1251" w:author="Rojo" w:date="2021-07-01T19:31:00Z">
            <w:tblPrEx>
              <w:tblW w:w="0" w:type="auto"/>
            </w:tblPrEx>
          </w:tblPrExChange>
        </w:tblPrEx>
        <w:trPr>
          <w:ins w:id="1252" w:author="Rojo" w:date="2021-07-01T19:30:00Z"/>
        </w:trPr>
        <w:tc>
          <w:tcPr>
            <w:tcW w:w="2689" w:type="dxa"/>
            <w:tcPrChange w:id="1253" w:author="Rojo" w:date="2021-07-01T19:31:00Z">
              <w:tcPr>
                <w:tcW w:w="4531" w:type="dxa"/>
              </w:tcPr>
            </w:tcPrChange>
          </w:tcPr>
          <w:p w14:paraId="69CB3623" w14:textId="1E21098B" w:rsidR="009F1D01" w:rsidRDefault="009F1D01" w:rsidP="009F1D01">
            <w:pPr>
              <w:rPr>
                <w:ins w:id="1254" w:author="Rojo" w:date="2021-07-01T19:30:00Z"/>
              </w:rPr>
            </w:pPr>
            <w:ins w:id="1255" w:author="Rojo" w:date="2021-07-01T19:31:00Z">
              <w:r w:rsidRPr="0038344E">
                <w:rPr>
                  <w:b/>
                </w:rPr>
                <w:lastRenderedPageBreak/>
                <w:t>Règles de gestion</w:t>
              </w:r>
            </w:ins>
          </w:p>
        </w:tc>
        <w:tc>
          <w:tcPr>
            <w:tcW w:w="6373" w:type="dxa"/>
            <w:tcPrChange w:id="1256" w:author="Rojo" w:date="2021-07-01T19:31:00Z">
              <w:tcPr>
                <w:tcW w:w="4531" w:type="dxa"/>
              </w:tcPr>
            </w:tcPrChange>
          </w:tcPr>
          <w:p w14:paraId="6FC8DB58" w14:textId="6CF94741" w:rsidR="009F1D01" w:rsidRDefault="00790E35" w:rsidP="00790E35">
            <w:pPr>
              <w:pStyle w:val="Paragraphedeliste"/>
              <w:numPr>
                <w:ilvl w:val="0"/>
                <w:numId w:val="39"/>
              </w:numPr>
              <w:rPr>
                <w:ins w:id="1257" w:author="Rojo" w:date="2021-07-02T10:40:00Z"/>
              </w:rPr>
              <w:pPrChange w:id="1258" w:author="Rojo" w:date="2021-07-02T10:43:00Z">
                <w:pPr/>
              </w:pPrChange>
            </w:pPr>
            <w:ins w:id="1259" w:author="Rojo" w:date="2021-07-02T10:40:00Z">
              <w:r>
                <w:t>Si une fois le test effectué,</w:t>
              </w:r>
            </w:ins>
            <w:ins w:id="1260" w:author="Rojo" w:date="2021-07-02T10:42:00Z">
              <w:r>
                <w:t xml:space="preserve"> l’adresse est bien existante et fonctionnelle,</w:t>
              </w:r>
            </w:ins>
            <w:ins w:id="1261" w:author="Rojo" w:date="2021-07-02T10:40:00Z">
              <w:r>
                <w:t xml:space="preserve"> le système affichera un message « Cette adresse mail est fonctionnel »</w:t>
              </w:r>
            </w:ins>
          </w:p>
          <w:p w14:paraId="51E121EB" w14:textId="3F0B6287" w:rsidR="00790E35" w:rsidRDefault="00790E35" w:rsidP="00790E35">
            <w:pPr>
              <w:pStyle w:val="Paragraphedeliste"/>
              <w:numPr>
                <w:ilvl w:val="0"/>
                <w:numId w:val="39"/>
              </w:numPr>
              <w:rPr>
                <w:ins w:id="1262" w:author="Rojo" w:date="2021-07-02T10:44:00Z"/>
              </w:rPr>
              <w:pPrChange w:id="1263" w:author="Rojo" w:date="2021-07-02T10:43:00Z">
                <w:pPr/>
              </w:pPrChange>
            </w:pPr>
            <w:ins w:id="1264" w:author="Rojo" w:date="2021-07-02T10:42:00Z">
              <w:r>
                <w:t>Au cas où l</w:t>
              </w:r>
            </w:ins>
            <w:ins w:id="1265" w:author="Rojo" w:date="2021-07-02T10:43:00Z">
              <w:r>
                <w:t>’adresse mail est invalide, le système affichera « Désolé, cette adresse mail n’existe pas »</w:t>
              </w:r>
            </w:ins>
          </w:p>
          <w:p w14:paraId="33E8DDD1" w14:textId="6F62DED4" w:rsidR="00790E35" w:rsidRDefault="00790E35" w:rsidP="00790E35">
            <w:pPr>
              <w:pStyle w:val="Paragraphedeliste"/>
              <w:numPr>
                <w:ilvl w:val="0"/>
                <w:numId w:val="39"/>
              </w:numPr>
              <w:rPr>
                <w:ins w:id="1266" w:author="Rojo" w:date="2021-07-01T19:30:00Z"/>
              </w:rPr>
              <w:pPrChange w:id="1267" w:author="Rojo" w:date="2021-07-02T10:43:00Z">
                <w:pPr/>
              </w:pPrChange>
            </w:pPr>
            <w:ins w:id="1268" w:author="Rojo" w:date="2021-07-02T10:44:00Z">
              <w:r>
                <w:t>Tous les champs de saisie sont obligatoires pour effectuer le test mail.</w:t>
              </w:r>
            </w:ins>
          </w:p>
        </w:tc>
      </w:tr>
    </w:tbl>
    <w:p w14:paraId="42CFDCA4" w14:textId="77777777" w:rsidR="009561F2" w:rsidRDefault="009561F2" w:rsidP="009F1D01">
      <w:pPr>
        <w:rPr>
          <w:ins w:id="1269" w:author="Rojo" w:date="2021-07-01T19:41:00Z"/>
        </w:rPr>
        <w:pPrChange w:id="1270" w:author="Rojo" w:date="2021-07-01T19:30:00Z">
          <w:pPr>
            <w:ind w:firstLine="426"/>
          </w:pPr>
        </w:pPrChange>
      </w:pPr>
    </w:p>
    <w:p w14:paraId="5FEF31CE" w14:textId="10C4A574" w:rsidR="009F1D01" w:rsidRDefault="009F1D01" w:rsidP="009561F2">
      <w:pPr>
        <w:pStyle w:val="Titre4"/>
        <w:rPr>
          <w:ins w:id="1271" w:author="Rojo" w:date="2021-07-01T19:33:00Z"/>
        </w:rPr>
        <w:pPrChange w:id="1272" w:author="Rojo" w:date="2021-07-01T19:42:00Z">
          <w:pPr>
            <w:ind w:firstLine="426"/>
          </w:pPr>
        </w:pPrChange>
      </w:pPr>
      <w:bookmarkStart w:id="1273" w:name="_Toc76128511"/>
      <w:ins w:id="1274" w:author="Rojo" w:date="2021-07-01T19:32:00Z">
        <w:r>
          <w:t>L’onglet LDAP</w:t>
        </w:r>
      </w:ins>
      <w:bookmarkEnd w:id="1273"/>
    </w:p>
    <w:p w14:paraId="630C074A" w14:textId="5509B537" w:rsidR="009F1D01" w:rsidRDefault="009F1D01" w:rsidP="009F1D01">
      <w:pPr>
        <w:rPr>
          <w:ins w:id="1275" w:author="Rojo" w:date="2021-07-01T19:34:00Z"/>
        </w:rPr>
        <w:pPrChange w:id="1276" w:author="Rojo" w:date="2021-07-01T19:30:00Z">
          <w:pPr>
            <w:ind w:firstLine="426"/>
          </w:pPr>
        </w:pPrChange>
      </w:pPr>
      <w:ins w:id="1277" w:author="Rojo" w:date="2021-07-01T19:33:00Z">
        <w:r>
          <w:t>L’onglet de test d’authentification LDAP est suggéré comme suit</w:t>
        </w:r>
      </w:ins>
      <w:ins w:id="1278" w:author="Rojo" w:date="2021-07-01T19:34:00Z">
        <w:r>
          <w:t> </w:t>
        </w:r>
      </w:ins>
      <w:ins w:id="1279" w:author="Rojo" w:date="2021-07-01T19:33:00Z">
        <w:r>
          <w:t>:</w:t>
        </w:r>
      </w:ins>
    </w:p>
    <w:p w14:paraId="7079EFF8" w14:textId="143EA40D" w:rsidR="009F1D01" w:rsidRDefault="009F1D01" w:rsidP="009F1D01">
      <w:pPr>
        <w:rPr>
          <w:ins w:id="1280" w:author="Rojo" w:date="2021-07-01T19:34:00Z"/>
        </w:rPr>
        <w:pPrChange w:id="1281" w:author="Rojo" w:date="2021-07-01T19:30:00Z">
          <w:pPr>
            <w:ind w:firstLine="426"/>
          </w:pPr>
        </w:pPrChange>
      </w:pPr>
      <w:ins w:id="1282" w:author="Rojo" w:date="2021-07-01T19:34:00Z">
        <w:r>
          <w:rPr>
            <w:noProof/>
            <w:lang w:eastAsia="fr-FR"/>
          </w:rPr>
          <w:drawing>
            <wp:inline distT="0" distB="0" distL="0" distR="0" wp14:anchorId="4228363A" wp14:editId="3BAA9BDA">
              <wp:extent cx="5760720" cy="324040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DAP.png"/>
                      <pic:cNvPicPr/>
                    </pic:nvPicPr>
                    <pic:blipFill>
                      <a:blip r:embed="rId39">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ins>
    </w:p>
    <w:p w14:paraId="1B29C0C8" w14:textId="557D0176" w:rsidR="009F1D01" w:rsidRDefault="009F1D01" w:rsidP="009F1D01">
      <w:pPr>
        <w:pStyle w:val="Lgende"/>
        <w:rPr>
          <w:ins w:id="1283" w:author="Rojo" w:date="2021-07-01T19:35:00Z"/>
        </w:rPr>
        <w:pPrChange w:id="1284" w:author="Rojo" w:date="2021-07-01T19:34:00Z">
          <w:pPr>
            <w:ind w:firstLine="426"/>
          </w:pPr>
        </w:pPrChange>
      </w:pPr>
      <w:bookmarkStart w:id="1285" w:name="_Toc76128541"/>
      <w:ins w:id="1286" w:author="Rojo" w:date="2021-07-01T19:34:00Z">
        <w:r>
          <w:t xml:space="preserve">Figure </w:t>
        </w:r>
        <w:r>
          <w:fldChar w:fldCharType="begin"/>
        </w:r>
        <w:r>
          <w:instrText xml:space="preserve"> SEQ Figure \* ARABIC </w:instrText>
        </w:r>
      </w:ins>
      <w:r>
        <w:fldChar w:fldCharType="separate"/>
      </w:r>
      <w:ins w:id="1287" w:author="Rojo" w:date="2021-07-02T14:22:00Z">
        <w:r w:rsidR="001C3B3A">
          <w:rPr>
            <w:noProof/>
          </w:rPr>
          <w:t>25</w:t>
        </w:r>
      </w:ins>
      <w:ins w:id="1288" w:author="Rojo" w:date="2021-07-01T19:34:00Z">
        <w:r>
          <w:fldChar w:fldCharType="end"/>
        </w:r>
        <w:r>
          <w:t>: Représentation de l'onglet de test de paramètre LDAP</w:t>
        </w:r>
      </w:ins>
      <w:bookmarkEnd w:id="1285"/>
    </w:p>
    <w:tbl>
      <w:tblPr>
        <w:tblStyle w:val="Grilledutableau"/>
        <w:tblW w:w="0" w:type="auto"/>
        <w:tblLook w:val="04A0" w:firstRow="1" w:lastRow="0" w:firstColumn="1" w:lastColumn="0" w:noHBand="0" w:noVBand="1"/>
      </w:tblPr>
      <w:tblGrid>
        <w:gridCol w:w="2689"/>
        <w:gridCol w:w="6373"/>
      </w:tblGrid>
      <w:tr w:rsidR="009F1D01" w14:paraId="1950C537" w14:textId="77777777" w:rsidTr="001C3B3A">
        <w:trPr>
          <w:ins w:id="1289" w:author="Rojo" w:date="2021-07-01T19:35:00Z"/>
        </w:trPr>
        <w:tc>
          <w:tcPr>
            <w:tcW w:w="9062" w:type="dxa"/>
            <w:gridSpan w:val="2"/>
          </w:tcPr>
          <w:p w14:paraId="16962687" w14:textId="77777777" w:rsidR="009F1D01" w:rsidRPr="00A57F73" w:rsidRDefault="009F1D01" w:rsidP="001C3B3A">
            <w:pPr>
              <w:jc w:val="center"/>
              <w:rPr>
                <w:ins w:id="1290" w:author="Rojo" w:date="2021-07-01T19:35:00Z"/>
                <w:b/>
              </w:rPr>
            </w:pPr>
            <w:ins w:id="1291" w:author="Rojo" w:date="2021-07-01T19:35:00Z">
              <w:r w:rsidRPr="00A57F73">
                <w:rPr>
                  <w:b/>
                </w:rPr>
                <w:t>Fiche de description de fonctionnalité</w:t>
              </w:r>
            </w:ins>
          </w:p>
        </w:tc>
      </w:tr>
      <w:tr w:rsidR="009F1D01" w14:paraId="043C29B9" w14:textId="77777777" w:rsidTr="001C3B3A">
        <w:trPr>
          <w:ins w:id="1292" w:author="Rojo" w:date="2021-07-01T19:35:00Z"/>
        </w:trPr>
        <w:tc>
          <w:tcPr>
            <w:tcW w:w="2689" w:type="dxa"/>
          </w:tcPr>
          <w:p w14:paraId="4AAA7CFC" w14:textId="77777777" w:rsidR="009F1D01" w:rsidRDefault="009F1D01" w:rsidP="001C3B3A">
            <w:pPr>
              <w:rPr>
                <w:ins w:id="1293" w:author="Rojo" w:date="2021-07-01T19:35:00Z"/>
              </w:rPr>
            </w:pPr>
            <w:ins w:id="1294" w:author="Rojo" w:date="2021-07-01T19:35:00Z">
              <w:r w:rsidRPr="00BE0BD5">
                <w:rPr>
                  <w:b/>
                </w:rPr>
                <w:t>Nom de la fonctionnalité</w:t>
              </w:r>
            </w:ins>
          </w:p>
        </w:tc>
        <w:tc>
          <w:tcPr>
            <w:tcW w:w="6373" w:type="dxa"/>
          </w:tcPr>
          <w:p w14:paraId="0989BD9F" w14:textId="113ADCE3" w:rsidR="009F1D01" w:rsidRDefault="00E07E94" w:rsidP="00E07E94">
            <w:pPr>
              <w:tabs>
                <w:tab w:val="clear" w:pos="425"/>
                <w:tab w:val="left" w:pos="1440"/>
              </w:tabs>
              <w:rPr>
                <w:ins w:id="1295" w:author="Rojo" w:date="2021-07-01T19:35:00Z"/>
              </w:rPr>
              <w:pPrChange w:id="1296" w:author="Rojo" w:date="2021-07-02T11:02:00Z">
                <w:pPr/>
              </w:pPrChange>
            </w:pPr>
            <w:ins w:id="1297" w:author="Rojo" w:date="2021-07-02T11:02:00Z">
              <w:r>
                <w:t>Filtrage LDAP</w:t>
              </w:r>
            </w:ins>
          </w:p>
        </w:tc>
      </w:tr>
      <w:tr w:rsidR="009F1D01" w14:paraId="70619326" w14:textId="77777777" w:rsidTr="001C3B3A">
        <w:trPr>
          <w:ins w:id="1298" w:author="Rojo" w:date="2021-07-01T19:35:00Z"/>
        </w:trPr>
        <w:tc>
          <w:tcPr>
            <w:tcW w:w="2689" w:type="dxa"/>
          </w:tcPr>
          <w:p w14:paraId="13195116" w14:textId="77777777" w:rsidR="009F1D01" w:rsidRDefault="009F1D01" w:rsidP="001C3B3A">
            <w:pPr>
              <w:rPr>
                <w:ins w:id="1299" w:author="Rojo" w:date="2021-07-01T19:35:00Z"/>
              </w:rPr>
            </w:pPr>
            <w:ins w:id="1300" w:author="Rojo" w:date="2021-07-01T19:35:00Z">
              <w:r w:rsidRPr="00BE0BD5">
                <w:rPr>
                  <w:b/>
                </w:rPr>
                <w:t>Description sommaire</w:t>
              </w:r>
            </w:ins>
          </w:p>
        </w:tc>
        <w:tc>
          <w:tcPr>
            <w:tcW w:w="6373" w:type="dxa"/>
          </w:tcPr>
          <w:p w14:paraId="4D487948" w14:textId="32771764" w:rsidR="009F1D01" w:rsidRDefault="00E07E94" w:rsidP="001C3B3A">
            <w:pPr>
              <w:rPr>
                <w:ins w:id="1301" w:author="Rojo" w:date="2021-07-01T19:35:00Z"/>
              </w:rPr>
            </w:pPr>
            <w:ins w:id="1302" w:author="Rojo" w:date="2021-07-02T11:09:00Z">
              <w:r>
                <w:t xml:space="preserve">Parmi les fonctionnalités d’administration gérées par l’équipe INFO, le test de paramètre </w:t>
              </w:r>
            </w:ins>
            <w:ins w:id="1303" w:author="Rojo" w:date="2021-07-02T11:10:00Z">
              <w:r>
                <w:t>LDAP est aussi disponible afin de s’assurer des accès donné</w:t>
              </w:r>
            </w:ins>
            <w:ins w:id="1304" w:author="Rojo" w:date="2021-07-02T11:11:00Z">
              <w:r>
                <w:t>s</w:t>
              </w:r>
            </w:ins>
            <w:ins w:id="1305" w:author="Rojo" w:date="2021-07-02T11:10:00Z">
              <w:r>
                <w:t xml:space="preserve"> à un personnel</w:t>
              </w:r>
            </w:ins>
            <w:ins w:id="1306" w:author="Rojo" w:date="2021-07-02T11:11:00Z">
              <w:r>
                <w:t>.</w:t>
              </w:r>
            </w:ins>
          </w:p>
        </w:tc>
      </w:tr>
      <w:tr w:rsidR="009F1D01" w14:paraId="548900C4" w14:textId="77777777" w:rsidTr="001C3B3A">
        <w:trPr>
          <w:ins w:id="1307" w:author="Rojo" w:date="2021-07-01T19:35:00Z"/>
        </w:trPr>
        <w:tc>
          <w:tcPr>
            <w:tcW w:w="2689" w:type="dxa"/>
          </w:tcPr>
          <w:p w14:paraId="6A570A65" w14:textId="77777777" w:rsidR="009F1D01" w:rsidRDefault="009F1D01" w:rsidP="001C3B3A">
            <w:pPr>
              <w:rPr>
                <w:ins w:id="1308" w:author="Rojo" w:date="2021-07-01T19:35:00Z"/>
              </w:rPr>
            </w:pPr>
            <w:ins w:id="1309" w:author="Rojo" w:date="2021-07-01T19:35:00Z">
              <w:r w:rsidRPr="001B2B57">
                <w:rPr>
                  <w:b/>
                </w:rPr>
                <w:t>Fonctionnalités attendues</w:t>
              </w:r>
            </w:ins>
          </w:p>
        </w:tc>
        <w:tc>
          <w:tcPr>
            <w:tcW w:w="6373" w:type="dxa"/>
          </w:tcPr>
          <w:p w14:paraId="2836AC9E" w14:textId="6ADB49FE" w:rsidR="009F1D01" w:rsidRDefault="00D12C25" w:rsidP="001C3B3A">
            <w:pPr>
              <w:rPr>
                <w:ins w:id="1310" w:author="Rojo" w:date="2021-07-01T19:35:00Z"/>
              </w:rPr>
            </w:pPr>
            <w:ins w:id="1311" w:author="Rojo" w:date="2021-07-02T11:41:00Z">
              <w:r>
                <w:t>Le système devra pouvoir exécuter un script qui filtra les différentes assignations de la personne dans LDAP, aussi tester si la personne y est activée, et également afficher la liste des personnes actives</w:t>
              </w:r>
            </w:ins>
            <w:ins w:id="1312" w:author="Rojo" w:date="2021-07-02T11:42:00Z">
              <w:r>
                <w:t>.</w:t>
              </w:r>
            </w:ins>
          </w:p>
        </w:tc>
      </w:tr>
      <w:tr w:rsidR="009F1D01" w14:paraId="21D29D1A" w14:textId="77777777" w:rsidTr="001C3B3A">
        <w:trPr>
          <w:ins w:id="1313" w:author="Rojo" w:date="2021-07-01T19:35:00Z"/>
        </w:trPr>
        <w:tc>
          <w:tcPr>
            <w:tcW w:w="2689" w:type="dxa"/>
          </w:tcPr>
          <w:p w14:paraId="26EF311A" w14:textId="77777777" w:rsidR="009F1D01" w:rsidRDefault="009F1D01" w:rsidP="001C3B3A">
            <w:pPr>
              <w:rPr>
                <w:ins w:id="1314" w:author="Rojo" w:date="2021-07-01T19:35:00Z"/>
              </w:rPr>
            </w:pPr>
            <w:ins w:id="1315" w:author="Rojo" w:date="2021-07-01T19:35:00Z">
              <w:r>
                <w:rPr>
                  <w:b/>
                </w:rPr>
                <w:t>Composants</w:t>
              </w:r>
            </w:ins>
          </w:p>
        </w:tc>
        <w:tc>
          <w:tcPr>
            <w:tcW w:w="6373" w:type="dxa"/>
          </w:tcPr>
          <w:p w14:paraId="543C286F" w14:textId="77777777" w:rsidR="009F1D01" w:rsidRDefault="00D12C25" w:rsidP="001C3B3A">
            <w:pPr>
              <w:rPr>
                <w:ins w:id="1316" w:author="Rojo" w:date="2021-07-02T11:42:00Z"/>
              </w:rPr>
            </w:pPr>
            <w:ins w:id="1317" w:author="Rojo" w:date="2021-07-02T11:42:00Z">
              <w:r>
                <w:t>L’onglet est composé de :</w:t>
              </w:r>
            </w:ins>
          </w:p>
          <w:p w14:paraId="2784A0C7" w14:textId="70BD6992" w:rsidR="00D12C25" w:rsidRDefault="00D12C25" w:rsidP="00D12C25">
            <w:pPr>
              <w:pStyle w:val="Paragraphedeliste"/>
              <w:numPr>
                <w:ilvl w:val="0"/>
                <w:numId w:val="23"/>
              </w:numPr>
              <w:rPr>
                <w:ins w:id="1318" w:author="Rojo" w:date="2021-07-02T11:43:00Z"/>
              </w:rPr>
              <w:pPrChange w:id="1319" w:author="Rojo" w:date="2021-07-02T11:42:00Z">
                <w:pPr/>
              </w:pPrChange>
            </w:pPr>
            <w:ins w:id="1320" w:author="Rojo" w:date="2021-07-02T11:42:00Z">
              <w:r>
                <w:t xml:space="preserve">Champ de saisie du </w:t>
              </w:r>
            </w:ins>
            <w:ins w:id="1321" w:author="Rojo" w:date="2021-07-02T11:43:00Z">
              <w:r>
                <w:t>« F</w:t>
              </w:r>
            </w:ins>
            <w:ins w:id="1322" w:author="Rojo" w:date="2021-07-02T11:42:00Z">
              <w:r>
                <w:t xml:space="preserve">iltre </w:t>
              </w:r>
            </w:ins>
            <w:ins w:id="1323" w:author="Rojo" w:date="2021-07-02T11:43:00Z">
              <w:r>
                <w:t>LDAP »</w:t>
              </w:r>
            </w:ins>
          </w:p>
          <w:p w14:paraId="7DE3A158" w14:textId="77777777" w:rsidR="00D12C25" w:rsidRDefault="00D12C25" w:rsidP="00D12C25">
            <w:pPr>
              <w:pStyle w:val="Paragraphedeliste"/>
              <w:numPr>
                <w:ilvl w:val="0"/>
                <w:numId w:val="23"/>
              </w:numPr>
              <w:rPr>
                <w:ins w:id="1324" w:author="Rojo" w:date="2021-07-02T11:43:00Z"/>
              </w:rPr>
              <w:pPrChange w:id="1325" w:author="Rojo" w:date="2021-07-02T11:42:00Z">
                <w:pPr/>
              </w:pPrChange>
            </w:pPr>
            <w:ins w:id="1326" w:author="Rojo" w:date="2021-07-02T11:43:00Z">
              <w:r>
                <w:t>Bouton avec l’inscription « Effectuer » pour lancer le filtre</w:t>
              </w:r>
            </w:ins>
          </w:p>
          <w:p w14:paraId="7DAE9D5E" w14:textId="77777777" w:rsidR="00D12C25" w:rsidRDefault="00D12C25" w:rsidP="00D12C25">
            <w:pPr>
              <w:pStyle w:val="Paragraphedeliste"/>
              <w:numPr>
                <w:ilvl w:val="0"/>
                <w:numId w:val="23"/>
              </w:numPr>
              <w:rPr>
                <w:ins w:id="1327" w:author="Rojo" w:date="2021-07-02T11:44:00Z"/>
              </w:rPr>
              <w:pPrChange w:id="1328" w:author="Rojo" w:date="2021-07-02T11:42:00Z">
                <w:pPr/>
              </w:pPrChange>
            </w:pPr>
            <w:ins w:id="1329" w:author="Rojo" w:date="2021-07-02T11:43:00Z">
              <w:r>
                <w:lastRenderedPageBreak/>
                <w:t xml:space="preserve">Champ de saisie </w:t>
              </w:r>
            </w:ins>
            <w:ins w:id="1330" w:author="Rojo" w:date="2021-07-02T11:44:00Z">
              <w:r>
                <w:t>« Utilisateur à tester »</w:t>
              </w:r>
            </w:ins>
          </w:p>
          <w:p w14:paraId="5595438E" w14:textId="77777777" w:rsidR="00D12C25" w:rsidRDefault="00D12C25" w:rsidP="00D12C25">
            <w:pPr>
              <w:pStyle w:val="Paragraphedeliste"/>
              <w:numPr>
                <w:ilvl w:val="0"/>
                <w:numId w:val="23"/>
              </w:numPr>
              <w:rPr>
                <w:ins w:id="1331" w:author="Rojo" w:date="2021-07-02T11:44:00Z"/>
              </w:rPr>
              <w:pPrChange w:id="1332" w:author="Rojo" w:date="2021-07-02T11:42:00Z">
                <w:pPr/>
              </w:pPrChange>
            </w:pPr>
            <w:ins w:id="1333" w:author="Rojo" w:date="2021-07-02T11:44:00Z">
              <w:r>
                <w:t>Bouton avec l’inscription « Effectuer » pour lancer le test</w:t>
              </w:r>
            </w:ins>
          </w:p>
          <w:p w14:paraId="11EBF5CD" w14:textId="77777777" w:rsidR="00D12C25" w:rsidRDefault="00D12C25" w:rsidP="00D12C25">
            <w:pPr>
              <w:pStyle w:val="Paragraphedeliste"/>
              <w:numPr>
                <w:ilvl w:val="0"/>
                <w:numId w:val="23"/>
              </w:numPr>
              <w:rPr>
                <w:ins w:id="1334" w:author="Rojo" w:date="2021-07-02T11:44:00Z"/>
              </w:rPr>
              <w:pPrChange w:id="1335" w:author="Rojo" w:date="2021-07-02T11:42:00Z">
                <w:pPr/>
              </w:pPrChange>
            </w:pPr>
            <w:ins w:id="1336" w:author="Rojo" w:date="2021-07-02T11:44:00Z">
              <w:r>
                <w:t>Bouton avec l’inscription « Evènements » pour actualiser la liste de ceux actifs</w:t>
              </w:r>
            </w:ins>
          </w:p>
          <w:p w14:paraId="413B7A60" w14:textId="4252E9EE" w:rsidR="00D12C25" w:rsidRDefault="00D12C25" w:rsidP="00D12C25">
            <w:pPr>
              <w:pStyle w:val="Paragraphedeliste"/>
              <w:numPr>
                <w:ilvl w:val="0"/>
                <w:numId w:val="23"/>
              </w:numPr>
              <w:rPr>
                <w:ins w:id="1337" w:author="Rojo" w:date="2021-07-01T19:35:00Z"/>
              </w:rPr>
              <w:pPrChange w:id="1338" w:author="Rojo" w:date="2021-07-02T11:42:00Z">
                <w:pPr/>
              </w:pPrChange>
            </w:pPr>
            <w:ins w:id="1339" w:author="Rojo" w:date="2021-07-02T11:45:00Z">
              <w:r>
                <w:t>Liste des personnes actives dans Trombinoscope avec leur « Prénom </w:t>
              </w:r>
            </w:ins>
            <w:ins w:id="1340" w:author="Rojo" w:date="2021-07-02T11:46:00Z">
              <w:r w:rsidR="00390A58">
                <w:t>»,</w:t>
              </w:r>
            </w:ins>
            <w:ins w:id="1341" w:author="Rojo" w:date="2021-07-02T11:45:00Z">
              <w:r>
                <w:t xml:space="preserve"> « Nom » et « Département ».</w:t>
              </w:r>
            </w:ins>
          </w:p>
        </w:tc>
      </w:tr>
    </w:tbl>
    <w:p w14:paraId="23FCB878" w14:textId="77777777" w:rsidR="009F1D01" w:rsidRDefault="009F1D01" w:rsidP="009F1D01">
      <w:pPr>
        <w:rPr>
          <w:ins w:id="1342" w:author="Rojo" w:date="2021-07-01T19:36:00Z"/>
        </w:rPr>
        <w:pPrChange w:id="1343" w:author="Rojo" w:date="2021-07-01T19:35:00Z">
          <w:pPr>
            <w:ind w:firstLine="426"/>
          </w:pPr>
        </w:pPrChange>
      </w:pPr>
    </w:p>
    <w:p w14:paraId="10820CA8" w14:textId="5A036A78" w:rsidR="009F1D01" w:rsidRDefault="009F1D01" w:rsidP="009561F2">
      <w:pPr>
        <w:pStyle w:val="Titre4"/>
        <w:rPr>
          <w:ins w:id="1344" w:author="Rojo" w:date="2021-07-01T19:36:00Z"/>
        </w:rPr>
        <w:pPrChange w:id="1345" w:author="Rojo" w:date="2021-07-01T19:42:00Z">
          <w:pPr>
            <w:ind w:firstLine="426"/>
          </w:pPr>
        </w:pPrChange>
      </w:pPr>
      <w:bookmarkStart w:id="1346" w:name="_Toc76128512"/>
      <w:ins w:id="1347" w:author="Rojo" w:date="2021-07-01T19:36:00Z">
        <w:r>
          <w:t>L’onglet  Groupe</w:t>
        </w:r>
        <w:bookmarkEnd w:id="1346"/>
      </w:ins>
    </w:p>
    <w:p w14:paraId="5018514A" w14:textId="3943356C" w:rsidR="009F1D01" w:rsidRDefault="009F1D01" w:rsidP="009F1D01">
      <w:pPr>
        <w:rPr>
          <w:ins w:id="1348" w:author="Rojo" w:date="2021-07-01T19:36:00Z"/>
        </w:rPr>
        <w:pPrChange w:id="1349" w:author="Rojo" w:date="2021-07-01T19:35:00Z">
          <w:pPr>
            <w:ind w:firstLine="426"/>
          </w:pPr>
        </w:pPrChange>
      </w:pPr>
      <w:ins w:id="1350" w:author="Rojo" w:date="2021-07-01T19:36:00Z">
        <w:r>
          <w:t>L’onglet de filtre des groupes est suggéré comme suit :</w:t>
        </w:r>
      </w:ins>
    </w:p>
    <w:p w14:paraId="626536D1" w14:textId="4D886EE4" w:rsidR="009F1D01" w:rsidRDefault="009F1D01" w:rsidP="009F1D01">
      <w:pPr>
        <w:rPr>
          <w:ins w:id="1351" w:author="Rojo" w:date="2021-07-01T19:38:00Z"/>
        </w:rPr>
        <w:pPrChange w:id="1352" w:author="Rojo" w:date="2021-07-01T19:35:00Z">
          <w:pPr>
            <w:ind w:firstLine="426"/>
          </w:pPr>
        </w:pPrChange>
      </w:pPr>
      <w:ins w:id="1353" w:author="Rojo" w:date="2021-07-01T19:37:00Z">
        <w:r>
          <w:rPr>
            <w:noProof/>
            <w:lang w:eastAsia="fr-FR"/>
          </w:rPr>
          <w:drawing>
            <wp:inline distT="0" distB="0" distL="0" distR="0" wp14:anchorId="061301DD" wp14:editId="23F0CC68">
              <wp:extent cx="5760720" cy="324040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oupe.png"/>
                      <pic:cNvPicPr/>
                    </pic:nvPicPr>
                    <pic:blipFill>
                      <a:blip r:embed="rId40">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ins>
    </w:p>
    <w:p w14:paraId="4BD87A01" w14:textId="647F5E1B" w:rsidR="009561F2" w:rsidRDefault="009561F2" w:rsidP="008604D5">
      <w:pPr>
        <w:pStyle w:val="Lgende"/>
        <w:tabs>
          <w:tab w:val="left" w:pos="5865"/>
        </w:tabs>
        <w:rPr>
          <w:ins w:id="1354" w:author="Rojo" w:date="2021-07-02T08:54:00Z"/>
        </w:rPr>
        <w:pPrChange w:id="1355" w:author="Rojo" w:date="2021-07-02T08:51:00Z">
          <w:pPr>
            <w:ind w:firstLine="426"/>
          </w:pPr>
        </w:pPrChange>
      </w:pPr>
      <w:bookmarkStart w:id="1356" w:name="_Toc76128542"/>
      <w:ins w:id="1357" w:author="Rojo" w:date="2021-07-01T19:38:00Z">
        <w:r>
          <w:t xml:space="preserve">Figure </w:t>
        </w:r>
        <w:r>
          <w:fldChar w:fldCharType="begin"/>
        </w:r>
        <w:r>
          <w:instrText xml:space="preserve"> SEQ Figure \* ARABIC </w:instrText>
        </w:r>
      </w:ins>
      <w:r>
        <w:fldChar w:fldCharType="separate"/>
      </w:r>
      <w:ins w:id="1358" w:author="Rojo" w:date="2021-07-02T14:22:00Z">
        <w:r w:rsidR="001C3B3A">
          <w:rPr>
            <w:noProof/>
          </w:rPr>
          <w:t>26</w:t>
        </w:r>
      </w:ins>
      <w:ins w:id="1359" w:author="Rojo" w:date="2021-07-01T19:38:00Z">
        <w:r>
          <w:fldChar w:fldCharType="end"/>
        </w:r>
        <w:r>
          <w:t>: Représentation de l'onglet de filtre de groupe</w:t>
        </w:r>
      </w:ins>
      <w:bookmarkEnd w:id="1356"/>
      <w:ins w:id="1360" w:author="Rojo" w:date="2021-07-02T08:51:00Z">
        <w:r w:rsidR="008604D5">
          <w:tab/>
        </w:r>
      </w:ins>
    </w:p>
    <w:tbl>
      <w:tblPr>
        <w:tblStyle w:val="Grilledutableau"/>
        <w:tblW w:w="0" w:type="auto"/>
        <w:tblLook w:val="04A0" w:firstRow="1" w:lastRow="0" w:firstColumn="1" w:lastColumn="0" w:noHBand="0" w:noVBand="1"/>
      </w:tblPr>
      <w:tblGrid>
        <w:gridCol w:w="2689"/>
        <w:gridCol w:w="6373"/>
      </w:tblGrid>
      <w:tr w:rsidR="008604D5" w14:paraId="625DF40D" w14:textId="77777777" w:rsidTr="001C3B3A">
        <w:trPr>
          <w:ins w:id="1361" w:author="Rojo" w:date="2021-07-02T08:54:00Z"/>
        </w:trPr>
        <w:tc>
          <w:tcPr>
            <w:tcW w:w="9062" w:type="dxa"/>
            <w:gridSpan w:val="2"/>
          </w:tcPr>
          <w:p w14:paraId="5902FAD7" w14:textId="77777777" w:rsidR="008604D5" w:rsidRPr="00A57F73" w:rsidRDefault="008604D5" w:rsidP="001C3B3A">
            <w:pPr>
              <w:jc w:val="center"/>
              <w:rPr>
                <w:ins w:id="1362" w:author="Rojo" w:date="2021-07-02T08:54:00Z"/>
                <w:b/>
              </w:rPr>
            </w:pPr>
            <w:ins w:id="1363" w:author="Rojo" w:date="2021-07-02T08:54:00Z">
              <w:r w:rsidRPr="00A57F73">
                <w:rPr>
                  <w:b/>
                </w:rPr>
                <w:t>Fiche de description de fonctionnalité</w:t>
              </w:r>
            </w:ins>
          </w:p>
        </w:tc>
      </w:tr>
      <w:tr w:rsidR="008604D5" w14:paraId="19A51AED" w14:textId="77777777" w:rsidTr="001C3B3A">
        <w:trPr>
          <w:ins w:id="1364" w:author="Rojo" w:date="2021-07-02T08:54:00Z"/>
        </w:trPr>
        <w:tc>
          <w:tcPr>
            <w:tcW w:w="2689" w:type="dxa"/>
          </w:tcPr>
          <w:p w14:paraId="496890C8" w14:textId="77777777" w:rsidR="008604D5" w:rsidRDefault="008604D5" w:rsidP="001C3B3A">
            <w:pPr>
              <w:rPr>
                <w:ins w:id="1365" w:author="Rojo" w:date="2021-07-02T08:54:00Z"/>
              </w:rPr>
            </w:pPr>
            <w:ins w:id="1366" w:author="Rojo" w:date="2021-07-02T08:54:00Z">
              <w:r w:rsidRPr="00BE0BD5">
                <w:rPr>
                  <w:b/>
                </w:rPr>
                <w:t>Nom de la fonctionnalité</w:t>
              </w:r>
            </w:ins>
          </w:p>
        </w:tc>
        <w:tc>
          <w:tcPr>
            <w:tcW w:w="6373" w:type="dxa"/>
          </w:tcPr>
          <w:p w14:paraId="4B871E60" w14:textId="6DDC2652" w:rsidR="008604D5" w:rsidRDefault="00390A58" w:rsidP="001C3B3A">
            <w:pPr>
              <w:rPr>
                <w:ins w:id="1367" w:author="Rojo" w:date="2021-07-02T08:54:00Z"/>
              </w:rPr>
            </w:pPr>
            <w:ins w:id="1368" w:author="Rojo" w:date="2021-07-02T11:47:00Z">
              <w:r>
                <w:t>Filtrage de groupe</w:t>
              </w:r>
            </w:ins>
          </w:p>
        </w:tc>
      </w:tr>
      <w:tr w:rsidR="008604D5" w14:paraId="335A4C2A" w14:textId="77777777" w:rsidTr="001C3B3A">
        <w:trPr>
          <w:ins w:id="1369" w:author="Rojo" w:date="2021-07-02T08:54:00Z"/>
        </w:trPr>
        <w:tc>
          <w:tcPr>
            <w:tcW w:w="2689" w:type="dxa"/>
          </w:tcPr>
          <w:p w14:paraId="6E06A59A" w14:textId="77777777" w:rsidR="008604D5" w:rsidRDefault="008604D5" w:rsidP="001C3B3A">
            <w:pPr>
              <w:rPr>
                <w:ins w:id="1370" w:author="Rojo" w:date="2021-07-02T08:54:00Z"/>
              </w:rPr>
            </w:pPr>
            <w:ins w:id="1371" w:author="Rojo" w:date="2021-07-02T08:54:00Z">
              <w:r w:rsidRPr="00BE0BD5">
                <w:rPr>
                  <w:b/>
                </w:rPr>
                <w:t>Description sommaire</w:t>
              </w:r>
            </w:ins>
          </w:p>
        </w:tc>
        <w:tc>
          <w:tcPr>
            <w:tcW w:w="6373" w:type="dxa"/>
          </w:tcPr>
          <w:p w14:paraId="100BE4EF" w14:textId="13029DBC" w:rsidR="008604D5" w:rsidRDefault="00390A58" w:rsidP="001C3B3A">
            <w:pPr>
              <w:rPr>
                <w:ins w:id="1372" w:author="Rojo" w:date="2021-07-02T08:54:00Z"/>
              </w:rPr>
            </w:pPr>
            <w:ins w:id="1373" w:author="Rojo" w:date="2021-07-02T11:47:00Z">
              <w:r>
                <w:t>Sachant que quatre types d’utilisateurs existent pour l’application, une fonctionnalit</w:t>
              </w:r>
            </w:ins>
            <w:ins w:id="1374" w:author="Rojo" w:date="2021-07-02T11:48:00Z">
              <w:r>
                <w:t>é de filtre de groupe est mise en place.</w:t>
              </w:r>
            </w:ins>
          </w:p>
        </w:tc>
      </w:tr>
      <w:tr w:rsidR="008604D5" w14:paraId="39195C42" w14:textId="77777777" w:rsidTr="001C3B3A">
        <w:trPr>
          <w:ins w:id="1375" w:author="Rojo" w:date="2021-07-02T08:54:00Z"/>
        </w:trPr>
        <w:tc>
          <w:tcPr>
            <w:tcW w:w="2689" w:type="dxa"/>
          </w:tcPr>
          <w:p w14:paraId="2A28A899" w14:textId="77777777" w:rsidR="008604D5" w:rsidRDefault="008604D5" w:rsidP="001C3B3A">
            <w:pPr>
              <w:rPr>
                <w:ins w:id="1376" w:author="Rojo" w:date="2021-07-02T08:54:00Z"/>
              </w:rPr>
            </w:pPr>
            <w:ins w:id="1377" w:author="Rojo" w:date="2021-07-02T08:54:00Z">
              <w:r w:rsidRPr="001B2B57">
                <w:rPr>
                  <w:b/>
                </w:rPr>
                <w:t>Fonctionnalités attendues</w:t>
              </w:r>
            </w:ins>
          </w:p>
        </w:tc>
        <w:tc>
          <w:tcPr>
            <w:tcW w:w="6373" w:type="dxa"/>
          </w:tcPr>
          <w:p w14:paraId="74D8B80A" w14:textId="400B1FF8" w:rsidR="008604D5" w:rsidRDefault="0071076F" w:rsidP="001C3B3A">
            <w:pPr>
              <w:rPr>
                <w:ins w:id="1378" w:author="Rojo" w:date="2021-07-02T08:54:00Z"/>
              </w:rPr>
            </w:pPr>
            <w:ins w:id="1379" w:author="Rojo" w:date="2021-07-02T11:50:00Z">
              <w:r>
                <w:t>Le système doit pouvoir filtrer</w:t>
              </w:r>
            </w:ins>
            <w:ins w:id="1380" w:author="Rojo" w:date="2021-07-02T11:51:00Z">
              <w:r>
                <w:t xml:space="preserve"> et lister</w:t>
              </w:r>
            </w:ins>
            <w:ins w:id="1381" w:author="Rojo" w:date="2021-07-02T11:50:00Z">
              <w:r>
                <w:t xml:space="preserve"> pour chaque groupe d</w:t>
              </w:r>
            </w:ins>
            <w:ins w:id="1382" w:author="Rojo" w:date="2021-07-02T11:51:00Z">
              <w:r>
                <w:t>’utilisateur, les personnes qui s’y trouvent.</w:t>
              </w:r>
            </w:ins>
          </w:p>
        </w:tc>
      </w:tr>
      <w:tr w:rsidR="008604D5" w14:paraId="4CD07286" w14:textId="77777777" w:rsidTr="001C3B3A">
        <w:trPr>
          <w:ins w:id="1383" w:author="Rojo" w:date="2021-07-02T08:54:00Z"/>
        </w:trPr>
        <w:tc>
          <w:tcPr>
            <w:tcW w:w="2689" w:type="dxa"/>
          </w:tcPr>
          <w:p w14:paraId="1CF516F0" w14:textId="77777777" w:rsidR="008604D5" w:rsidRDefault="008604D5" w:rsidP="001C3B3A">
            <w:pPr>
              <w:rPr>
                <w:ins w:id="1384" w:author="Rojo" w:date="2021-07-02T08:54:00Z"/>
              </w:rPr>
            </w:pPr>
            <w:ins w:id="1385" w:author="Rojo" w:date="2021-07-02T08:54:00Z">
              <w:r>
                <w:rPr>
                  <w:b/>
                </w:rPr>
                <w:t>Composants</w:t>
              </w:r>
            </w:ins>
          </w:p>
        </w:tc>
        <w:tc>
          <w:tcPr>
            <w:tcW w:w="6373" w:type="dxa"/>
          </w:tcPr>
          <w:p w14:paraId="3AB4B6CD" w14:textId="77777777" w:rsidR="008604D5" w:rsidRDefault="0071076F" w:rsidP="001C3B3A">
            <w:pPr>
              <w:rPr>
                <w:ins w:id="1386" w:author="Rojo" w:date="2021-07-02T11:54:00Z"/>
              </w:rPr>
            </w:pPr>
            <w:ins w:id="1387" w:author="Rojo" w:date="2021-07-02T11:51:00Z">
              <w:r>
                <w:t>L’onglet est composé</w:t>
              </w:r>
            </w:ins>
            <w:ins w:id="1388" w:author="Rojo" w:date="2021-07-02T11:54:00Z">
              <w:r>
                <w:t> </w:t>
              </w:r>
            </w:ins>
            <w:ins w:id="1389" w:author="Rojo" w:date="2021-07-02T11:51:00Z">
              <w:r>
                <w:t>de</w:t>
              </w:r>
            </w:ins>
            <w:ins w:id="1390" w:author="Rojo" w:date="2021-07-02T11:54:00Z">
              <w:r>
                <w:t> </w:t>
              </w:r>
            </w:ins>
            <w:ins w:id="1391" w:author="Rojo" w:date="2021-07-02T11:51:00Z">
              <w:r>
                <w:t>:</w:t>
              </w:r>
            </w:ins>
          </w:p>
          <w:p w14:paraId="70A213F2" w14:textId="77777777" w:rsidR="0071076F" w:rsidRDefault="0071076F" w:rsidP="0071076F">
            <w:pPr>
              <w:pStyle w:val="Paragraphedeliste"/>
              <w:numPr>
                <w:ilvl w:val="0"/>
                <w:numId w:val="23"/>
              </w:numPr>
              <w:rPr>
                <w:ins w:id="1392" w:author="Rojo" w:date="2021-07-02T11:58:00Z"/>
              </w:rPr>
              <w:pPrChange w:id="1393" w:author="Rojo" w:date="2021-07-02T11:54:00Z">
                <w:pPr/>
              </w:pPrChange>
            </w:pPr>
            <w:ins w:id="1394" w:author="Rojo" w:date="2021-07-02T11:54:00Z">
              <w:r>
                <w:t>Champ de sélection de « </w:t>
              </w:r>
            </w:ins>
            <w:ins w:id="1395" w:author="Rojo" w:date="2021-07-02T11:55:00Z">
              <w:r>
                <w:t>Filtre de groupe »</w:t>
              </w:r>
            </w:ins>
            <w:ins w:id="1396" w:author="Rojo" w:date="2021-07-02T11:57:00Z">
              <w:r>
                <w:t xml:space="preserve"> dont les choix sont « Consultant », « RHI », « </w:t>
              </w:r>
            </w:ins>
            <w:ins w:id="1397" w:author="Rojo" w:date="2021-07-02T11:58:00Z">
              <w:r>
                <w:t>Manager/Associé », « INFO »</w:t>
              </w:r>
            </w:ins>
          </w:p>
          <w:p w14:paraId="017DA931" w14:textId="36D34E0F" w:rsidR="0071076F" w:rsidRDefault="00D14D84" w:rsidP="0071076F">
            <w:pPr>
              <w:pStyle w:val="Paragraphedeliste"/>
              <w:numPr>
                <w:ilvl w:val="0"/>
                <w:numId w:val="23"/>
              </w:numPr>
              <w:rPr>
                <w:ins w:id="1398" w:author="Rojo" w:date="2021-07-02T08:54:00Z"/>
              </w:rPr>
              <w:pPrChange w:id="1399" w:author="Rojo" w:date="2021-07-02T11:54:00Z">
                <w:pPr/>
              </w:pPrChange>
            </w:pPr>
            <w:ins w:id="1400" w:author="Rojo" w:date="2021-07-02T11:58:00Z">
              <w:r>
                <w:t xml:space="preserve">Liste des personnels avec leur </w:t>
              </w:r>
            </w:ins>
            <w:ins w:id="1401" w:author="Rojo" w:date="2021-07-02T12:13:00Z">
              <w:r>
                <w:t>« Prénom » et « Nom ».</w:t>
              </w:r>
            </w:ins>
          </w:p>
        </w:tc>
      </w:tr>
      <w:tr w:rsidR="008604D5" w14:paraId="71251748" w14:textId="77777777" w:rsidTr="001C3B3A">
        <w:trPr>
          <w:ins w:id="1402" w:author="Rojo" w:date="2021-07-02T08:54:00Z"/>
        </w:trPr>
        <w:tc>
          <w:tcPr>
            <w:tcW w:w="2689" w:type="dxa"/>
          </w:tcPr>
          <w:p w14:paraId="73C66195" w14:textId="77777777" w:rsidR="008604D5" w:rsidRDefault="008604D5" w:rsidP="001C3B3A">
            <w:pPr>
              <w:rPr>
                <w:ins w:id="1403" w:author="Rojo" w:date="2021-07-02T08:54:00Z"/>
              </w:rPr>
            </w:pPr>
            <w:ins w:id="1404" w:author="Rojo" w:date="2021-07-02T08:54:00Z">
              <w:r w:rsidRPr="0038344E">
                <w:rPr>
                  <w:b/>
                </w:rPr>
                <w:t>Règles de gestion</w:t>
              </w:r>
            </w:ins>
          </w:p>
        </w:tc>
        <w:tc>
          <w:tcPr>
            <w:tcW w:w="6373" w:type="dxa"/>
          </w:tcPr>
          <w:p w14:paraId="1C9A93CE" w14:textId="38EAC754" w:rsidR="008604D5" w:rsidRDefault="00D14D84" w:rsidP="001C3B3A">
            <w:pPr>
              <w:rPr>
                <w:ins w:id="1405" w:author="Rojo" w:date="2021-07-02T08:54:00Z"/>
              </w:rPr>
            </w:pPr>
            <w:ins w:id="1406" w:author="Rojo" w:date="2021-07-02T12:13:00Z">
              <w:r>
                <w:t xml:space="preserve">Un personnel doit </w:t>
              </w:r>
            </w:ins>
            <w:ins w:id="1407" w:author="Rojo" w:date="2021-07-02T12:14:00Z">
              <w:r>
                <w:t>être inscrit dans Trombinoscope pour être filtré et listé dans un groupe.</w:t>
              </w:r>
            </w:ins>
          </w:p>
        </w:tc>
      </w:tr>
    </w:tbl>
    <w:p w14:paraId="491F8375" w14:textId="77777777" w:rsidR="008604D5" w:rsidRPr="008604D5" w:rsidRDefault="008604D5" w:rsidP="008604D5">
      <w:pPr>
        <w:rPr>
          <w:ins w:id="1408" w:author="Rojo" w:date="2021-07-02T08:51:00Z"/>
        </w:rPr>
        <w:pPrChange w:id="1409" w:author="Rojo" w:date="2021-07-02T08:54:00Z">
          <w:pPr>
            <w:ind w:firstLine="426"/>
          </w:pPr>
        </w:pPrChange>
      </w:pPr>
    </w:p>
    <w:p w14:paraId="054A1BD6" w14:textId="77777777" w:rsidR="008604D5" w:rsidRDefault="008604D5" w:rsidP="008604D5">
      <w:pPr>
        <w:rPr>
          <w:ins w:id="1410" w:author="Rojo" w:date="2021-07-02T08:51:00Z"/>
        </w:rPr>
        <w:pPrChange w:id="1411" w:author="Rojo" w:date="2021-07-02T08:51:00Z">
          <w:pPr>
            <w:ind w:firstLine="426"/>
          </w:pPr>
        </w:pPrChange>
      </w:pPr>
    </w:p>
    <w:p w14:paraId="071A950C" w14:textId="34E7F2CA" w:rsidR="008604D5" w:rsidRDefault="008604D5" w:rsidP="008604D5">
      <w:pPr>
        <w:pStyle w:val="Titre4"/>
        <w:rPr>
          <w:ins w:id="1412" w:author="Rojo" w:date="2021-07-02T08:51:00Z"/>
        </w:rPr>
        <w:pPrChange w:id="1413" w:author="Rojo" w:date="2021-07-02T08:54:00Z">
          <w:pPr>
            <w:ind w:firstLine="426"/>
          </w:pPr>
        </w:pPrChange>
      </w:pPr>
      <w:bookmarkStart w:id="1414" w:name="_Toc76128513"/>
      <w:ins w:id="1415" w:author="Rojo" w:date="2021-07-02T08:51:00Z">
        <w:r>
          <w:t>L’onglet Département</w:t>
        </w:r>
        <w:bookmarkEnd w:id="1414"/>
      </w:ins>
    </w:p>
    <w:p w14:paraId="73D45C5B" w14:textId="30021F02" w:rsidR="008604D5" w:rsidRDefault="008604D5" w:rsidP="008604D5">
      <w:pPr>
        <w:rPr>
          <w:ins w:id="1416" w:author="Rojo" w:date="2021-07-02T08:54:00Z"/>
        </w:rPr>
      </w:pPr>
      <w:ins w:id="1417" w:author="Rojo" w:date="2021-07-02T08:51:00Z">
        <w:r>
          <w:t>L’onglet de gestion des départements est suggéré comme suit :</w:t>
        </w:r>
      </w:ins>
    </w:p>
    <w:p w14:paraId="5C6C6BAA" w14:textId="466B2DBA" w:rsidR="008604D5" w:rsidRPr="008604D5" w:rsidRDefault="008604D5" w:rsidP="008604D5">
      <w:pPr>
        <w:tabs>
          <w:tab w:val="clear" w:pos="425"/>
          <w:tab w:val="left" w:pos="6315"/>
        </w:tabs>
        <w:rPr>
          <w:ins w:id="1418" w:author="Rojo" w:date="2021-07-02T08:52:00Z"/>
        </w:rPr>
        <w:pPrChange w:id="1419" w:author="Rojo" w:date="2021-07-02T08:54:00Z">
          <w:pPr>
            <w:ind w:firstLine="426"/>
          </w:pPr>
        </w:pPrChange>
      </w:pPr>
      <w:ins w:id="1420" w:author="Rojo" w:date="2021-07-02T08:54:00Z">
        <w:r>
          <w:lastRenderedPageBreak/>
          <w:tab/>
        </w:r>
      </w:ins>
    </w:p>
    <w:p w14:paraId="599C1F93" w14:textId="63E42D17" w:rsidR="008604D5" w:rsidRDefault="008604D5" w:rsidP="008604D5">
      <w:pPr>
        <w:rPr>
          <w:ins w:id="1421" w:author="Rojo" w:date="2021-07-02T08:52:00Z"/>
        </w:rPr>
        <w:pPrChange w:id="1422" w:author="Rojo" w:date="2021-07-02T08:51:00Z">
          <w:pPr>
            <w:ind w:firstLine="426"/>
          </w:pPr>
        </w:pPrChange>
      </w:pPr>
      <w:ins w:id="1423" w:author="Rojo" w:date="2021-07-02T08:52:00Z">
        <w:r>
          <w:rPr>
            <w:noProof/>
            <w:lang w:eastAsia="fr-FR"/>
          </w:rPr>
          <w:drawing>
            <wp:inline distT="0" distB="0" distL="0" distR="0" wp14:anchorId="43A2B4EE" wp14:editId="38F9FB11">
              <wp:extent cx="5760720" cy="3240404"/>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épartement paramètre.png"/>
                      <pic:cNvPicPr/>
                    </pic:nvPicPr>
                    <pic:blipFill>
                      <a:blip r:embed="rId41">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ins>
    </w:p>
    <w:p w14:paraId="27C4F602" w14:textId="2707D274" w:rsidR="008604D5" w:rsidRDefault="008604D5" w:rsidP="008604D5">
      <w:pPr>
        <w:pStyle w:val="Lgende"/>
        <w:rPr>
          <w:ins w:id="1424" w:author="Rojo" w:date="2021-07-02T08:51:00Z"/>
        </w:rPr>
        <w:pPrChange w:id="1425" w:author="Rojo" w:date="2021-07-02T08:54:00Z">
          <w:pPr>
            <w:ind w:firstLine="426"/>
          </w:pPr>
        </w:pPrChange>
      </w:pPr>
      <w:bookmarkStart w:id="1426" w:name="_Toc76128543"/>
      <w:ins w:id="1427" w:author="Rojo" w:date="2021-07-02T08:54:00Z">
        <w:r>
          <w:t xml:space="preserve">Figure </w:t>
        </w:r>
        <w:r>
          <w:fldChar w:fldCharType="begin"/>
        </w:r>
        <w:r>
          <w:instrText xml:space="preserve"> SEQ Figure \* ARABIC </w:instrText>
        </w:r>
      </w:ins>
      <w:r>
        <w:fldChar w:fldCharType="separate"/>
      </w:r>
      <w:ins w:id="1428" w:author="Rojo" w:date="2021-07-02T14:22:00Z">
        <w:r w:rsidR="001C3B3A">
          <w:rPr>
            <w:noProof/>
          </w:rPr>
          <w:t>27</w:t>
        </w:r>
      </w:ins>
      <w:ins w:id="1429" w:author="Rojo" w:date="2021-07-02T08:54:00Z">
        <w:r>
          <w:fldChar w:fldCharType="end"/>
        </w:r>
        <w:r>
          <w:t>: Représentation de l'interface de gestion des départements</w:t>
        </w:r>
      </w:ins>
      <w:bookmarkEnd w:id="1426"/>
    </w:p>
    <w:tbl>
      <w:tblPr>
        <w:tblStyle w:val="Grilledutableau"/>
        <w:tblW w:w="0" w:type="auto"/>
        <w:tblLook w:val="04A0" w:firstRow="1" w:lastRow="0" w:firstColumn="1" w:lastColumn="0" w:noHBand="0" w:noVBand="1"/>
      </w:tblPr>
      <w:tblGrid>
        <w:gridCol w:w="2689"/>
        <w:gridCol w:w="6373"/>
      </w:tblGrid>
      <w:tr w:rsidR="008604D5" w14:paraId="58A1D11A" w14:textId="77777777" w:rsidTr="001C3B3A">
        <w:trPr>
          <w:ins w:id="1430" w:author="Rojo" w:date="2021-07-02T08:54:00Z"/>
        </w:trPr>
        <w:tc>
          <w:tcPr>
            <w:tcW w:w="9062" w:type="dxa"/>
            <w:gridSpan w:val="2"/>
          </w:tcPr>
          <w:p w14:paraId="36FB1001" w14:textId="77777777" w:rsidR="008604D5" w:rsidRPr="00A57F73" w:rsidRDefault="008604D5" w:rsidP="001C3B3A">
            <w:pPr>
              <w:jc w:val="center"/>
              <w:rPr>
                <w:ins w:id="1431" w:author="Rojo" w:date="2021-07-02T08:54:00Z"/>
                <w:b/>
              </w:rPr>
            </w:pPr>
            <w:ins w:id="1432" w:author="Rojo" w:date="2021-07-02T08:54:00Z">
              <w:r w:rsidRPr="00A57F73">
                <w:rPr>
                  <w:b/>
                </w:rPr>
                <w:t>Fiche de description de fonctionnalité</w:t>
              </w:r>
            </w:ins>
          </w:p>
        </w:tc>
      </w:tr>
      <w:tr w:rsidR="008604D5" w14:paraId="2E6EAF0D" w14:textId="77777777" w:rsidTr="001C3B3A">
        <w:trPr>
          <w:ins w:id="1433" w:author="Rojo" w:date="2021-07-02T08:54:00Z"/>
        </w:trPr>
        <w:tc>
          <w:tcPr>
            <w:tcW w:w="2689" w:type="dxa"/>
          </w:tcPr>
          <w:p w14:paraId="52DFAB02" w14:textId="77777777" w:rsidR="008604D5" w:rsidRDefault="008604D5" w:rsidP="001C3B3A">
            <w:pPr>
              <w:rPr>
                <w:ins w:id="1434" w:author="Rojo" w:date="2021-07-02T08:54:00Z"/>
              </w:rPr>
            </w:pPr>
            <w:ins w:id="1435" w:author="Rojo" w:date="2021-07-02T08:54:00Z">
              <w:r w:rsidRPr="00BE0BD5">
                <w:rPr>
                  <w:b/>
                </w:rPr>
                <w:t>Nom de la fonctionnalité</w:t>
              </w:r>
            </w:ins>
          </w:p>
        </w:tc>
        <w:tc>
          <w:tcPr>
            <w:tcW w:w="6373" w:type="dxa"/>
          </w:tcPr>
          <w:p w14:paraId="69B06063" w14:textId="472AF9F6" w:rsidR="008604D5" w:rsidRDefault="00D14D84" w:rsidP="001C3B3A">
            <w:pPr>
              <w:rPr>
                <w:ins w:id="1436" w:author="Rojo" w:date="2021-07-02T08:54:00Z"/>
              </w:rPr>
            </w:pPr>
            <w:ins w:id="1437" w:author="Rojo" w:date="2021-07-02T12:21:00Z">
              <w:r>
                <w:t>Département</w:t>
              </w:r>
            </w:ins>
          </w:p>
        </w:tc>
      </w:tr>
      <w:tr w:rsidR="008604D5" w14:paraId="2CC79F2E" w14:textId="77777777" w:rsidTr="001C3B3A">
        <w:trPr>
          <w:ins w:id="1438" w:author="Rojo" w:date="2021-07-02T08:54:00Z"/>
        </w:trPr>
        <w:tc>
          <w:tcPr>
            <w:tcW w:w="2689" w:type="dxa"/>
          </w:tcPr>
          <w:p w14:paraId="673E4D94" w14:textId="77777777" w:rsidR="008604D5" w:rsidRDefault="008604D5" w:rsidP="001C3B3A">
            <w:pPr>
              <w:rPr>
                <w:ins w:id="1439" w:author="Rojo" w:date="2021-07-02T08:54:00Z"/>
              </w:rPr>
            </w:pPr>
            <w:ins w:id="1440" w:author="Rojo" w:date="2021-07-02T08:54:00Z">
              <w:r w:rsidRPr="00BE0BD5">
                <w:rPr>
                  <w:b/>
                </w:rPr>
                <w:t>Description sommaire</w:t>
              </w:r>
            </w:ins>
          </w:p>
        </w:tc>
        <w:tc>
          <w:tcPr>
            <w:tcW w:w="6373" w:type="dxa"/>
          </w:tcPr>
          <w:p w14:paraId="5C330805" w14:textId="5EED8DE7" w:rsidR="008604D5" w:rsidRDefault="00FA65A7" w:rsidP="001C3B3A">
            <w:pPr>
              <w:rPr>
                <w:ins w:id="1441" w:author="Rojo" w:date="2021-07-02T08:54:00Z"/>
              </w:rPr>
            </w:pPr>
            <w:ins w:id="1442" w:author="Rojo" w:date="2021-07-02T12:23:00Z">
              <w:r>
                <w:t>Les personnels de FTHM sont groupés en département pour chaque métier correspondant</w:t>
              </w:r>
            </w:ins>
            <w:ins w:id="1443" w:author="Rojo" w:date="2021-07-02T12:24:00Z">
              <w:r>
                <w:t>. L’application a donc une fonctionnalité de gestion de ces départements.</w:t>
              </w:r>
            </w:ins>
          </w:p>
        </w:tc>
      </w:tr>
      <w:tr w:rsidR="008604D5" w14:paraId="644973C5" w14:textId="77777777" w:rsidTr="001C3B3A">
        <w:trPr>
          <w:ins w:id="1444" w:author="Rojo" w:date="2021-07-02T08:54:00Z"/>
        </w:trPr>
        <w:tc>
          <w:tcPr>
            <w:tcW w:w="2689" w:type="dxa"/>
          </w:tcPr>
          <w:p w14:paraId="013268C1" w14:textId="77777777" w:rsidR="008604D5" w:rsidRDefault="008604D5" w:rsidP="001C3B3A">
            <w:pPr>
              <w:rPr>
                <w:ins w:id="1445" w:author="Rojo" w:date="2021-07-02T08:54:00Z"/>
              </w:rPr>
            </w:pPr>
            <w:ins w:id="1446" w:author="Rojo" w:date="2021-07-02T08:54:00Z">
              <w:r w:rsidRPr="001B2B57">
                <w:rPr>
                  <w:b/>
                </w:rPr>
                <w:t>Fonctionnalités attendues</w:t>
              </w:r>
            </w:ins>
          </w:p>
        </w:tc>
        <w:tc>
          <w:tcPr>
            <w:tcW w:w="6373" w:type="dxa"/>
          </w:tcPr>
          <w:p w14:paraId="05E95AB5" w14:textId="7E7F1740" w:rsidR="008604D5" w:rsidRDefault="00FA65A7" w:rsidP="001C3B3A">
            <w:pPr>
              <w:rPr>
                <w:ins w:id="1447" w:author="Rojo" w:date="2021-07-02T08:54:00Z"/>
              </w:rPr>
            </w:pPr>
            <w:ins w:id="1448" w:author="Rojo" w:date="2021-07-02T12:24:00Z">
              <w:r>
                <w:t>Le système doit pouvoir ajouter, modifier et supprimer un département</w:t>
              </w:r>
            </w:ins>
            <w:ins w:id="1449" w:author="Rojo" w:date="2021-07-02T12:25:00Z">
              <w:r>
                <w:t>.</w:t>
              </w:r>
            </w:ins>
          </w:p>
        </w:tc>
      </w:tr>
      <w:tr w:rsidR="008604D5" w14:paraId="6733EC37" w14:textId="77777777" w:rsidTr="001C3B3A">
        <w:trPr>
          <w:ins w:id="1450" w:author="Rojo" w:date="2021-07-02T08:54:00Z"/>
        </w:trPr>
        <w:tc>
          <w:tcPr>
            <w:tcW w:w="2689" w:type="dxa"/>
          </w:tcPr>
          <w:p w14:paraId="70EB43BC" w14:textId="77777777" w:rsidR="008604D5" w:rsidRDefault="008604D5" w:rsidP="001C3B3A">
            <w:pPr>
              <w:rPr>
                <w:ins w:id="1451" w:author="Rojo" w:date="2021-07-02T08:54:00Z"/>
              </w:rPr>
            </w:pPr>
            <w:ins w:id="1452" w:author="Rojo" w:date="2021-07-02T08:54:00Z">
              <w:r>
                <w:rPr>
                  <w:b/>
                </w:rPr>
                <w:t>Composants</w:t>
              </w:r>
            </w:ins>
          </w:p>
        </w:tc>
        <w:tc>
          <w:tcPr>
            <w:tcW w:w="6373" w:type="dxa"/>
          </w:tcPr>
          <w:p w14:paraId="5A7816A5" w14:textId="77777777" w:rsidR="008604D5" w:rsidRDefault="00FA65A7" w:rsidP="001C3B3A">
            <w:pPr>
              <w:rPr>
                <w:ins w:id="1453" w:author="Rojo" w:date="2021-07-02T12:25:00Z"/>
              </w:rPr>
            </w:pPr>
            <w:ins w:id="1454" w:author="Rojo" w:date="2021-07-02T12:25:00Z">
              <w:r>
                <w:t>L’onglet est composé de :</w:t>
              </w:r>
            </w:ins>
          </w:p>
          <w:p w14:paraId="54E8BF70" w14:textId="77777777" w:rsidR="00FA65A7" w:rsidRDefault="00FA65A7" w:rsidP="00FA65A7">
            <w:pPr>
              <w:pStyle w:val="Paragraphedeliste"/>
              <w:numPr>
                <w:ilvl w:val="0"/>
                <w:numId w:val="23"/>
              </w:numPr>
              <w:rPr>
                <w:ins w:id="1455" w:author="Rojo" w:date="2021-07-02T12:25:00Z"/>
              </w:rPr>
              <w:pPrChange w:id="1456" w:author="Rojo" w:date="2021-07-02T12:25:00Z">
                <w:pPr/>
              </w:pPrChange>
            </w:pPr>
            <w:ins w:id="1457" w:author="Rojo" w:date="2021-07-02T12:25:00Z">
              <w:r>
                <w:t>« Liste des départements » affichant tous les départements existants</w:t>
              </w:r>
            </w:ins>
          </w:p>
          <w:p w14:paraId="06969064" w14:textId="77777777" w:rsidR="00FA65A7" w:rsidRDefault="00FA65A7" w:rsidP="00FA65A7">
            <w:pPr>
              <w:pStyle w:val="Paragraphedeliste"/>
              <w:numPr>
                <w:ilvl w:val="0"/>
                <w:numId w:val="23"/>
              </w:numPr>
              <w:rPr>
                <w:ins w:id="1458" w:author="Rojo" w:date="2021-07-02T12:26:00Z"/>
              </w:rPr>
              <w:pPrChange w:id="1459" w:author="Rojo" w:date="2021-07-02T12:25:00Z">
                <w:pPr/>
              </w:pPrChange>
            </w:pPr>
            <w:ins w:id="1460" w:author="Rojo" w:date="2021-07-02T12:26:00Z">
              <w:r>
                <w:t>Bouton avec l’inscription « ajouter » pour ajouter un nouveau département</w:t>
              </w:r>
            </w:ins>
          </w:p>
          <w:p w14:paraId="59C68E6B" w14:textId="77777777" w:rsidR="00FA65A7" w:rsidRDefault="00FA65A7" w:rsidP="00FA65A7">
            <w:pPr>
              <w:pStyle w:val="Paragraphedeliste"/>
              <w:numPr>
                <w:ilvl w:val="0"/>
                <w:numId w:val="23"/>
              </w:numPr>
              <w:rPr>
                <w:ins w:id="1461" w:author="Rojo" w:date="2021-07-02T12:27:00Z"/>
              </w:rPr>
              <w:pPrChange w:id="1462" w:author="Rojo" w:date="2021-07-02T12:25:00Z">
                <w:pPr/>
              </w:pPrChange>
            </w:pPr>
            <w:ins w:id="1463" w:author="Rojo" w:date="2021-07-02T12:26:00Z">
              <w:r>
                <w:t>Bouton avec l’inscription « modifier</w:t>
              </w:r>
            </w:ins>
            <w:ins w:id="1464" w:author="Rojo" w:date="2021-07-02T12:27:00Z">
              <w:r>
                <w:t> » pour modifier un département</w:t>
              </w:r>
            </w:ins>
          </w:p>
          <w:p w14:paraId="0C9264DB" w14:textId="7641F514" w:rsidR="00FA65A7" w:rsidRDefault="00FA65A7" w:rsidP="00FA65A7">
            <w:pPr>
              <w:pStyle w:val="Paragraphedeliste"/>
              <w:numPr>
                <w:ilvl w:val="0"/>
                <w:numId w:val="23"/>
              </w:numPr>
              <w:rPr>
                <w:ins w:id="1465" w:author="Rojo" w:date="2021-07-02T08:54:00Z"/>
              </w:rPr>
              <w:pPrChange w:id="1466" w:author="Rojo" w:date="2021-07-02T12:25:00Z">
                <w:pPr/>
              </w:pPrChange>
            </w:pPr>
            <w:ins w:id="1467" w:author="Rojo" w:date="2021-07-02T12:27:00Z">
              <w:r>
                <w:t>Bouton avec l’inscription « supprimer » pour supprimer un département</w:t>
              </w:r>
            </w:ins>
          </w:p>
        </w:tc>
      </w:tr>
      <w:tr w:rsidR="008604D5" w14:paraId="767AB4AE" w14:textId="77777777" w:rsidTr="001C3B3A">
        <w:trPr>
          <w:ins w:id="1468" w:author="Rojo" w:date="2021-07-02T08:54:00Z"/>
        </w:trPr>
        <w:tc>
          <w:tcPr>
            <w:tcW w:w="2689" w:type="dxa"/>
          </w:tcPr>
          <w:p w14:paraId="4DF9DED5" w14:textId="592E0B6B" w:rsidR="008604D5" w:rsidRDefault="008604D5" w:rsidP="001C3B3A">
            <w:pPr>
              <w:rPr>
                <w:ins w:id="1469" w:author="Rojo" w:date="2021-07-02T08:54:00Z"/>
              </w:rPr>
            </w:pPr>
            <w:ins w:id="1470" w:author="Rojo" w:date="2021-07-02T08:54:00Z">
              <w:r w:rsidRPr="0038344E">
                <w:rPr>
                  <w:b/>
                </w:rPr>
                <w:t>Règles de gestion</w:t>
              </w:r>
            </w:ins>
          </w:p>
        </w:tc>
        <w:tc>
          <w:tcPr>
            <w:tcW w:w="6373" w:type="dxa"/>
          </w:tcPr>
          <w:p w14:paraId="66EC62AF" w14:textId="77777777" w:rsidR="008604D5" w:rsidRDefault="00A128CB" w:rsidP="00A128CB">
            <w:pPr>
              <w:pStyle w:val="Paragraphedeliste"/>
              <w:numPr>
                <w:ilvl w:val="0"/>
                <w:numId w:val="41"/>
              </w:numPr>
              <w:rPr>
                <w:ins w:id="1471" w:author="Rojo" w:date="2021-07-02T14:03:00Z"/>
              </w:rPr>
              <w:pPrChange w:id="1472" w:author="Rojo" w:date="2021-07-02T14:04:00Z">
                <w:pPr/>
              </w:pPrChange>
            </w:pPr>
            <w:ins w:id="1473" w:author="Rojo" w:date="2021-07-02T14:03:00Z">
              <w:r>
                <w:t>Un département doit exister pour être modifié et supprimé</w:t>
              </w:r>
            </w:ins>
          </w:p>
          <w:p w14:paraId="05E67DF4" w14:textId="27219D46" w:rsidR="00A128CB" w:rsidRDefault="00A128CB" w:rsidP="00A128CB">
            <w:pPr>
              <w:pStyle w:val="Paragraphedeliste"/>
              <w:numPr>
                <w:ilvl w:val="0"/>
                <w:numId w:val="41"/>
              </w:numPr>
              <w:rPr>
                <w:ins w:id="1474" w:author="Rojo" w:date="2021-07-02T08:54:00Z"/>
              </w:rPr>
              <w:pPrChange w:id="1475" w:author="Rojo" w:date="2021-07-02T14:04:00Z">
                <w:pPr/>
              </w:pPrChange>
            </w:pPr>
            <w:ins w:id="1476" w:author="Rojo" w:date="2021-07-02T14:03:00Z">
              <w:r>
                <w:t>Quand un département est effacé, tous les personnels rattachés à ce département seront effacés avec.</w:t>
              </w:r>
            </w:ins>
          </w:p>
        </w:tc>
      </w:tr>
    </w:tbl>
    <w:p w14:paraId="39FF2C47" w14:textId="1592BBCD" w:rsidR="008604D5" w:rsidRPr="008604D5" w:rsidRDefault="008604D5" w:rsidP="008604D5">
      <w:pPr>
        <w:rPr>
          <w:ins w:id="1477" w:author="Rojo" w:date="2021-07-01T19:38:00Z"/>
        </w:rPr>
        <w:pPrChange w:id="1478" w:author="Rojo" w:date="2021-07-02T08:51:00Z">
          <w:pPr>
            <w:ind w:firstLine="426"/>
          </w:pPr>
        </w:pPrChange>
      </w:pPr>
    </w:p>
    <w:p w14:paraId="746610F3" w14:textId="01E58BFF" w:rsidR="009561F2" w:rsidRDefault="00A128CB" w:rsidP="00A128CB">
      <w:pPr>
        <w:pStyle w:val="Titre5"/>
        <w:rPr>
          <w:ins w:id="1479" w:author="Rojo" w:date="2021-07-02T14:04:00Z"/>
        </w:rPr>
        <w:pPrChange w:id="1480" w:author="Rojo" w:date="2021-07-02T14:04:00Z">
          <w:pPr>
            <w:ind w:firstLine="426"/>
          </w:pPr>
        </w:pPrChange>
      </w:pPr>
      <w:ins w:id="1481" w:author="Rojo" w:date="2021-07-02T14:04:00Z">
        <w:r>
          <w:t>Ajouter un département</w:t>
        </w:r>
      </w:ins>
    </w:p>
    <w:p w14:paraId="0748760D" w14:textId="10CEE826" w:rsidR="00A128CB" w:rsidRDefault="00A128CB" w:rsidP="00A128CB">
      <w:pPr>
        <w:rPr>
          <w:ins w:id="1482" w:author="Rojo" w:date="2021-07-02T14:04:00Z"/>
        </w:rPr>
        <w:pPrChange w:id="1483" w:author="Rojo" w:date="2021-07-02T14:04:00Z">
          <w:pPr>
            <w:ind w:firstLine="426"/>
          </w:pPr>
        </w:pPrChange>
      </w:pPr>
      <w:ins w:id="1484" w:author="Rojo" w:date="2021-07-02T14:04:00Z">
        <w:r>
          <w:t>L’interface d’ajout d’un département est suggérée comme suit :</w:t>
        </w:r>
      </w:ins>
    </w:p>
    <w:p w14:paraId="6CACA63C" w14:textId="5833E0AE" w:rsidR="00A128CB" w:rsidRDefault="00A128CB" w:rsidP="00A128CB">
      <w:pPr>
        <w:rPr>
          <w:ins w:id="1485" w:author="Rojo" w:date="2021-07-02T14:05:00Z"/>
        </w:rPr>
        <w:pPrChange w:id="1486" w:author="Rojo" w:date="2021-07-02T14:04:00Z">
          <w:pPr>
            <w:ind w:firstLine="426"/>
          </w:pPr>
        </w:pPrChange>
      </w:pPr>
      <w:ins w:id="1487" w:author="Rojo" w:date="2021-07-02T14:05:00Z">
        <w:r>
          <w:rPr>
            <w:noProof/>
            <w:lang w:eastAsia="fr-FR"/>
          </w:rPr>
          <w:lastRenderedPageBreak/>
          <w:drawing>
            <wp:inline distT="0" distB="0" distL="0" distR="0" wp14:anchorId="593F6AF2" wp14:editId="4A43E5C2">
              <wp:extent cx="5760720" cy="3240405"/>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epartement ajout.png"/>
                      <pic:cNvPicPr/>
                    </pic:nvPicPr>
                    <pic:blipFill>
                      <a:blip r:embed="rId42">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ins>
    </w:p>
    <w:p w14:paraId="29D21D8B" w14:textId="0248B247" w:rsidR="00A128CB" w:rsidRDefault="00A128CB" w:rsidP="00A128CB">
      <w:pPr>
        <w:pStyle w:val="Lgende"/>
        <w:rPr>
          <w:ins w:id="1488" w:author="Rojo" w:date="2021-07-02T14:07:00Z"/>
        </w:rPr>
        <w:pPrChange w:id="1489" w:author="Rojo" w:date="2021-07-02T14:07:00Z">
          <w:pPr>
            <w:ind w:firstLine="426"/>
          </w:pPr>
        </w:pPrChange>
      </w:pPr>
      <w:bookmarkStart w:id="1490" w:name="_Toc76128544"/>
      <w:ins w:id="1491" w:author="Rojo" w:date="2021-07-02T14:07:00Z">
        <w:r>
          <w:t xml:space="preserve">Figure </w:t>
        </w:r>
        <w:r>
          <w:fldChar w:fldCharType="begin"/>
        </w:r>
        <w:r>
          <w:instrText xml:space="preserve"> SEQ Figure \* ARABIC </w:instrText>
        </w:r>
      </w:ins>
      <w:r>
        <w:fldChar w:fldCharType="separate"/>
      </w:r>
      <w:ins w:id="1492" w:author="Rojo" w:date="2021-07-02T14:22:00Z">
        <w:r w:rsidR="001C3B3A">
          <w:rPr>
            <w:noProof/>
          </w:rPr>
          <w:t>28</w:t>
        </w:r>
      </w:ins>
      <w:ins w:id="1493" w:author="Rojo" w:date="2021-07-02T14:07:00Z">
        <w:r>
          <w:fldChar w:fldCharType="end"/>
        </w:r>
        <w:r>
          <w:t>: Représentation de l'interface d'ajout d'un département</w:t>
        </w:r>
        <w:bookmarkEnd w:id="1490"/>
      </w:ins>
    </w:p>
    <w:tbl>
      <w:tblPr>
        <w:tblStyle w:val="Grilledutableau"/>
        <w:tblW w:w="0" w:type="auto"/>
        <w:tblLook w:val="04A0" w:firstRow="1" w:lastRow="0" w:firstColumn="1" w:lastColumn="0" w:noHBand="0" w:noVBand="1"/>
      </w:tblPr>
      <w:tblGrid>
        <w:gridCol w:w="2689"/>
        <w:gridCol w:w="6373"/>
      </w:tblGrid>
      <w:tr w:rsidR="00A128CB" w14:paraId="0C0FCDB9" w14:textId="77777777" w:rsidTr="001C3B3A">
        <w:trPr>
          <w:ins w:id="1494" w:author="Rojo" w:date="2021-07-02T14:07:00Z"/>
        </w:trPr>
        <w:tc>
          <w:tcPr>
            <w:tcW w:w="9062" w:type="dxa"/>
            <w:gridSpan w:val="2"/>
          </w:tcPr>
          <w:p w14:paraId="355B5670" w14:textId="77777777" w:rsidR="00A128CB" w:rsidRPr="00A57F73" w:rsidRDefault="00A128CB" w:rsidP="001C3B3A">
            <w:pPr>
              <w:jc w:val="center"/>
              <w:rPr>
                <w:ins w:id="1495" w:author="Rojo" w:date="2021-07-02T14:07:00Z"/>
                <w:b/>
              </w:rPr>
            </w:pPr>
            <w:ins w:id="1496" w:author="Rojo" w:date="2021-07-02T14:07:00Z">
              <w:r w:rsidRPr="00A57F73">
                <w:rPr>
                  <w:b/>
                </w:rPr>
                <w:t>Fiche de description de fonctionnalité</w:t>
              </w:r>
            </w:ins>
          </w:p>
        </w:tc>
      </w:tr>
      <w:tr w:rsidR="00A128CB" w14:paraId="21587358" w14:textId="77777777" w:rsidTr="001C3B3A">
        <w:trPr>
          <w:ins w:id="1497" w:author="Rojo" w:date="2021-07-02T14:07:00Z"/>
        </w:trPr>
        <w:tc>
          <w:tcPr>
            <w:tcW w:w="2689" w:type="dxa"/>
          </w:tcPr>
          <w:p w14:paraId="5553ED2D" w14:textId="77777777" w:rsidR="00A128CB" w:rsidRDefault="00A128CB" w:rsidP="001C3B3A">
            <w:pPr>
              <w:rPr>
                <w:ins w:id="1498" w:author="Rojo" w:date="2021-07-02T14:07:00Z"/>
              </w:rPr>
            </w:pPr>
            <w:ins w:id="1499" w:author="Rojo" w:date="2021-07-02T14:07:00Z">
              <w:r w:rsidRPr="00BE0BD5">
                <w:rPr>
                  <w:b/>
                </w:rPr>
                <w:t>Nom de la fonctionnalité</w:t>
              </w:r>
            </w:ins>
          </w:p>
        </w:tc>
        <w:tc>
          <w:tcPr>
            <w:tcW w:w="6373" w:type="dxa"/>
          </w:tcPr>
          <w:p w14:paraId="0FBEAF51" w14:textId="678B5AAE" w:rsidR="00A128CB" w:rsidRDefault="00A128CB" w:rsidP="001C3B3A">
            <w:pPr>
              <w:rPr>
                <w:ins w:id="1500" w:author="Rojo" w:date="2021-07-02T14:07:00Z"/>
              </w:rPr>
            </w:pPr>
            <w:ins w:id="1501" w:author="Rojo" w:date="2021-07-02T14:07:00Z">
              <w:r>
                <w:t>Ajout d’un département</w:t>
              </w:r>
            </w:ins>
          </w:p>
        </w:tc>
      </w:tr>
      <w:tr w:rsidR="00A128CB" w14:paraId="4C983EA9" w14:textId="77777777" w:rsidTr="001C3B3A">
        <w:trPr>
          <w:ins w:id="1502" w:author="Rojo" w:date="2021-07-02T14:07:00Z"/>
        </w:trPr>
        <w:tc>
          <w:tcPr>
            <w:tcW w:w="2689" w:type="dxa"/>
          </w:tcPr>
          <w:p w14:paraId="594DC44B" w14:textId="428F5021" w:rsidR="00A128CB" w:rsidRDefault="00A128CB" w:rsidP="001C3B3A">
            <w:pPr>
              <w:rPr>
                <w:ins w:id="1503" w:author="Rojo" w:date="2021-07-02T14:07:00Z"/>
              </w:rPr>
            </w:pPr>
            <w:ins w:id="1504" w:author="Rojo" w:date="2021-07-02T14:11:00Z">
              <w:r>
                <w:rPr>
                  <w:b/>
                </w:rPr>
                <w:t>Description sommaire</w:t>
              </w:r>
            </w:ins>
          </w:p>
        </w:tc>
        <w:tc>
          <w:tcPr>
            <w:tcW w:w="6373" w:type="dxa"/>
          </w:tcPr>
          <w:p w14:paraId="17705C79" w14:textId="427B768F" w:rsidR="00A128CB" w:rsidRDefault="00A128CB" w:rsidP="00A128CB">
            <w:pPr>
              <w:rPr>
                <w:ins w:id="1505" w:author="Rojo" w:date="2021-07-02T14:07:00Z"/>
              </w:rPr>
            </w:pPr>
            <w:ins w:id="1506" w:author="Rojo" w:date="2021-07-02T14:11:00Z">
              <w:r>
                <w:t>Au clic du bouton « Ajouter », une bo</w:t>
              </w:r>
            </w:ins>
            <w:ins w:id="1507" w:author="Rojo" w:date="2021-07-02T14:12:00Z">
              <w:r>
                <w:t>î</w:t>
              </w:r>
            </w:ins>
            <w:ins w:id="1508" w:author="Rojo" w:date="2021-07-02T14:11:00Z">
              <w:r>
                <w:t>te de dialogue va s’ouvrir pour l’ajout d’un nouveau département</w:t>
              </w:r>
            </w:ins>
          </w:p>
        </w:tc>
      </w:tr>
      <w:tr w:rsidR="00A128CB" w14:paraId="70BAA343" w14:textId="77777777" w:rsidTr="001C3B3A">
        <w:trPr>
          <w:ins w:id="1509" w:author="Rojo" w:date="2021-07-02T14:07:00Z"/>
        </w:trPr>
        <w:tc>
          <w:tcPr>
            <w:tcW w:w="2689" w:type="dxa"/>
          </w:tcPr>
          <w:p w14:paraId="07A8B5C9" w14:textId="77777777" w:rsidR="00A128CB" w:rsidRDefault="00A128CB" w:rsidP="001C3B3A">
            <w:pPr>
              <w:rPr>
                <w:ins w:id="1510" w:author="Rojo" w:date="2021-07-02T14:07:00Z"/>
              </w:rPr>
            </w:pPr>
            <w:ins w:id="1511" w:author="Rojo" w:date="2021-07-02T14:07:00Z">
              <w:r w:rsidRPr="001B2B57">
                <w:rPr>
                  <w:b/>
                </w:rPr>
                <w:t>Fonctionnalités attendues</w:t>
              </w:r>
            </w:ins>
          </w:p>
        </w:tc>
        <w:tc>
          <w:tcPr>
            <w:tcW w:w="6373" w:type="dxa"/>
          </w:tcPr>
          <w:p w14:paraId="6E529212" w14:textId="64E6F4E1" w:rsidR="00A128CB" w:rsidRDefault="00A128CB" w:rsidP="00A128CB">
            <w:pPr>
              <w:rPr>
                <w:ins w:id="1512" w:author="Rojo" w:date="2021-07-02T14:07:00Z"/>
              </w:rPr>
            </w:pPr>
            <w:ins w:id="1513" w:author="Rojo" w:date="2021-07-02T14:07:00Z">
              <w:r>
                <w:t>Le système doit pouvoir ajouter</w:t>
              </w:r>
            </w:ins>
            <w:ins w:id="1514" w:author="Rojo" w:date="2021-07-02T14:10:00Z">
              <w:r>
                <w:t xml:space="preserve"> </w:t>
              </w:r>
            </w:ins>
            <w:ins w:id="1515" w:author="Rojo" w:date="2021-07-02T14:07:00Z">
              <w:r>
                <w:t>un</w:t>
              </w:r>
            </w:ins>
            <w:ins w:id="1516" w:author="Rojo" w:date="2021-07-02T14:10:00Z">
              <w:r>
                <w:t xml:space="preserve"> nouveau</w:t>
              </w:r>
            </w:ins>
            <w:ins w:id="1517" w:author="Rojo" w:date="2021-07-02T14:07:00Z">
              <w:r>
                <w:t xml:space="preserve"> département</w:t>
              </w:r>
            </w:ins>
          </w:p>
        </w:tc>
      </w:tr>
      <w:tr w:rsidR="00A128CB" w14:paraId="07700E18" w14:textId="77777777" w:rsidTr="001C3B3A">
        <w:trPr>
          <w:ins w:id="1518" w:author="Rojo" w:date="2021-07-02T14:07:00Z"/>
        </w:trPr>
        <w:tc>
          <w:tcPr>
            <w:tcW w:w="2689" w:type="dxa"/>
          </w:tcPr>
          <w:p w14:paraId="431642BE" w14:textId="77777777" w:rsidR="00A128CB" w:rsidRDefault="00A128CB" w:rsidP="001C3B3A">
            <w:pPr>
              <w:rPr>
                <w:ins w:id="1519" w:author="Rojo" w:date="2021-07-02T14:07:00Z"/>
              </w:rPr>
            </w:pPr>
            <w:ins w:id="1520" w:author="Rojo" w:date="2021-07-02T14:07:00Z">
              <w:r>
                <w:rPr>
                  <w:b/>
                </w:rPr>
                <w:t>Composants</w:t>
              </w:r>
            </w:ins>
          </w:p>
        </w:tc>
        <w:tc>
          <w:tcPr>
            <w:tcW w:w="6373" w:type="dxa"/>
          </w:tcPr>
          <w:p w14:paraId="7EC29250" w14:textId="77777777" w:rsidR="00A128CB" w:rsidRDefault="00A128CB" w:rsidP="00A128CB">
            <w:pPr>
              <w:rPr>
                <w:ins w:id="1521" w:author="Rojo" w:date="2021-07-02T14:12:00Z"/>
              </w:rPr>
              <w:pPrChange w:id="1522" w:author="Rojo" w:date="2021-07-02T14:11:00Z">
                <w:pPr>
                  <w:pStyle w:val="Paragraphedeliste"/>
                  <w:numPr>
                    <w:numId w:val="23"/>
                  </w:numPr>
                  <w:ind w:hanging="360"/>
                </w:pPr>
              </w:pPrChange>
            </w:pPr>
            <w:ins w:id="1523" w:author="Rojo" w:date="2021-07-02T14:12:00Z">
              <w:r>
                <w:t>La boîte de dialogue est composé de :</w:t>
              </w:r>
            </w:ins>
          </w:p>
          <w:p w14:paraId="27AE41A7" w14:textId="77777777" w:rsidR="00A128CB" w:rsidRDefault="00A128CB" w:rsidP="00A128CB">
            <w:pPr>
              <w:pStyle w:val="Paragraphedeliste"/>
              <w:numPr>
                <w:ilvl w:val="0"/>
                <w:numId w:val="23"/>
              </w:numPr>
              <w:rPr>
                <w:ins w:id="1524" w:author="Rojo" w:date="2021-07-02T14:12:00Z"/>
              </w:rPr>
            </w:pPr>
            <w:ins w:id="1525" w:author="Rojo" w:date="2021-07-02T14:12:00Z">
              <w:r>
                <w:t>Champ de saisie du « Nom de département »</w:t>
              </w:r>
            </w:ins>
          </w:p>
          <w:p w14:paraId="33DD9550" w14:textId="77777777" w:rsidR="00A128CB" w:rsidRDefault="00A128CB" w:rsidP="00A128CB">
            <w:pPr>
              <w:pStyle w:val="Paragraphedeliste"/>
              <w:numPr>
                <w:ilvl w:val="0"/>
                <w:numId w:val="23"/>
              </w:numPr>
              <w:rPr>
                <w:ins w:id="1526" w:author="Rojo" w:date="2021-07-02T14:13:00Z"/>
              </w:rPr>
            </w:pPr>
            <w:ins w:id="1527" w:author="Rojo" w:date="2021-07-02T14:12:00Z">
              <w:r>
                <w:t>Bouton avec l’inscription</w:t>
              </w:r>
            </w:ins>
            <w:ins w:id="1528" w:author="Rojo" w:date="2021-07-02T14:13:00Z">
              <w:r>
                <w:t xml:space="preserve"> « Enregistrer »</w:t>
              </w:r>
            </w:ins>
          </w:p>
          <w:p w14:paraId="359A9C6F" w14:textId="13D1B45C" w:rsidR="005E0749" w:rsidRDefault="005E0749" w:rsidP="00A128CB">
            <w:pPr>
              <w:pStyle w:val="Paragraphedeliste"/>
              <w:numPr>
                <w:ilvl w:val="0"/>
                <w:numId w:val="23"/>
              </w:numPr>
              <w:rPr>
                <w:ins w:id="1529" w:author="Rojo" w:date="2021-07-02T14:07:00Z"/>
              </w:rPr>
            </w:pPr>
            <w:ins w:id="1530" w:author="Rojo" w:date="2021-07-02T14:13:00Z">
              <w:r>
                <w:t>Bouton avec l’inscription « Annuler »</w:t>
              </w:r>
            </w:ins>
          </w:p>
        </w:tc>
      </w:tr>
      <w:tr w:rsidR="00A128CB" w14:paraId="5AAC1A72" w14:textId="77777777" w:rsidTr="001C3B3A">
        <w:trPr>
          <w:ins w:id="1531" w:author="Rojo" w:date="2021-07-02T14:07:00Z"/>
        </w:trPr>
        <w:tc>
          <w:tcPr>
            <w:tcW w:w="2689" w:type="dxa"/>
          </w:tcPr>
          <w:p w14:paraId="70D951EF" w14:textId="77777777" w:rsidR="00A128CB" w:rsidRDefault="00A128CB" w:rsidP="001C3B3A">
            <w:pPr>
              <w:rPr>
                <w:ins w:id="1532" w:author="Rojo" w:date="2021-07-02T14:07:00Z"/>
              </w:rPr>
            </w:pPr>
            <w:ins w:id="1533" w:author="Rojo" w:date="2021-07-02T14:07:00Z">
              <w:r w:rsidRPr="0038344E">
                <w:rPr>
                  <w:b/>
                </w:rPr>
                <w:t>Règles de gestion</w:t>
              </w:r>
            </w:ins>
          </w:p>
        </w:tc>
        <w:tc>
          <w:tcPr>
            <w:tcW w:w="6373" w:type="dxa"/>
          </w:tcPr>
          <w:p w14:paraId="319FCDEF" w14:textId="3D735641" w:rsidR="00A128CB" w:rsidRDefault="005E0749" w:rsidP="005E0749">
            <w:pPr>
              <w:rPr>
                <w:ins w:id="1534" w:author="Rojo" w:date="2021-07-02T14:07:00Z"/>
              </w:rPr>
              <w:pPrChange w:id="1535" w:author="Rojo" w:date="2021-07-02T14:13:00Z">
                <w:pPr>
                  <w:pStyle w:val="Paragraphedeliste"/>
                  <w:numPr>
                    <w:numId w:val="41"/>
                  </w:numPr>
                  <w:ind w:hanging="360"/>
                </w:pPr>
              </w:pPrChange>
            </w:pPr>
            <w:ins w:id="1536" w:author="Rojo" w:date="2021-07-02T14:13:00Z">
              <w:r>
                <w:t>Il ne doit pas y avoir deux départements du m</w:t>
              </w:r>
            </w:ins>
            <w:ins w:id="1537" w:author="Rojo" w:date="2021-07-02T14:14:00Z">
              <w:r>
                <w:t>ême nom</w:t>
              </w:r>
            </w:ins>
          </w:p>
        </w:tc>
      </w:tr>
    </w:tbl>
    <w:p w14:paraId="39EC0C82" w14:textId="77777777" w:rsidR="00A128CB" w:rsidRDefault="00A128CB" w:rsidP="00A128CB">
      <w:pPr>
        <w:rPr>
          <w:ins w:id="1538" w:author="Rojo" w:date="2021-07-02T14:14:00Z"/>
        </w:rPr>
        <w:pPrChange w:id="1539" w:author="Rojo" w:date="2021-07-02T14:07:00Z">
          <w:pPr>
            <w:ind w:firstLine="426"/>
          </w:pPr>
        </w:pPrChange>
      </w:pPr>
    </w:p>
    <w:p w14:paraId="0CC0DE72" w14:textId="4D07475D" w:rsidR="005E0749" w:rsidRDefault="005E0749" w:rsidP="005E0749">
      <w:pPr>
        <w:pStyle w:val="Titre5"/>
        <w:rPr>
          <w:ins w:id="1540" w:author="Rojo" w:date="2021-07-02T14:14:00Z"/>
        </w:rPr>
        <w:pPrChange w:id="1541" w:author="Rojo" w:date="2021-07-02T14:14:00Z">
          <w:pPr>
            <w:ind w:firstLine="426"/>
          </w:pPr>
        </w:pPrChange>
      </w:pPr>
      <w:ins w:id="1542" w:author="Rojo" w:date="2021-07-02T14:14:00Z">
        <w:r>
          <w:t>Modifier un département</w:t>
        </w:r>
      </w:ins>
    </w:p>
    <w:p w14:paraId="544A9A1E" w14:textId="23561CE7" w:rsidR="005E0749" w:rsidRDefault="005E0749" w:rsidP="005E0749">
      <w:pPr>
        <w:rPr>
          <w:ins w:id="1543" w:author="Rojo" w:date="2021-07-02T14:14:00Z"/>
        </w:rPr>
        <w:pPrChange w:id="1544" w:author="Rojo" w:date="2021-07-02T14:14:00Z">
          <w:pPr>
            <w:ind w:firstLine="426"/>
          </w:pPr>
        </w:pPrChange>
      </w:pPr>
      <w:ins w:id="1545" w:author="Rojo" w:date="2021-07-02T14:14:00Z">
        <w:r>
          <w:t>L’interface de modification d’un département est suggéré</w:t>
        </w:r>
      </w:ins>
      <w:ins w:id="1546" w:author="Rojo" w:date="2021-07-02T14:15:00Z">
        <w:r>
          <w:t>e</w:t>
        </w:r>
      </w:ins>
      <w:ins w:id="1547" w:author="Rojo" w:date="2021-07-02T14:14:00Z">
        <w:r>
          <w:t xml:space="preserve"> comme suit :</w:t>
        </w:r>
      </w:ins>
    </w:p>
    <w:p w14:paraId="76D6A3C8" w14:textId="38B59B61" w:rsidR="005E0749" w:rsidRDefault="005E0749" w:rsidP="005E0749">
      <w:pPr>
        <w:tabs>
          <w:tab w:val="clear" w:pos="425"/>
          <w:tab w:val="left" w:pos="5535"/>
        </w:tabs>
        <w:rPr>
          <w:ins w:id="1548" w:author="Rojo" w:date="2021-07-02T14:15:00Z"/>
        </w:rPr>
        <w:pPrChange w:id="1549" w:author="Rojo" w:date="2021-07-02T14:15:00Z">
          <w:pPr>
            <w:ind w:firstLine="426"/>
          </w:pPr>
        </w:pPrChange>
      </w:pPr>
      <w:ins w:id="1550" w:author="Rojo" w:date="2021-07-02T14:15:00Z">
        <w:r>
          <w:lastRenderedPageBreak/>
          <w:tab/>
        </w:r>
        <w:r>
          <w:rPr>
            <w:noProof/>
            <w:lang w:eastAsia="fr-FR"/>
          </w:rPr>
          <w:drawing>
            <wp:inline distT="0" distB="0" distL="0" distR="0" wp14:anchorId="2A16AD5C" wp14:editId="4A729937">
              <wp:extent cx="5760720" cy="324040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épartement modif.png"/>
                      <pic:cNvPicPr/>
                    </pic:nvPicPr>
                    <pic:blipFill>
                      <a:blip r:embed="rId43">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ins>
    </w:p>
    <w:p w14:paraId="296CBCC8" w14:textId="29BA0192" w:rsidR="005E0749" w:rsidRDefault="005E0749" w:rsidP="005E0749">
      <w:pPr>
        <w:pStyle w:val="Lgende"/>
        <w:rPr>
          <w:ins w:id="1551" w:author="Rojo" w:date="2021-07-02T14:18:00Z"/>
        </w:rPr>
        <w:pPrChange w:id="1552" w:author="Rojo" w:date="2021-07-02T14:18:00Z">
          <w:pPr>
            <w:ind w:firstLine="426"/>
          </w:pPr>
        </w:pPrChange>
      </w:pPr>
      <w:bookmarkStart w:id="1553" w:name="_Toc76128545"/>
      <w:ins w:id="1554" w:author="Rojo" w:date="2021-07-02T14:18:00Z">
        <w:r>
          <w:t xml:space="preserve">Figure </w:t>
        </w:r>
        <w:r>
          <w:fldChar w:fldCharType="begin"/>
        </w:r>
        <w:r>
          <w:instrText xml:space="preserve"> SEQ Figure \* ARABIC </w:instrText>
        </w:r>
      </w:ins>
      <w:r>
        <w:fldChar w:fldCharType="separate"/>
      </w:r>
      <w:ins w:id="1555" w:author="Rojo" w:date="2021-07-02T14:22:00Z">
        <w:r w:rsidR="001C3B3A">
          <w:rPr>
            <w:noProof/>
          </w:rPr>
          <w:t>29</w:t>
        </w:r>
      </w:ins>
      <w:ins w:id="1556" w:author="Rojo" w:date="2021-07-02T14:18:00Z">
        <w:r>
          <w:fldChar w:fldCharType="end"/>
        </w:r>
        <w:r>
          <w:t>: Représentation de l'interface de modification d'un département</w:t>
        </w:r>
        <w:bookmarkEnd w:id="1553"/>
      </w:ins>
    </w:p>
    <w:tbl>
      <w:tblPr>
        <w:tblStyle w:val="Grilledutableau"/>
        <w:tblW w:w="0" w:type="auto"/>
        <w:tblLook w:val="04A0" w:firstRow="1" w:lastRow="0" w:firstColumn="1" w:lastColumn="0" w:noHBand="0" w:noVBand="1"/>
      </w:tblPr>
      <w:tblGrid>
        <w:gridCol w:w="2689"/>
        <w:gridCol w:w="6373"/>
      </w:tblGrid>
      <w:tr w:rsidR="005E0749" w14:paraId="42B4132F" w14:textId="77777777" w:rsidTr="001C3B3A">
        <w:trPr>
          <w:ins w:id="1557" w:author="Rojo" w:date="2021-07-02T14:18:00Z"/>
        </w:trPr>
        <w:tc>
          <w:tcPr>
            <w:tcW w:w="9062" w:type="dxa"/>
            <w:gridSpan w:val="2"/>
          </w:tcPr>
          <w:p w14:paraId="51519AFF" w14:textId="77777777" w:rsidR="005E0749" w:rsidRPr="00A57F73" w:rsidRDefault="005E0749" w:rsidP="001C3B3A">
            <w:pPr>
              <w:jc w:val="center"/>
              <w:rPr>
                <w:ins w:id="1558" w:author="Rojo" w:date="2021-07-02T14:18:00Z"/>
                <w:b/>
              </w:rPr>
            </w:pPr>
            <w:ins w:id="1559" w:author="Rojo" w:date="2021-07-02T14:18:00Z">
              <w:r w:rsidRPr="00A57F73">
                <w:rPr>
                  <w:b/>
                </w:rPr>
                <w:t>Fiche de description de fonctionnalité</w:t>
              </w:r>
            </w:ins>
          </w:p>
        </w:tc>
      </w:tr>
      <w:tr w:rsidR="005E0749" w14:paraId="67A87533" w14:textId="77777777" w:rsidTr="001C3B3A">
        <w:trPr>
          <w:ins w:id="1560" w:author="Rojo" w:date="2021-07-02T14:18:00Z"/>
        </w:trPr>
        <w:tc>
          <w:tcPr>
            <w:tcW w:w="2689" w:type="dxa"/>
          </w:tcPr>
          <w:p w14:paraId="1150D728" w14:textId="77777777" w:rsidR="005E0749" w:rsidRDefault="005E0749" w:rsidP="001C3B3A">
            <w:pPr>
              <w:rPr>
                <w:ins w:id="1561" w:author="Rojo" w:date="2021-07-02T14:18:00Z"/>
              </w:rPr>
            </w:pPr>
            <w:ins w:id="1562" w:author="Rojo" w:date="2021-07-02T14:18:00Z">
              <w:r w:rsidRPr="00BE0BD5">
                <w:rPr>
                  <w:b/>
                </w:rPr>
                <w:t>Nom de la fonctionnalité</w:t>
              </w:r>
            </w:ins>
          </w:p>
        </w:tc>
        <w:tc>
          <w:tcPr>
            <w:tcW w:w="6373" w:type="dxa"/>
          </w:tcPr>
          <w:p w14:paraId="655ACE47" w14:textId="0714D31C" w:rsidR="005E0749" w:rsidRDefault="005E0749" w:rsidP="001C3B3A">
            <w:pPr>
              <w:rPr>
                <w:ins w:id="1563" w:author="Rojo" w:date="2021-07-02T14:18:00Z"/>
              </w:rPr>
            </w:pPr>
            <w:ins w:id="1564" w:author="Rojo" w:date="2021-07-02T14:18:00Z">
              <w:r>
                <w:t>Modification d’un département</w:t>
              </w:r>
            </w:ins>
          </w:p>
        </w:tc>
      </w:tr>
      <w:tr w:rsidR="005E0749" w14:paraId="29DFC89B" w14:textId="77777777" w:rsidTr="001C3B3A">
        <w:trPr>
          <w:ins w:id="1565" w:author="Rojo" w:date="2021-07-02T14:18:00Z"/>
        </w:trPr>
        <w:tc>
          <w:tcPr>
            <w:tcW w:w="2689" w:type="dxa"/>
          </w:tcPr>
          <w:p w14:paraId="44A50596" w14:textId="77777777" w:rsidR="005E0749" w:rsidRDefault="005E0749" w:rsidP="001C3B3A">
            <w:pPr>
              <w:rPr>
                <w:ins w:id="1566" w:author="Rojo" w:date="2021-07-02T14:18:00Z"/>
              </w:rPr>
            </w:pPr>
            <w:ins w:id="1567" w:author="Rojo" w:date="2021-07-02T14:18:00Z">
              <w:r>
                <w:rPr>
                  <w:b/>
                </w:rPr>
                <w:t>Description sommaire</w:t>
              </w:r>
            </w:ins>
          </w:p>
        </w:tc>
        <w:tc>
          <w:tcPr>
            <w:tcW w:w="6373" w:type="dxa"/>
          </w:tcPr>
          <w:p w14:paraId="09D42017" w14:textId="3B52B9CF" w:rsidR="005E0749" w:rsidRDefault="005E0749" w:rsidP="005E0749">
            <w:pPr>
              <w:rPr>
                <w:ins w:id="1568" w:author="Rojo" w:date="2021-07-02T14:18:00Z"/>
              </w:rPr>
            </w:pPr>
            <w:ins w:id="1569" w:author="Rojo" w:date="2021-07-02T14:18:00Z">
              <w:r>
                <w:t>Au clic du bouton « Modifier », une boîte de dialogue va s’ouvrir pour la modification d’un département</w:t>
              </w:r>
            </w:ins>
          </w:p>
        </w:tc>
      </w:tr>
      <w:tr w:rsidR="005E0749" w14:paraId="7EB11842" w14:textId="77777777" w:rsidTr="001C3B3A">
        <w:trPr>
          <w:ins w:id="1570" w:author="Rojo" w:date="2021-07-02T14:18:00Z"/>
        </w:trPr>
        <w:tc>
          <w:tcPr>
            <w:tcW w:w="2689" w:type="dxa"/>
          </w:tcPr>
          <w:p w14:paraId="091FA945" w14:textId="77777777" w:rsidR="005E0749" w:rsidRDefault="005E0749" w:rsidP="001C3B3A">
            <w:pPr>
              <w:rPr>
                <w:ins w:id="1571" w:author="Rojo" w:date="2021-07-02T14:18:00Z"/>
              </w:rPr>
            </w:pPr>
            <w:ins w:id="1572" w:author="Rojo" w:date="2021-07-02T14:18:00Z">
              <w:r w:rsidRPr="001B2B57">
                <w:rPr>
                  <w:b/>
                </w:rPr>
                <w:t>Fonctionnalités attendues</w:t>
              </w:r>
            </w:ins>
          </w:p>
        </w:tc>
        <w:tc>
          <w:tcPr>
            <w:tcW w:w="6373" w:type="dxa"/>
          </w:tcPr>
          <w:p w14:paraId="1EAD7012" w14:textId="1C0A912F" w:rsidR="005E0749" w:rsidRDefault="005E0749" w:rsidP="005E0749">
            <w:pPr>
              <w:rPr>
                <w:ins w:id="1573" w:author="Rojo" w:date="2021-07-02T14:18:00Z"/>
              </w:rPr>
            </w:pPr>
            <w:ins w:id="1574" w:author="Rojo" w:date="2021-07-02T14:18:00Z">
              <w:r>
                <w:t>Le système doit pouvoir modifier un département</w:t>
              </w:r>
            </w:ins>
            <w:ins w:id="1575" w:author="Rojo" w:date="2021-07-02T14:19:00Z">
              <w:r>
                <w:t xml:space="preserve"> existant</w:t>
              </w:r>
            </w:ins>
          </w:p>
        </w:tc>
      </w:tr>
      <w:tr w:rsidR="005E0749" w14:paraId="6B16AD5C" w14:textId="77777777" w:rsidTr="001C3B3A">
        <w:trPr>
          <w:ins w:id="1576" w:author="Rojo" w:date="2021-07-02T14:18:00Z"/>
        </w:trPr>
        <w:tc>
          <w:tcPr>
            <w:tcW w:w="2689" w:type="dxa"/>
          </w:tcPr>
          <w:p w14:paraId="6AFCA53E" w14:textId="77777777" w:rsidR="005E0749" w:rsidRDefault="005E0749" w:rsidP="001C3B3A">
            <w:pPr>
              <w:rPr>
                <w:ins w:id="1577" w:author="Rojo" w:date="2021-07-02T14:18:00Z"/>
              </w:rPr>
            </w:pPr>
            <w:ins w:id="1578" w:author="Rojo" w:date="2021-07-02T14:18:00Z">
              <w:r>
                <w:rPr>
                  <w:b/>
                </w:rPr>
                <w:t>Composants</w:t>
              </w:r>
            </w:ins>
          </w:p>
        </w:tc>
        <w:tc>
          <w:tcPr>
            <w:tcW w:w="6373" w:type="dxa"/>
          </w:tcPr>
          <w:p w14:paraId="795C32BB" w14:textId="77777777" w:rsidR="005E0749" w:rsidRDefault="005E0749" w:rsidP="001C3B3A">
            <w:pPr>
              <w:rPr>
                <w:ins w:id="1579" w:author="Rojo" w:date="2021-07-02T14:18:00Z"/>
              </w:rPr>
            </w:pPr>
            <w:ins w:id="1580" w:author="Rojo" w:date="2021-07-02T14:18:00Z">
              <w:r>
                <w:t>La boîte de dialogue est composé de :</w:t>
              </w:r>
            </w:ins>
          </w:p>
          <w:p w14:paraId="61132FD6" w14:textId="62A0D1F3" w:rsidR="005E0749" w:rsidRDefault="005E0749" w:rsidP="001C3B3A">
            <w:pPr>
              <w:pStyle w:val="Paragraphedeliste"/>
              <w:numPr>
                <w:ilvl w:val="0"/>
                <w:numId w:val="23"/>
              </w:numPr>
              <w:rPr>
                <w:ins w:id="1581" w:author="Rojo" w:date="2021-07-02T14:18:00Z"/>
              </w:rPr>
            </w:pPr>
            <w:ins w:id="1582" w:author="Rojo" w:date="2021-07-02T14:18:00Z">
              <w:r>
                <w:t>Champ de modification du « Nom de département »</w:t>
              </w:r>
            </w:ins>
          </w:p>
          <w:p w14:paraId="381F00FB" w14:textId="77777777" w:rsidR="005E0749" w:rsidRDefault="005E0749" w:rsidP="001C3B3A">
            <w:pPr>
              <w:pStyle w:val="Paragraphedeliste"/>
              <w:numPr>
                <w:ilvl w:val="0"/>
                <w:numId w:val="23"/>
              </w:numPr>
              <w:rPr>
                <w:ins w:id="1583" w:author="Rojo" w:date="2021-07-02T14:18:00Z"/>
              </w:rPr>
            </w:pPr>
            <w:ins w:id="1584" w:author="Rojo" w:date="2021-07-02T14:18:00Z">
              <w:r>
                <w:t>Bouton avec l’inscription « Enregistrer »</w:t>
              </w:r>
            </w:ins>
          </w:p>
          <w:p w14:paraId="187567AA" w14:textId="77777777" w:rsidR="005E0749" w:rsidRDefault="005E0749" w:rsidP="001C3B3A">
            <w:pPr>
              <w:pStyle w:val="Paragraphedeliste"/>
              <w:numPr>
                <w:ilvl w:val="0"/>
                <w:numId w:val="23"/>
              </w:numPr>
              <w:rPr>
                <w:ins w:id="1585" w:author="Rojo" w:date="2021-07-02T14:18:00Z"/>
              </w:rPr>
            </w:pPr>
            <w:ins w:id="1586" w:author="Rojo" w:date="2021-07-02T14:18:00Z">
              <w:r>
                <w:t>Bouton avec l’inscription « Annuler »</w:t>
              </w:r>
            </w:ins>
          </w:p>
        </w:tc>
      </w:tr>
      <w:tr w:rsidR="005E0749" w14:paraId="00116DF5" w14:textId="77777777" w:rsidTr="001C3B3A">
        <w:trPr>
          <w:ins w:id="1587" w:author="Rojo" w:date="2021-07-02T14:18:00Z"/>
        </w:trPr>
        <w:tc>
          <w:tcPr>
            <w:tcW w:w="2689" w:type="dxa"/>
          </w:tcPr>
          <w:p w14:paraId="6005A2FF" w14:textId="77777777" w:rsidR="005E0749" w:rsidRDefault="005E0749" w:rsidP="001C3B3A">
            <w:pPr>
              <w:rPr>
                <w:ins w:id="1588" w:author="Rojo" w:date="2021-07-02T14:18:00Z"/>
              </w:rPr>
            </w:pPr>
            <w:ins w:id="1589" w:author="Rojo" w:date="2021-07-02T14:18:00Z">
              <w:r w:rsidRPr="0038344E">
                <w:rPr>
                  <w:b/>
                </w:rPr>
                <w:t>Règles de gestion</w:t>
              </w:r>
            </w:ins>
          </w:p>
        </w:tc>
        <w:tc>
          <w:tcPr>
            <w:tcW w:w="6373" w:type="dxa"/>
          </w:tcPr>
          <w:p w14:paraId="534B0526" w14:textId="57BFD9F3" w:rsidR="005E0749" w:rsidRDefault="005E0749" w:rsidP="001C3B3A">
            <w:pPr>
              <w:rPr>
                <w:ins w:id="1590" w:author="Rojo" w:date="2021-07-02T14:18:00Z"/>
              </w:rPr>
            </w:pPr>
            <w:ins w:id="1591" w:author="Rojo" w:date="2021-07-02T14:19:00Z">
              <w:r>
                <w:t>Un département doit exister pour être modifié</w:t>
              </w:r>
            </w:ins>
          </w:p>
        </w:tc>
      </w:tr>
    </w:tbl>
    <w:p w14:paraId="5FDB09DD" w14:textId="77777777" w:rsidR="005E0749" w:rsidRPr="005E0749" w:rsidRDefault="005E0749" w:rsidP="005E0749">
      <w:pPr>
        <w:rPr>
          <w:ins w:id="1592" w:author="Rojo" w:date="2021-07-01T19:35:00Z"/>
        </w:rPr>
        <w:pPrChange w:id="1593" w:author="Rojo" w:date="2021-07-02T14:18:00Z">
          <w:pPr>
            <w:ind w:firstLine="426"/>
          </w:pPr>
        </w:pPrChange>
      </w:pPr>
    </w:p>
    <w:p w14:paraId="47A7F9F2" w14:textId="2D1D351E" w:rsidR="009F1D01" w:rsidRDefault="001C3B3A" w:rsidP="001C3B3A">
      <w:pPr>
        <w:pStyle w:val="Titre5"/>
        <w:rPr>
          <w:ins w:id="1594" w:author="Rojo" w:date="2021-07-02T14:20:00Z"/>
        </w:rPr>
        <w:pPrChange w:id="1595" w:author="Rojo" w:date="2021-07-02T14:20:00Z">
          <w:pPr>
            <w:ind w:firstLine="426"/>
          </w:pPr>
        </w:pPrChange>
      </w:pPr>
      <w:ins w:id="1596" w:author="Rojo" w:date="2021-07-02T14:20:00Z">
        <w:r>
          <w:t>Supprimer un département</w:t>
        </w:r>
      </w:ins>
    </w:p>
    <w:p w14:paraId="58075A3A" w14:textId="6336D8D7" w:rsidR="001C3B3A" w:rsidRDefault="001C3B3A" w:rsidP="001C3B3A">
      <w:pPr>
        <w:rPr>
          <w:ins w:id="1597" w:author="Rojo" w:date="2021-07-02T14:21:00Z"/>
        </w:rPr>
        <w:pPrChange w:id="1598" w:author="Rojo" w:date="2021-07-02T14:20:00Z">
          <w:pPr>
            <w:ind w:firstLine="426"/>
          </w:pPr>
        </w:pPrChange>
      </w:pPr>
      <w:ins w:id="1599" w:author="Rojo" w:date="2021-07-02T14:20:00Z">
        <w:r>
          <w:t>L’interface de suppression d’un département est suggéré</w:t>
        </w:r>
      </w:ins>
      <w:ins w:id="1600" w:author="Rojo" w:date="2021-07-02T14:21:00Z">
        <w:r>
          <w:t>e</w:t>
        </w:r>
      </w:ins>
      <w:ins w:id="1601" w:author="Rojo" w:date="2021-07-02T14:20:00Z">
        <w:r>
          <w:t xml:space="preserve"> comme suit</w:t>
        </w:r>
      </w:ins>
      <w:ins w:id="1602" w:author="Rojo" w:date="2021-07-02T14:21:00Z">
        <w:r>
          <w:t> </w:t>
        </w:r>
      </w:ins>
      <w:ins w:id="1603" w:author="Rojo" w:date="2021-07-02T14:20:00Z">
        <w:r>
          <w:t>:</w:t>
        </w:r>
      </w:ins>
    </w:p>
    <w:p w14:paraId="782FF780" w14:textId="3BEA9D8B" w:rsidR="001C3B3A" w:rsidRDefault="001C3B3A" w:rsidP="001C3B3A">
      <w:pPr>
        <w:rPr>
          <w:ins w:id="1604" w:author="Rojo" w:date="2021-07-02T14:22:00Z"/>
        </w:rPr>
        <w:pPrChange w:id="1605" w:author="Rojo" w:date="2021-07-02T14:20:00Z">
          <w:pPr>
            <w:ind w:firstLine="426"/>
          </w:pPr>
        </w:pPrChange>
      </w:pPr>
      <w:ins w:id="1606" w:author="Rojo" w:date="2021-07-02T14:22:00Z">
        <w:r>
          <w:rPr>
            <w:noProof/>
            <w:lang w:eastAsia="fr-FR"/>
          </w:rPr>
          <w:lastRenderedPageBreak/>
          <w:drawing>
            <wp:inline distT="0" distB="0" distL="0" distR="0" wp14:anchorId="32AAC247" wp14:editId="3825BDE2">
              <wp:extent cx="5760720" cy="3240405"/>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épartement suppr.png"/>
                      <pic:cNvPicPr/>
                    </pic:nvPicPr>
                    <pic:blipFill>
                      <a:blip r:embed="rId44">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ins>
    </w:p>
    <w:p w14:paraId="1AF269C9" w14:textId="7C657EF5" w:rsidR="001C3B3A" w:rsidRDefault="001C3B3A" w:rsidP="001C3B3A">
      <w:pPr>
        <w:pStyle w:val="Lgende"/>
        <w:rPr>
          <w:ins w:id="1607" w:author="Rojo" w:date="2021-07-02T14:22:00Z"/>
        </w:rPr>
        <w:pPrChange w:id="1608" w:author="Rojo" w:date="2021-07-02T14:22:00Z">
          <w:pPr>
            <w:ind w:firstLine="426"/>
          </w:pPr>
        </w:pPrChange>
      </w:pPr>
      <w:bookmarkStart w:id="1609" w:name="_Toc76128546"/>
      <w:ins w:id="1610" w:author="Rojo" w:date="2021-07-02T14:22:00Z">
        <w:r>
          <w:t xml:space="preserve">Figure </w:t>
        </w:r>
        <w:r>
          <w:fldChar w:fldCharType="begin"/>
        </w:r>
        <w:r>
          <w:instrText xml:space="preserve"> SEQ Figure \* ARABIC </w:instrText>
        </w:r>
      </w:ins>
      <w:r>
        <w:fldChar w:fldCharType="separate"/>
      </w:r>
      <w:ins w:id="1611" w:author="Rojo" w:date="2021-07-02T14:22:00Z">
        <w:r>
          <w:rPr>
            <w:noProof/>
          </w:rPr>
          <w:t>30</w:t>
        </w:r>
        <w:r>
          <w:fldChar w:fldCharType="end"/>
        </w:r>
        <w:r>
          <w:t>: Représentation de l'interface de suppression d'un département</w:t>
        </w:r>
        <w:bookmarkEnd w:id="1609"/>
      </w:ins>
    </w:p>
    <w:tbl>
      <w:tblPr>
        <w:tblStyle w:val="Grilledutableau"/>
        <w:tblW w:w="0" w:type="auto"/>
        <w:tblLook w:val="04A0" w:firstRow="1" w:lastRow="0" w:firstColumn="1" w:lastColumn="0" w:noHBand="0" w:noVBand="1"/>
      </w:tblPr>
      <w:tblGrid>
        <w:gridCol w:w="2689"/>
        <w:gridCol w:w="6373"/>
      </w:tblGrid>
      <w:tr w:rsidR="001C3B3A" w14:paraId="645224B4" w14:textId="77777777" w:rsidTr="001C3B3A">
        <w:trPr>
          <w:ins w:id="1612" w:author="Rojo" w:date="2021-07-02T14:22:00Z"/>
        </w:trPr>
        <w:tc>
          <w:tcPr>
            <w:tcW w:w="9062" w:type="dxa"/>
            <w:gridSpan w:val="2"/>
          </w:tcPr>
          <w:p w14:paraId="548A9A66" w14:textId="77777777" w:rsidR="001C3B3A" w:rsidRPr="00A57F73" w:rsidRDefault="001C3B3A" w:rsidP="001C3B3A">
            <w:pPr>
              <w:jc w:val="center"/>
              <w:rPr>
                <w:ins w:id="1613" w:author="Rojo" w:date="2021-07-02T14:22:00Z"/>
                <w:b/>
              </w:rPr>
            </w:pPr>
            <w:ins w:id="1614" w:author="Rojo" w:date="2021-07-02T14:22:00Z">
              <w:r w:rsidRPr="00A57F73">
                <w:rPr>
                  <w:b/>
                </w:rPr>
                <w:t>Fiche de description de fonctionnalité</w:t>
              </w:r>
            </w:ins>
          </w:p>
        </w:tc>
      </w:tr>
      <w:tr w:rsidR="001C3B3A" w14:paraId="18BFA6DC" w14:textId="77777777" w:rsidTr="001C3B3A">
        <w:trPr>
          <w:ins w:id="1615" w:author="Rojo" w:date="2021-07-02T14:22:00Z"/>
        </w:trPr>
        <w:tc>
          <w:tcPr>
            <w:tcW w:w="2689" w:type="dxa"/>
          </w:tcPr>
          <w:p w14:paraId="3E56EB93" w14:textId="77777777" w:rsidR="001C3B3A" w:rsidRDefault="001C3B3A" w:rsidP="001C3B3A">
            <w:pPr>
              <w:rPr>
                <w:ins w:id="1616" w:author="Rojo" w:date="2021-07-02T14:22:00Z"/>
              </w:rPr>
            </w:pPr>
            <w:ins w:id="1617" w:author="Rojo" w:date="2021-07-02T14:22:00Z">
              <w:r w:rsidRPr="00BE0BD5">
                <w:rPr>
                  <w:b/>
                </w:rPr>
                <w:t>Nom de la fonctionnalité</w:t>
              </w:r>
            </w:ins>
          </w:p>
        </w:tc>
        <w:tc>
          <w:tcPr>
            <w:tcW w:w="6373" w:type="dxa"/>
          </w:tcPr>
          <w:p w14:paraId="27984C9B" w14:textId="23AAC8ED" w:rsidR="001C3B3A" w:rsidRDefault="001C3B3A" w:rsidP="001C3B3A">
            <w:pPr>
              <w:rPr>
                <w:ins w:id="1618" w:author="Rojo" w:date="2021-07-02T14:22:00Z"/>
              </w:rPr>
            </w:pPr>
            <w:ins w:id="1619" w:author="Rojo" w:date="2021-07-02T14:23:00Z">
              <w:r>
                <w:t>Suppression</w:t>
              </w:r>
            </w:ins>
            <w:ins w:id="1620" w:author="Rojo" w:date="2021-07-02T14:22:00Z">
              <w:r>
                <w:t xml:space="preserve"> d’un département</w:t>
              </w:r>
            </w:ins>
          </w:p>
        </w:tc>
      </w:tr>
      <w:tr w:rsidR="001C3B3A" w14:paraId="71E48332" w14:textId="77777777" w:rsidTr="001C3B3A">
        <w:trPr>
          <w:ins w:id="1621" w:author="Rojo" w:date="2021-07-02T14:22:00Z"/>
        </w:trPr>
        <w:tc>
          <w:tcPr>
            <w:tcW w:w="2689" w:type="dxa"/>
          </w:tcPr>
          <w:p w14:paraId="0B710384" w14:textId="77777777" w:rsidR="001C3B3A" w:rsidRDefault="001C3B3A" w:rsidP="001C3B3A">
            <w:pPr>
              <w:rPr>
                <w:ins w:id="1622" w:author="Rojo" w:date="2021-07-02T14:22:00Z"/>
              </w:rPr>
            </w:pPr>
            <w:ins w:id="1623" w:author="Rojo" w:date="2021-07-02T14:22:00Z">
              <w:r>
                <w:rPr>
                  <w:b/>
                </w:rPr>
                <w:t>Description sommaire</w:t>
              </w:r>
            </w:ins>
          </w:p>
        </w:tc>
        <w:tc>
          <w:tcPr>
            <w:tcW w:w="6373" w:type="dxa"/>
          </w:tcPr>
          <w:p w14:paraId="09A09E45" w14:textId="1DDDEC8D" w:rsidR="001C3B3A" w:rsidRDefault="001C3B3A" w:rsidP="001C3B3A">
            <w:pPr>
              <w:rPr>
                <w:ins w:id="1624" w:author="Rojo" w:date="2021-07-02T14:22:00Z"/>
              </w:rPr>
            </w:pPr>
            <w:ins w:id="1625" w:author="Rojo" w:date="2021-07-02T14:22:00Z">
              <w:r>
                <w:t>Au clic du bouton « </w:t>
              </w:r>
            </w:ins>
            <w:ins w:id="1626" w:author="Rojo" w:date="2021-07-02T14:23:00Z">
              <w:r>
                <w:t>Supprime</w:t>
              </w:r>
            </w:ins>
            <w:ins w:id="1627" w:author="Rojo" w:date="2021-07-02T14:22:00Z">
              <w:r>
                <w:t xml:space="preserve">r », une boîte de dialogue </w:t>
              </w:r>
              <w:r w:rsidR="00914516">
                <w:t>va s’ouvrir pour la confirmation de suppression</w:t>
              </w:r>
              <w:r>
                <w:t xml:space="preserve"> d’un département</w:t>
              </w:r>
            </w:ins>
          </w:p>
        </w:tc>
      </w:tr>
      <w:tr w:rsidR="001C3B3A" w14:paraId="035DE8AE" w14:textId="77777777" w:rsidTr="001C3B3A">
        <w:trPr>
          <w:ins w:id="1628" w:author="Rojo" w:date="2021-07-02T14:22:00Z"/>
        </w:trPr>
        <w:tc>
          <w:tcPr>
            <w:tcW w:w="2689" w:type="dxa"/>
          </w:tcPr>
          <w:p w14:paraId="668A15F7" w14:textId="77777777" w:rsidR="001C3B3A" w:rsidRDefault="001C3B3A" w:rsidP="001C3B3A">
            <w:pPr>
              <w:rPr>
                <w:ins w:id="1629" w:author="Rojo" w:date="2021-07-02T14:22:00Z"/>
              </w:rPr>
            </w:pPr>
            <w:ins w:id="1630" w:author="Rojo" w:date="2021-07-02T14:22:00Z">
              <w:r w:rsidRPr="001B2B57">
                <w:rPr>
                  <w:b/>
                </w:rPr>
                <w:t>Fonctionnalités attendues</w:t>
              </w:r>
            </w:ins>
          </w:p>
        </w:tc>
        <w:tc>
          <w:tcPr>
            <w:tcW w:w="6373" w:type="dxa"/>
          </w:tcPr>
          <w:p w14:paraId="5A7987DC" w14:textId="5EEA6094" w:rsidR="001C3B3A" w:rsidRDefault="00914516" w:rsidP="001C3B3A">
            <w:pPr>
              <w:rPr>
                <w:ins w:id="1631" w:author="Rojo" w:date="2021-07-02T14:22:00Z"/>
              </w:rPr>
            </w:pPr>
            <w:ins w:id="1632" w:author="Rojo" w:date="2021-07-02T14:22:00Z">
              <w:r>
                <w:t>Le système doit pouvoir supprimer</w:t>
              </w:r>
              <w:r w:rsidR="001C3B3A">
                <w:t xml:space="preserve"> un département existant</w:t>
              </w:r>
            </w:ins>
          </w:p>
        </w:tc>
      </w:tr>
      <w:tr w:rsidR="001C3B3A" w14:paraId="4A8E5FD9" w14:textId="77777777" w:rsidTr="001C3B3A">
        <w:trPr>
          <w:ins w:id="1633" w:author="Rojo" w:date="2021-07-02T14:22:00Z"/>
        </w:trPr>
        <w:tc>
          <w:tcPr>
            <w:tcW w:w="2689" w:type="dxa"/>
          </w:tcPr>
          <w:p w14:paraId="44B401F3" w14:textId="77777777" w:rsidR="001C3B3A" w:rsidRDefault="001C3B3A" w:rsidP="001C3B3A">
            <w:pPr>
              <w:rPr>
                <w:ins w:id="1634" w:author="Rojo" w:date="2021-07-02T14:22:00Z"/>
              </w:rPr>
            </w:pPr>
            <w:ins w:id="1635" w:author="Rojo" w:date="2021-07-02T14:22:00Z">
              <w:r>
                <w:rPr>
                  <w:b/>
                </w:rPr>
                <w:t>Composants</w:t>
              </w:r>
            </w:ins>
          </w:p>
        </w:tc>
        <w:tc>
          <w:tcPr>
            <w:tcW w:w="6373" w:type="dxa"/>
          </w:tcPr>
          <w:p w14:paraId="48BB9D98" w14:textId="77777777" w:rsidR="001C3B3A" w:rsidRDefault="001C3B3A" w:rsidP="001C3B3A">
            <w:pPr>
              <w:rPr>
                <w:ins w:id="1636" w:author="Rojo" w:date="2021-07-02T14:22:00Z"/>
              </w:rPr>
            </w:pPr>
            <w:ins w:id="1637" w:author="Rojo" w:date="2021-07-02T14:22:00Z">
              <w:r>
                <w:t>La boîte de dialogue est composé de :</w:t>
              </w:r>
            </w:ins>
          </w:p>
          <w:p w14:paraId="6099B3A6" w14:textId="7BA0BCE8" w:rsidR="001C3B3A" w:rsidRDefault="00914516" w:rsidP="00914516">
            <w:pPr>
              <w:pStyle w:val="Paragraphedeliste"/>
              <w:numPr>
                <w:ilvl w:val="0"/>
                <w:numId w:val="23"/>
              </w:numPr>
              <w:rPr>
                <w:ins w:id="1638" w:author="Rojo" w:date="2021-07-02T14:22:00Z"/>
              </w:rPr>
            </w:pPr>
            <w:ins w:id="1639" w:author="Rojo" w:date="2021-07-02T14:24:00Z">
              <w:r>
                <w:t>Un message de confirmation de suppression « Voulez-vous vraiment supprimer ce département</w:t>
              </w:r>
            </w:ins>
            <w:ins w:id="1640" w:author="Rojo" w:date="2021-07-02T14:25:00Z">
              <w:r>
                <w:t> ? »</w:t>
              </w:r>
            </w:ins>
          </w:p>
          <w:p w14:paraId="038DC292" w14:textId="74983C9A" w:rsidR="001C3B3A" w:rsidRDefault="001C3B3A" w:rsidP="001C3B3A">
            <w:pPr>
              <w:pStyle w:val="Paragraphedeliste"/>
              <w:numPr>
                <w:ilvl w:val="0"/>
                <w:numId w:val="23"/>
              </w:numPr>
              <w:rPr>
                <w:ins w:id="1641" w:author="Rojo" w:date="2021-07-02T14:22:00Z"/>
              </w:rPr>
            </w:pPr>
            <w:ins w:id="1642" w:author="Rojo" w:date="2021-07-02T14:22:00Z">
              <w:r>
                <w:t>Bouton avec l’inscriptio</w:t>
              </w:r>
              <w:r w:rsidR="00914516">
                <w:t>n « </w:t>
              </w:r>
            </w:ins>
            <w:ins w:id="1643" w:author="Rojo" w:date="2021-07-02T14:25:00Z">
              <w:r w:rsidR="00914516">
                <w:t>O</w:t>
              </w:r>
            </w:ins>
            <w:ins w:id="1644" w:author="Rojo" w:date="2021-07-02T14:26:00Z">
              <w:r w:rsidR="00914516">
                <w:t>ui</w:t>
              </w:r>
            </w:ins>
            <w:ins w:id="1645" w:author="Rojo" w:date="2021-07-02T14:22:00Z">
              <w:r>
                <w:t> »</w:t>
              </w:r>
            </w:ins>
          </w:p>
          <w:p w14:paraId="706E17A7" w14:textId="77777777" w:rsidR="001C3B3A" w:rsidRDefault="001C3B3A" w:rsidP="001C3B3A">
            <w:pPr>
              <w:pStyle w:val="Paragraphedeliste"/>
              <w:numPr>
                <w:ilvl w:val="0"/>
                <w:numId w:val="23"/>
              </w:numPr>
              <w:rPr>
                <w:ins w:id="1646" w:author="Rojo" w:date="2021-07-02T14:22:00Z"/>
              </w:rPr>
            </w:pPr>
            <w:ins w:id="1647" w:author="Rojo" w:date="2021-07-02T14:22:00Z">
              <w:r>
                <w:t>Bouton avec l’inscription « Annuler »</w:t>
              </w:r>
            </w:ins>
          </w:p>
        </w:tc>
      </w:tr>
      <w:tr w:rsidR="001C3B3A" w14:paraId="4D2BE77B" w14:textId="77777777" w:rsidTr="001C3B3A">
        <w:trPr>
          <w:ins w:id="1648" w:author="Rojo" w:date="2021-07-02T14:22:00Z"/>
        </w:trPr>
        <w:tc>
          <w:tcPr>
            <w:tcW w:w="2689" w:type="dxa"/>
          </w:tcPr>
          <w:p w14:paraId="52FFDD2D" w14:textId="77777777" w:rsidR="001C3B3A" w:rsidRDefault="001C3B3A" w:rsidP="001C3B3A">
            <w:pPr>
              <w:rPr>
                <w:ins w:id="1649" w:author="Rojo" w:date="2021-07-02T14:22:00Z"/>
              </w:rPr>
            </w:pPr>
            <w:ins w:id="1650" w:author="Rojo" w:date="2021-07-02T14:22:00Z">
              <w:r w:rsidRPr="0038344E">
                <w:rPr>
                  <w:b/>
                </w:rPr>
                <w:t>Règles de gestion</w:t>
              </w:r>
            </w:ins>
          </w:p>
        </w:tc>
        <w:tc>
          <w:tcPr>
            <w:tcW w:w="6373" w:type="dxa"/>
          </w:tcPr>
          <w:p w14:paraId="3CD4DCEB" w14:textId="2E47DE4D" w:rsidR="001C3B3A" w:rsidRDefault="00914516" w:rsidP="001C3B3A">
            <w:pPr>
              <w:rPr>
                <w:ins w:id="1651" w:author="Rojo" w:date="2021-07-02T14:22:00Z"/>
              </w:rPr>
            </w:pPr>
            <w:ins w:id="1652" w:author="Rojo" w:date="2021-07-02T14:26:00Z">
              <w:r>
                <w:t>Si un département est supprimé, tout ce qui est relié à ce département sera supprimé également, à savoir tout le personnel dans ce département</w:t>
              </w:r>
            </w:ins>
            <w:ins w:id="1653" w:author="Rojo" w:date="2021-07-02T14:27:00Z">
              <w:r>
                <w:t>.</w:t>
              </w:r>
            </w:ins>
          </w:p>
        </w:tc>
      </w:tr>
    </w:tbl>
    <w:p w14:paraId="43B54886" w14:textId="77777777" w:rsidR="001C3B3A" w:rsidRPr="001C3B3A" w:rsidRDefault="001C3B3A" w:rsidP="001C3B3A">
      <w:pPr>
        <w:pPrChange w:id="1654" w:author="Rojo" w:date="2021-07-02T14:22:00Z">
          <w:pPr>
            <w:ind w:firstLine="426"/>
          </w:pPr>
        </w:pPrChange>
      </w:pPr>
    </w:p>
    <w:p w14:paraId="462168C1" w14:textId="77777777" w:rsidR="00D10D57" w:rsidRDefault="00D10D57" w:rsidP="00D10D57">
      <w:pPr>
        <w:pStyle w:val="Titre3"/>
      </w:pPr>
      <w:bookmarkStart w:id="1655" w:name="_Toc76128514"/>
      <w:r>
        <w:t>Historique info</w:t>
      </w:r>
      <w:bookmarkEnd w:id="1655"/>
    </w:p>
    <w:p w14:paraId="0ABC8650" w14:textId="77777777" w:rsidR="00D10D57" w:rsidRDefault="00D10D57" w:rsidP="00D10D57">
      <w:pPr>
        <w:ind w:firstLine="426"/>
        <w:jc w:val="both"/>
        <w:rPr>
          <w:rStyle w:val="lev"/>
        </w:rPr>
      </w:pPr>
      <w:r>
        <w:rPr>
          <w:rStyle w:val="lev"/>
        </w:rPr>
        <w:t>Cette option est faite pour suivre les actions spécialement à faire au sein du département INFO.</w:t>
      </w:r>
    </w:p>
    <w:p w14:paraId="7D796880" w14:textId="77777777" w:rsidR="00D10D57" w:rsidRDefault="00D10D57" w:rsidP="00D10D57">
      <w:pPr>
        <w:ind w:firstLine="426"/>
        <w:jc w:val="both"/>
        <w:rPr>
          <w:rStyle w:val="lev"/>
        </w:rPr>
      </w:pPr>
      <w:r>
        <w:rPr>
          <w:rStyle w:val="lev"/>
        </w:rPr>
        <w:t>La page présentant l’historique-info est suggérée comme suit :</w:t>
      </w:r>
    </w:p>
    <w:p w14:paraId="35AAF49B" w14:textId="77777777" w:rsidR="00D10D57" w:rsidRDefault="00D10D57" w:rsidP="00D10D57">
      <w:pPr>
        <w:ind w:firstLine="426"/>
        <w:rPr>
          <w:rStyle w:val="lev"/>
        </w:rPr>
      </w:pPr>
      <w:r>
        <w:rPr>
          <w:bCs/>
          <w:noProof/>
          <w:lang w:eastAsia="fr-FR"/>
        </w:rPr>
        <w:lastRenderedPageBreak/>
        <w:drawing>
          <wp:inline distT="0" distB="0" distL="0" distR="0" wp14:anchorId="10F7F3F7" wp14:editId="1356F3CB">
            <wp:extent cx="5760720" cy="3239770"/>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histo-info.png"/>
                    <pic:cNvPicPr/>
                  </pic:nvPicPr>
                  <pic:blipFill>
                    <a:blip r:embed="rId45">
                      <a:extLst>
                        <a:ext uri="{28A0092B-C50C-407E-A947-70E740481C1C}">
                          <a14:useLocalDpi xmlns:a14="http://schemas.microsoft.com/office/drawing/2010/main" val="0"/>
                        </a:ext>
                      </a:extLst>
                    </a:blip>
                    <a:stretch>
                      <a:fillRect/>
                    </a:stretch>
                  </pic:blipFill>
                  <pic:spPr>
                    <a:xfrm>
                      <a:off x="0" y="0"/>
                      <a:ext cx="5760720" cy="3239770"/>
                    </a:xfrm>
                    <a:prstGeom prst="rect">
                      <a:avLst/>
                    </a:prstGeom>
                  </pic:spPr>
                </pic:pic>
              </a:graphicData>
            </a:graphic>
          </wp:inline>
        </w:drawing>
      </w:r>
    </w:p>
    <w:p w14:paraId="7A76ACC1" w14:textId="77777777" w:rsidR="00D10D57" w:rsidRDefault="00D10D57" w:rsidP="00D10D57">
      <w:pPr>
        <w:pStyle w:val="Lgende"/>
        <w:rPr>
          <w:rStyle w:val="lev"/>
        </w:rPr>
      </w:pPr>
      <w:bookmarkStart w:id="1656" w:name="_Toc76128547"/>
      <w:r>
        <w:t xml:space="preserve">Figure </w:t>
      </w:r>
      <w:r>
        <w:fldChar w:fldCharType="begin"/>
      </w:r>
      <w:r>
        <w:instrText xml:space="preserve"> SEQ Figure \* ARABIC </w:instrText>
      </w:r>
      <w:r>
        <w:fldChar w:fldCharType="separate"/>
      </w:r>
      <w:ins w:id="1657" w:author="Rojo" w:date="2021-07-02T14:22:00Z">
        <w:r w:rsidR="001C3B3A">
          <w:rPr>
            <w:noProof/>
          </w:rPr>
          <w:t>31</w:t>
        </w:r>
      </w:ins>
      <w:del w:id="1658" w:author="Rojo" w:date="2021-07-01T19:29:00Z">
        <w:r w:rsidR="00D82DD6" w:rsidDel="009F1D01">
          <w:rPr>
            <w:noProof/>
          </w:rPr>
          <w:delText>22</w:delText>
        </w:r>
      </w:del>
      <w:r>
        <w:fldChar w:fldCharType="end"/>
      </w:r>
      <w:r>
        <w:t xml:space="preserve">: </w:t>
      </w:r>
      <w:r w:rsidRPr="00914127">
        <w:t>Présentation de la page d'historique info</w:t>
      </w:r>
      <w:bookmarkEnd w:id="1656"/>
    </w:p>
    <w:p w14:paraId="35CE6F23" w14:textId="77777777" w:rsidR="00D10D57" w:rsidRPr="00AA6B6A" w:rsidRDefault="00D10D57" w:rsidP="00D10D57">
      <w:pPr>
        <w:rPr>
          <w:rStyle w:val="lev"/>
        </w:rPr>
      </w:pPr>
    </w:p>
    <w:tbl>
      <w:tblPr>
        <w:tblStyle w:val="Grilledutableau"/>
        <w:tblW w:w="0" w:type="auto"/>
        <w:tblLook w:val="04A0" w:firstRow="1" w:lastRow="0" w:firstColumn="1" w:lastColumn="0" w:noHBand="0" w:noVBand="1"/>
      </w:tblPr>
      <w:tblGrid>
        <w:gridCol w:w="2689"/>
        <w:gridCol w:w="6373"/>
      </w:tblGrid>
      <w:tr w:rsidR="00D10D57" w14:paraId="1464A544" w14:textId="77777777" w:rsidTr="00FE542D">
        <w:tc>
          <w:tcPr>
            <w:tcW w:w="9062" w:type="dxa"/>
            <w:gridSpan w:val="2"/>
          </w:tcPr>
          <w:p w14:paraId="4B8A517A" w14:textId="77777777" w:rsidR="00D10D57" w:rsidRDefault="00D10D57" w:rsidP="00D10D57">
            <w:pPr>
              <w:jc w:val="center"/>
            </w:pPr>
            <w:r w:rsidRPr="00BE0BD5">
              <w:rPr>
                <w:b/>
              </w:rPr>
              <w:t>Fiche de description de fonctionnalité</w:t>
            </w:r>
          </w:p>
        </w:tc>
      </w:tr>
      <w:tr w:rsidR="00D10D57" w14:paraId="03B77B39" w14:textId="77777777" w:rsidTr="00FE542D">
        <w:tc>
          <w:tcPr>
            <w:tcW w:w="2689" w:type="dxa"/>
          </w:tcPr>
          <w:p w14:paraId="7424E36A" w14:textId="77777777" w:rsidR="00D10D57" w:rsidRPr="00BE0BD5" w:rsidRDefault="00D10D57" w:rsidP="00D10D57">
            <w:pPr>
              <w:rPr>
                <w:b/>
              </w:rPr>
            </w:pPr>
            <w:r w:rsidRPr="00BE0BD5">
              <w:rPr>
                <w:b/>
              </w:rPr>
              <w:t>Nom de la fonctionnalité</w:t>
            </w:r>
          </w:p>
        </w:tc>
        <w:tc>
          <w:tcPr>
            <w:tcW w:w="6373" w:type="dxa"/>
          </w:tcPr>
          <w:p w14:paraId="46353ED0" w14:textId="77777777" w:rsidR="00D10D57" w:rsidRDefault="00D10D57" w:rsidP="00D10D57">
            <w:pPr>
              <w:jc w:val="both"/>
            </w:pPr>
            <w:r>
              <w:t>Historique-info</w:t>
            </w:r>
          </w:p>
        </w:tc>
      </w:tr>
      <w:tr w:rsidR="00D10D57" w14:paraId="3F2CC0D1" w14:textId="77777777" w:rsidTr="00FE542D">
        <w:tc>
          <w:tcPr>
            <w:tcW w:w="2689" w:type="dxa"/>
          </w:tcPr>
          <w:p w14:paraId="30FEDC07" w14:textId="77777777" w:rsidR="00D10D57" w:rsidRPr="00BE0BD5" w:rsidRDefault="00D10D57" w:rsidP="00D10D57">
            <w:pPr>
              <w:rPr>
                <w:b/>
              </w:rPr>
            </w:pPr>
            <w:r w:rsidRPr="00BE0BD5">
              <w:rPr>
                <w:b/>
              </w:rPr>
              <w:t>Description sommaire</w:t>
            </w:r>
          </w:p>
        </w:tc>
        <w:tc>
          <w:tcPr>
            <w:tcW w:w="6373" w:type="dxa"/>
          </w:tcPr>
          <w:p w14:paraId="3C4BB35D" w14:textId="77777777" w:rsidR="00D10D57" w:rsidRDefault="00D10D57" w:rsidP="00D10D57">
            <w:pPr>
              <w:jc w:val="both"/>
            </w:pPr>
            <w:r>
              <w:t>A l’arrivée ou au cours de la fonction d’un consultant, il est nécessaire de lui attribuer une machine, de faire la sauvegarde de ses mails, lui attribuer une configuration VPN, d’introduire sa machine dans OCS.</w:t>
            </w:r>
          </w:p>
        </w:tc>
      </w:tr>
      <w:tr w:rsidR="00D10D57" w14:paraId="510433F1" w14:textId="77777777" w:rsidTr="00FE542D">
        <w:tc>
          <w:tcPr>
            <w:tcW w:w="2689" w:type="dxa"/>
          </w:tcPr>
          <w:p w14:paraId="32EDD716" w14:textId="77777777" w:rsidR="00D10D57" w:rsidRPr="001B2B57" w:rsidRDefault="00D10D57" w:rsidP="00D10D57">
            <w:pPr>
              <w:rPr>
                <w:b/>
              </w:rPr>
            </w:pPr>
            <w:r w:rsidRPr="001B2B57">
              <w:rPr>
                <w:b/>
              </w:rPr>
              <w:t>Fonctionnalités attendues</w:t>
            </w:r>
          </w:p>
        </w:tc>
        <w:tc>
          <w:tcPr>
            <w:tcW w:w="6373" w:type="dxa"/>
          </w:tcPr>
          <w:p w14:paraId="69613391" w14:textId="77777777" w:rsidR="00D10D57" w:rsidRDefault="00D10D57" w:rsidP="00D10D57">
            <w:pPr>
              <w:jc w:val="both"/>
            </w:pPr>
            <w:r>
              <w:rPr>
                <w:rStyle w:val="lev"/>
              </w:rPr>
              <w:t>Cette fonctionnalité est disponible dans la liste déroulante à cliquer sur la section représentant une personne, au-dessous de l’option «  Gérer la demande d’habilitation ». Elle redirige vers une page contenant un formulaire de l’historique-info pour chaque consultant.</w:t>
            </w:r>
          </w:p>
        </w:tc>
      </w:tr>
      <w:tr w:rsidR="00D10D57" w14:paraId="3D5466DC" w14:textId="77777777" w:rsidTr="00FE542D">
        <w:tc>
          <w:tcPr>
            <w:tcW w:w="2689" w:type="dxa"/>
          </w:tcPr>
          <w:p w14:paraId="29497E77" w14:textId="77777777" w:rsidR="00D10D57" w:rsidRPr="001B2B57" w:rsidRDefault="00D10D57" w:rsidP="00D10D57">
            <w:pPr>
              <w:rPr>
                <w:b/>
              </w:rPr>
            </w:pPr>
            <w:r>
              <w:rPr>
                <w:b/>
              </w:rPr>
              <w:t>Composants</w:t>
            </w:r>
          </w:p>
        </w:tc>
        <w:tc>
          <w:tcPr>
            <w:tcW w:w="6373" w:type="dxa"/>
          </w:tcPr>
          <w:p w14:paraId="038573E0" w14:textId="77777777" w:rsidR="00D10D57" w:rsidRDefault="00D10D57" w:rsidP="00D10D57">
            <w:pPr>
              <w:jc w:val="both"/>
            </w:pPr>
            <w:r>
              <w:t>Formulaire d’historique-info, vide au départ, contenant :</w:t>
            </w:r>
          </w:p>
          <w:p w14:paraId="31BB0748" w14:textId="77777777" w:rsidR="00D10D57" w:rsidRDefault="00D10D57">
            <w:pPr>
              <w:pStyle w:val="Paragraphedeliste"/>
              <w:numPr>
                <w:ilvl w:val="0"/>
                <w:numId w:val="1"/>
              </w:numPr>
              <w:jc w:val="both"/>
              <w:pPrChange w:id="1659" w:author="Rojo" w:date="2021-06-30T17:33:00Z">
                <w:pPr>
                  <w:pStyle w:val="Paragraphedeliste"/>
                  <w:numPr>
                    <w:numId w:val="5"/>
                  </w:numPr>
                  <w:ind w:left="1440" w:hanging="360"/>
                  <w:jc w:val="both"/>
                </w:pPr>
              </w:pPrChange>
            </w:pPr>
            <w:r>
              <w:t>Champ de saisie de la « Référence de la machine attribuée », bouton d’enregistrement, bouton de modification, bouton de suppression</w:t>
            </w:r>
          </w:p>
          <w:p w14:paraId="6F1323C1" w14:textId="77777777" w:rsidR="00D10D57" w:rsidRDefault="00D10D57">
            <w:pPr>
              <w:pStyle w:val="Paragraphedeliste"/>
              <w:numPr>
                <w:ilvl w:val="0"/>
                <w:numId w:val="1"/>
              </w:numPr>
              <w:jc w:val="both"/>
              <w:pPrChange w:id="1660" w:author="Rojo" w:date="2021-06-30T17:33:00Z">
                <w:pPr>
                  <w:pStyle w:val="Paragraphedeliste"/>
                  <w:numPr>
                    <w:numId w:val="5"/>
                  </w:numPr>
                  <w:ind w:left="1440" w:hanging="360"/>
                  <w:jc w:val="both"/>
                </w:pPr>
              </w:pPrChange>
            </w:pPr>
            <w:r>
              <w:t>Champ de saisie de la « Date de la dernière sauvegarde mail », bouton d’enregistrement, bouton de modification, bouton de suppression</w:t>
            </w:r>
          </w:p>
          <w:p w14:paraId="4C4F91B5" w14:textId="77777777" w:rsidR="00D10D57" w:rsidRDefault="00D10D57">
            <w:pPr>
              <w:pStyle w:val="Paragraphedeliste"/>
              <w:numPr>
                <w:ilvl w:val="0"/>
                <w:numId w:val="1"/>
              </w:numPr>
              <w:jc w:val="both"/>
              <w:pPrChange w:id="1661" w:author="Rojo" w:date="2021-06-30T17:33:00Z">
                <w:pPr>
                  <w:pStyle w:val="Paragraphedeliste"/>
                  <w:numPr>
                    <w:numId w:val="5"/>
                  </w:numPr>
                  <w:ind w:left="1440" w:hanging="360"/>
                  <w:jc w:val="both"/>
                </w:pPr>
              </w:pPrChange>
            </w:pPr>
            <w:r>
              <w:t>Puce à cocher « Attribution VPN » dont les choix sont « A</w:t>
            </w:r>
            <w:r w:rsidRPr="00A56AA9">
              <w:t>ccès serveur</w:t>
            </w:r>
            <w:r>
              <w:t> » / « </w:t>
            </w:r>
            <w:proofErr w:type="spellStart"/>
            <w:r w:rsidRPr="00A56AA9">
              <w:t>bpoc</w:t>
            </w:r>
            <w:proofErr w:type="spellEnd"/>
            <w:r>
              <w:t xml:space="preserve"> » </w:t>
            </w:r>
            <w:r w:rsidRPr="00A56AA9">
              <w:t>/</w:t>
            </w:r>
            <w:r>
              <w:t xml:space="preserve"> « </w:t>
            </w:r>
            <w:proofErr w:type="spellStart"/>
            <w:r w:rsidRPr="00A56AA9">
              <w:t>bporh</w:t>
            </w:r>
            <w:proofErr w:type="spellEnd"/>
            <w:r>
              <w:t> »</w:t>
            </w:r>
          </w:p>
          <w:p w14:paraId="2395AA7E" w14:textId="77777777" w:rsidR="00D10D57" w:rsidRDefault="00D10D57">
            <w:pPr>
              <w:pStyle w:val="Paragraphedeliste"/>
              <w:numPr>
                <w:ilvl w:val="0"/>
                <w:numId w:val="1"/>
              </w:numPr>
              <w:jc w:val="both"/>
              <w:pPrChange w:id="1662" w:author="Rojo" w:date="2021-06-30T17:33:00Z">
                <w:pPr>
                  <w:pStyle w:val="Paragraphedeliste"/>
                  <w:numPr>
                    <w:numId w:val="5"/>
                  </w:numPr>
                  <w:ind w:left="1440" w:hanging="360"/>
                  <w:jc w:val="both"/>
                </w:pPr>
              </w:pPrChange>
            </w:pPr>
            <w:r>
              <w:t>Puce à cocher pour « Suivi dans OCS »</w:t>
            </w:r>
          </w:p>
          <w:p w14:paraId="3FBA602A" w14:textId="77777777" w:rsidR="00D10D57" w:rsidRDefault="00D10D57">
            <w:pPr>
              <w:pStyle w:val="Paragraphedeliste"/>
              <w:numPr>
                <w:ilvl w:val="0"/>
                <w:numId w:val="1"/>
              </w:numPr>
              <w:jc w:val="both"/>
              <w:pPrChange w:id="1663" w:author="Rojo" w:date="2021-06-30T17:33:00Z">
                <w:pPr>
                  <w:pStyle w:val="Paragraphedeliste"/>
                  <w:numPr>
                    <w:numId w:val="5"/>
                  </w:numPr>
                  <w:ind w:left="1440" w:hanging="360"/>
                  <w:jc w:val="both"/>
                </w:pPr>
              </w:pPrChange>
            </w:pPr>
            <w:r>
              <w:t xml:space="preserve">Bouton avec l'inscription  « Partage », avec des puces à cocher de la liste des dossiers partagés auquel l’utilisateur doit avoir accès selon sa fiche d’habilitation </w:t>
            </w:r>
          </w:p>
          <w:p w14:paraId="6C081488" w14:textId="77777777" w:rsidR="00D10D57" w:rsidRDefault="00D10D57">
            <w:pPr>
              <w:pStyle w:val="Paragraphedeliste"/>
              <w:numPr>
                <w:ilvl w:val="0"/>
                <w:numId w:val="1"/>
              </w:numPr>
              <w:jc w:val="both"/>
              <w:pPrChange w:id="1664" w:author="Rojo" w:date="2021-06-30T17:33:00Z">
                <w:pPr>
                  <w:pStyle w:val="Paragraphedeliste"/>
                  <w:numPr>
                    <w:numId w:val="5"/>
                  </w:numPr>
                  <w:ind w:left="1440" w:hanging="360"/>
                  <w:jc w:val="both"/>
                </w:pPr>
              </w:pPrChange>
            </w:pPr>
            <w:r>
              <w:t>Puce à cocher pour le « Badge »</w:t>
            </w:r>
          </w:p>
          <w:p w14:paraId="0D08871E" w14:textId="77777777" w:rsidR="00D10D57" w:rsidRDefault="00D10D57">
            <w:pPr>
              <w:pStyle w:val="Paragraphedeliste"/>
              <w:numPr>
                <w:ilvl w:val="0"/>
                <w:numId w:val="1"/>
              </w:numPr>
              <w:jc w:val="both"/>
              <w:pPrChange w:id="1665" w:author="Rojo" w:date="2021-06-30T17:33:00Z">
                <w:pPr>
                  <w:pStyle w:val="Paragraphedeliste"/>
                  <w:numPr>
                    <w:numId w:val="5"/>
                  </w:numPr>
                  <w:ind w:left="1440" w:hanging="360"/>
                  <w:jc w:val="both"/>
                </w:pPr>
              </w:pPrChange>
            </w:pPr>
            <w:r>
              <w:t>Champ de saisie du numéro du badge : « N° »</w:t>
            </w:r>
          </w:p>
          <w:p w14:paraId="1B3437FB" w14:textId="77777777" w:rsidR="00D10D57" w:rsidRDefault="00D10D57">
            <w:pPr>
              <w:pStyle w:val="Paragraphedeliste"/>
              <w:numPr>
                <w:ilvl w:val="0"/>
                <w:numId w:val="1"/>
              </w:numPr>
              <w:jc w:val="both"/>
              <w:pPrChange w:id="1666" w:author="Rojo" w:date="2021-06-30T17:33:00Z">
                <w:pPr>
                  <w:pStyle w:val="Paragraphedeliste"/>
                  <w:numPr>
                    <w:numId w:val="5"/>
                  </w:numPr>
                  <w:ind w:left="1440" w:hanging="360"/>
                  <w:jc w:val="both"/>
                </w:pPr>
              </w:pPrChange>
            </w:pPr>
            <w:r>
              <w:t>Puce à cocher pour le statut de l’ « Habilitation » composée des inscriptions « Faite » et « Non faite »</w:t>
            </w:r>
          </w:p>
        </w:tc>
      </w:tr>
      <w:tr w:rsidR="00D10D57" w14:paraId="0AD4FB81" w14:textId="77777777" w:rsidTr="00FE542D">
        <w:tc>
          <w:tcPr>
            <w:tcW w:w="2689" w:type="dxa"/>
          </w:tcPr>
          <w:p w14:paraId="69FAD51E" w14:textId="77777777" w:rsidR="00D10D57" w:rsidRPr="0038344E" w:rsidRDefault="00D10D57" w:rsidP="00D10D57">
            <w:pPr>
              <w:rPr>
                <w:b/>
              </w:rPr>
            </w:pPr>
            <w:r w:rsidRPr="0038344E">
              <w:rPr>
                <w:b/>
              </w:rPr>
              <w:t>Règles de gestion</w:t>
            </w:r>
          </w:p>
        </w:tc>
        <w:tc>
          <w:tcPr>
            <w:tcW w:w="6373" w:type="dxa"/>
          </w:tcPr>
          <w:p w14:paraId="56CEDFE0" w14:textId="77777777" w:rsidR="00D10D57" w:rsidRDefault="00D10D57">
            <w:pPr>
              <w:pStyle w:val="Paragraphedeliste"/>
              <w:numPr>
                <w:ilvl w:val="0"/>
                <w:numId w:val="8"/>
              </w:numPr>
              <w:jc w:val="both"/>
              <w:pPrChange w:id="1667" w:author="Rojo" w:date="2021-06-30T17:33:00Z">
                <w:pPr>
                  <w:pStyle w:val="Paragraphedeliste"/>
                  <w:numPr>
                    <w:numId w:val="14"/>
                  </w:numPr>
                  <w:ind w:left="3240" w:hanging="360"/>
                  <w:jc w:val="both"/>
                </w:pPr>
              </w:pPrChange>
            </w:pPr>
            <w:r>
              <w:t>L’historique-info est associé à un consultant.</w:t>
            </w:r>
          </w:p>
          <w:p w14:paraId="596F7781" w14:textId="77777777" w:rsidR="00D10D57" w:rsidRDefault="00D10D57">
            <w:pPr>
              <w:pStyle w:val="Paragraphedeliste"/>
              <w:numPr>
                <w:ilvl w:val="0"/>
                <w:numId w:val="8"/>
              </w:numPr>
              <w:jc w:val="both"/>
              <w:pPrChange w:id="1668" w:author="Rojo" w:date="2021-06-30T17:33:00Z">
                <w:pPr>
                  <w:pStyle w:val="Paragraphedeliste"/>
                  <w:numPr>
                    <w:numId w:val="14"/>
                  </w:numPr>
                  <w:ind w:left="3240" w:hanging="360"/>
                  <w:jc w:val="both"/>
                </w:pPr>
              </w:pPrChange>
            </w:pPr>
            <w:r>
              <w:lastRenderedPageBreak/>
              <w:t>Le bouton « Partage » permet au système de lancer un script qui vérifie si l’utilisateur est bien membre des groupes des partages des dossiers qui lui sont inscrits</w:t>
            </w:r>
          </w:p>
          <w:p w14:paraId="2448759E" w14:textId="77777777" w:rsidR="00D10D57" w:rsidRDefault="00D10D57">
            <w:pPr>
              <w:pStyle w:val="Paragraphedeliste"/>
              <w:numPr>
                <w:ilvl w:val="0"/>
                <w:numId w:val="8"/>
              </w:numPr>
              <w:jc w:val="both"/>
              <w:pPrChange w:id="1669" w:author="Rojo" w:date="2021-06-30T17:33:00Z">
                <w:pPr>
                  <w:pStyle w:val="Paragraphedeliste"/>
                  <w:numPr>
                    <w:numId w:val="14"/>
                  </w:numPr>
                  <w:ind w:left="3240" w:hanging="360"/>
                  <w:jc w:val="both"/>
                </w:pPr>
              </w:pPrChange>
            </w:pPr>
            <w:r>
              <w:t>La case à cocher « Faite » du statut de l’ « Habilitation » ne peut être cochée sans que les informations nécessaires ne soient tous remplis</w:t>
            </w:r>
          </w:p>
        </w:tc>
      </w:tr>
    </w:tbl>
    <w:p w14:paraId="27C133D2" w14:textId="77777777" w:rsidR="00D10D57" w:rsidRDefault="00D10D57" w:rsidP="00D10D57">
      <w:pPr>
        <w:ind w:firstLine="708"/>
        <w:jc w:val="both"/>
      </w:pPr>
    </w:p>
    <w:p w14:paraId="39EDBC5B" w14:textId="77777777" w:rsidR="00D10D57" w:rsidRDefault="00D10D57" w:rsidP="00D10D57">
      <w:pPr>
        <w:pStyle w:val="Titre3"/>
        <w:rPr>
          <w:ins w:id="1670" w:author="Rojo" w:date="2021-07-01T17:46:00Z"/>
        </w:rPr>
      </w:pPr>
      <w:bookmarkStart w:id="1671" w:name="_Toc76128515"/>
      <w:r>
        <w:t>Liste des habilitations</w:t>
      </w:r>
      <w:bookmarkEnd w:id="1671"/>
      <w:r w:rsidDel="00400212">
        <w:t xml:space="preserve"> </w:t>
      </w:r>
    </w:p>
    <w:p w14:paraId="456A9B8E" w14:textId="55056D3F" w:rsidR="00D82DD6" w:rsidRDefault="00D82DD6" w:rsidP="00D82DD6">
      <w:pPr>
        <w:rPr>
          <w:ins w:id="1672" w:author="Rojo" w:date="2021-07-01T17:46:00Z"/>
        </w:rPr>
        <w:pPrChange w:id="1673" w:author="Rojo" w:date="2021-07-01T17:46:00Z">
          <w:pPr>
            <w:pStyle w:val="Titre3"/>
          </w:pPr>
        </w:pPrChange>
      </w:pPr>
      <w:ins w:id="1674" w:author="Rojo" w:date="2021-07-01T17:46:00Z">
        <w:r>
          <w:t>La liste des habilitations est suggérée comme suit :</w:t>
        </w:r>
      </w:ins>
    </w:p>
    <w:p w14:paraId="4C3CE107" w14:textId="2DA2C7DA" w:rsidR="00D82DD6" w:rsidRDefault="00D82DD6" w:rsidP="00D82DD6">
      <w:pPr>
        <w:rPr>
          <w:ins w:id="1675" w:author="Rojo" w:date="2021-07-01T17:47:00Z"/>
        </w:rPr>
        <w:pPrChange w:id="1676" w:author="Rojo" w:date="2021-07-01T17:46:00Z">
          <w:pPr>
            <w:pStyle w:val="Titre3"/>
          </w:pPr>
        </w:pPrChange>
      </w:pPr>
      <w:ins w:id="1677" w:author="Rojo" w:date="2021-07-01T17:47:00Z">
        <w:r>
          <w:rPr>
            <w:noProof/>
            <w:lang w:eastAsia="fr-FR"/>
          </w:rPr>
          <w:drawing>
            <wp:inline distT="0" distB="0" distL="0" distR="0" wp14:anchorId="58D9B6EF" wp14:editId="4F835FD9">
              <wp:extent cx="5760720" cy="324040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iste des habilitations révisé.png"/>
                      <pic:cNvPicPr/>
                    </pic:nvPicPr>
                    <pic:blipFill>
                      <a:blip r:embed="rId46">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ins>
    </w:p>
    <w:p w14:paraId="7E00F081" w14:textId="73B225E4" w:rsidR="00D82DD6" w:rsidRDefault="00D82DD6" w:rsidP="00D82DD6">
      <w:pPr>
        <w:pStyle w:val="Lgende"/>
        <w:rPr>
          <w:ins w:id="1678" w:author="Rojo" w:date="2021-07-01T17:49:00Z"/>
        </w:rPr>
        <w:pPrChange w:id="1679" w:author="Rojo" w:date="2021-07-01T17:48:00Z">
          <w:pPr>
            <w:pStyle w:val="Titre3"/>
          </w:pPr>
        </w:pPrChange>
      </w:pPr>
      <w:bookmarkStart w:id="1680" w:name="_Toc76128548"/>
      <w:ins w:id="1681" w:author="Rojo" w:date="2021-07-01T17:48:00Z">
        <w:r>
          <w:t xml:space="preserve">Figure </w:t>
        </w:r>
        <w:r>
          <w:fldChar w:fldCharType="begin"/>
        </w:r>
        <w:r>
          <w:instrText xml:space="preserve"> SEQ Figure \* ARABIC </w:instrText>
        </w:r>
      </w:ins>
      <w:r>
        <w:fldChar w:fldCharType="separate"/>
      </w:r>
      <w:ins w:id="1682" w:author="Rojo" w:date="2021-07-02T14:22:00Z">
        <w:r w:rsidR="001C3B3A">
          <w:rPr>
            <w:noProof/>
          </w:rPr>
          <w:t>32</w:t>
        </w:r>
      </w:ins>
      <w:ins w:id="1683" w:author="Rojo" w:date="2021-07-01T17:48:00Z">
        <w:r>
          <w:fldChar w:fldCharType="end"/>
        </w:r>
        <w:r>
          <w:t>: Présentation de la liste des habilitations</w:t>
        </w:r>
      </w:ins>
      <w:bookmarkEnd w:id="1680"/>
    </w:p>
    <w:p w14:paraId="14648555" w14:textId="2CA5A249" w:rsidR="00D82DD6" w:rsidRDefault="00D82DD6" w:rsidP="00D82DD6">
      <w:pPr>
        <w:rPr>
          <w:ins w:id="1684" w:author="Rojo" w:date="2021-07-01T17:49:00Z"/>
        </w:rPr>
        <w:pPrChange w:id="1685" w:author="Rojo" w:date="2021-07-01T17:49:00Z">
          <w:pPr>
            <w:pStyle w:val="Titre3"/>
          </w:pPr>
        </w:pPrChange>
      </w:pPr>
      <w:ins w:id="1686" w:author="Rojo" w:date="2021-07-01T17:49:00Z">
        <w:r>
          <w:rPr>
            <w:noProof/>
            <w:lang w:eastAsia="fr-FR"/>
          </w:rPr>
          <w:drawing>
            <wp:inline distT="0" distB="0" distL="0" distR="0" wp14:anchorId="694F9A77" wp14:editId="319DF6A2">
              <wp:extent cx="5760720" cy="324040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abilitation info révisé.png"/>
                      <pic:cNvPicPr/>
                    </pic:nvPicPr>
                    <pic:blipFill>
                      <a:blip r:embed="rId47">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ins>
    </w:p>
    <w:p w14:paraId="140B751A" w14:textId="5BDF70B5" w:rsidR="00D82DD6" w:rsidRPr="00D82DD6" w:rsidRDefault="00D82DD6" w:rsidP="00D82DD6">
      <w:pPr>
        <w:pStyle w:val="Lgende"/>
        <w:pPrChange w:id="1687" w:author="Rojo" w:date="2021-07-01T17:50:00Z">
          <w:pPr>
            <w:pStyle w:val="Titre3"/>
          </w:pPr>
        </w:pPrChange>
      </w:pPr>
      <w:bookmarkStart w:id="1688" w:name="_Toc76128549"/>
      <w:ins w:id="1689" w:author="Rojo" w:date="2021-07-01T17:50:00Z">
        <w:r>
          <w:lastRenderedPageBreak/>
          <w:t xml:space="preserve">Figure </w:t>
        </w:r>
        <w:r>
          <w:fldChar w:fldCharType="begin"/>
        </w:r>
        <w:r>
          <w:instrText xml:space="preserve"> SEQ Figure \* ARABIC </w:instrText>
        </w:r>
      </w:ins>
      <w:r>
        <w:fldChar w:fldCharType="separate"/>
      </w:r>
      <w:ins w:id="1690" w:author="Rojo" w:date="2021-07-02T14:22:00Z">
        <w:r w:rsidR="001C3B3A">
          <w:rPr>
            <w:noProof/>
          </w:rPr>
          <w:t>33</w:t>
        </w:r>
      </w:ins>
      <w:ins w:id="1691" w:author="Rojo" w:date="2021-07-01T17:50:00Z">
        <w:r>
          <w:fldChar w:fldCharType="end"/>
        </w:r>
        <w:r>
          <w:t>: Présentation de la fiche d'habilitation d'un personnel</w:t>
        </w:r>
      </w:ins>
      <w:bookmarkEnd w:id="1688"/>
    </w:p>
    <w:tbl>
      <w:tblPr>
        <w:tblStyle w:val="Grilledutableau"/>
        <w:tblW w:w="0" w:type="auto"/>
        <w:tblLook w:val="04A0" w:firstRow="1" w:lastRow="0" w:firstColumn="1" w:lastColumn="0" w:noHBand="0" w:noVBand="1"/>
      </w:tblPr>
      <w:tblGrid>
        <w:gridCol w:w="2693"/>
        <w:gridCol w:w="6369"/>
      </w:tblGrid>
      <w:tr w:rsidR="00D10D57" w:rsidRPr="003A364B" w14:paraId="25E18EC5" w14:textId="77777777" w:rsidTr="00FE542D">
        <w:tc>
          <w:tcPr>
            <w:tcW w:w="9067" w:type="dxa"/>
            <w:gridSpan w:val="2"/>
          </w:tcPr>
          <w:p w14:paraId="705FCA52" w14:textId="77777777" w:rsidR="00D10D57" w:rsidRPr="003A364B" w:rsidRDefault="00D10D57" w:rsidP="00D10D57">
            <w:pPr>
              <w:jc w:val="center"/>
              <w:rPr>
                <w:b/>
              </w:rPr>
            </w:pPr>
            <w:r w:rsidRPr="003A364B">
              <w:rPr>
                <w:b/>
              </w:rPr>
              <w:t>Fiche de description de fonctionnalité</w:t>
            </w:r>
          </w:p>
        </w:tc>
      </w:tr>
      <w:tr w:rsidR="00D10D57" w14:paraId="7452425F" w14:textId="77777777" w:rsidTr="00FE542D">
        <w:tc>
          <w:tcPr>
            <w:tcW w:w="2694" w:type="dxa"/>
          </w:tcPr>
          <w:p w14:paraId="592EF375" w14:textId="77777777" w:rsidR="00D10D57" w:rsidRDefault="00D10D57" w:rsidP="00D10D57">
            <w:r w:rsidRPr="00BE0BD5">
              <w:rPr>
                <w:b/>
              </w:rPr>
              <w:t>Nom de la fonctionnalité</w:t>
            </w:r>
          </w:p>
        </w:tc>
        <w:tc>
          <w:tcPr>
            <w:tcW w:w="6373" w:type="dxa"/>
          </w:tcPr>
          <w:p w14:paraId="793EABD0" w14:textId="77777777" w:rsidR="00D10D57" w:rsidRDefault="00D10D57" w:rsidP="00D10D57">
            <w:r>
              <w:t>Liste des habilitations</w:t>
            </w:r>
          </w:p>
        </w:tc>
      </w:tr>
      <w:tr w:rsidR="00D10D57" w14:paraId="32A4047B" w14:textId="77777777" w:rsidTr="00FE542D">
        <w:tc>
          <w:tcPr>
            <w:tcW w:w="2694" w:type="dxa"/>
          </w:tcPr>
          <w:p w14:paraId="12C92170" w14:textId="77777777" w:rsidR="00D10D57" w:rsidRDefault="00D10D57" w:rsidP="00D10D57">
            <w:r w:rsidRPr="00BE0BD5">
              <w:rPr>
                <w:b/>
              </w:rPr>
              <w:t>Description sommaire</w:t>
            </w:r>
          </w:p>
        </w:tc>
        <w:tc>
          <w:tcPr>
            <w:tcW w:w="6373" w:type="dxa"/>
          </w:tcPr>
          <w:p w14:paraId="491480F5" w14:textId="77777777" w:rsidR="00D10D57" w:rsidRDefault="00D10D57" w:rsidP="00D10D57">
            <w:r>
              <w:t>Pour chaque consultant, la liste des éléments dont celui –ci a en possessions (badge, PC, …) ou groupe LDAP auquel il est membre (mail, partages, …)  doivent être visible par l’équipe IT pour faciliter les divers suivi</w:t>
            </w:r>
          </w:p>
        </w:tc>
      </w:tr>
      <w:tr w:rsidR="00D10D57" w14:paraId="62629E5C" w14:textId="77777777" w:rsidTr="00FE542D">
        <w:tc>
          <w:tcPr>
            <w:tcW w:w="2694" w:type="dxa"/>
          </w:tcPr>
          <w:p w14:paraId="594CB57A" w14:textId="77777777" w:rsidR="00D10D57" w:rsidRDefault="00D10D57" w:rsidP="00D10D57">
            <w:r w:rsidRPr="001B2B57">
              <w:rPr>
                <w:b/>
              </w:rPr>
              <w:t>Fonctionnalités attendues</w:t>
            </w:r>
          </w:p>
        </w:tc>
        <w:tc>
          <w:tcPr>
            <w:tcW w:w="6373" w:type="dxa"/>
          </w:tcPr>
          <w:p w14:paraId="6EDAFE81" w14:textId="77777777" w:rsidR="00D10D57" w:rsidRDefault="00D10D57" w:rsidP="00D10D57">
            <w:r>
              <w:t xml:space="preserve">Le système devrait afficher une liste de tous les personnels FTHM, avec les diverses informations concernant leurs habilitations (habilitations dans la fiche comme ceux par demande GLPI) </w:t>
            </w:r>
          </w:p>
        </w:tc>
      </w:tr>
      <w:tr w:rsidR="00D10D57" w14:paraId="32E9971D" w14:textId="77777777" w:rsidTr="00FE542D">
        <w:tc>
          <w:tcPr>
            <w:tcW w:w="2694" w:type="dxa"/>
          </w:tcPr>
          <w:p w14:paraId="7C62273B" w14:textId="77777777" w:rsidR="00D10D57" w:rsidRDefault="00D10D57" w:rsidP="00D10D57">
            <w:r>
              <w:rPr>
                <w:b/>
              </w:rPr>
              <w:t>Composants</w:t>
            </w:r>
          </w:p>
        </w:tc>
        <w:tc>
          <w:tcPr>
            <w:tcW w:w="6373" w:type="dxa"/>
          </w:tcPr>
          <w:p w14:paraId="5C87ED48" w14:textId="77777777" w:rsidR="00D10D57" w:rsidRDefault="00D10D57" w:rsidP="00D10D57">
            <w:r>
              <w:t>Cet onglet présente une liste des personnes déjà habilitées avec :</w:t>
            </w:r>
          </w:p>
          <w:p w14:paraId="65A6BDE4" w14:textId="77777777" w:rsidR="00D10D57" w:rsidRDefault="00D10D57">
            <w:pPr>
              <w:pStyle w:val="Paragraphedeliste"/>
              <w:numPr>
                <w:ilvl w:val="0"/>
                <w:numId w:val="1"/>
              </w:numPr>
              <w:pPrChange w:id="1692" w:author="Rojo" w:date="2021-06-30T17:33:00Z">
                <w:pPr>
                  <w:pStyle w:val="Paragraphedeliste"/>
                  <w:numPr>
                    <w:numId w:val="5"/>
                  </w:numPr>
                  <w:ind w:left="1440" w:hanging="360"/>
                </w:pPr>
              </w:pPrChange>
            </w:pPr>
            <w:r>
              <w:t>L’ « Adresse mail »</w:t>
            </w:r>
          </w:p>
          <w:p w14:paraId="48CFD2C2" w14:textId="77777777" w:rsidR="00D10D57" w:rsidRDefault="00D10D57">
            <w:pPr>
              <w:pStyle w:val="Paragraphedeliste"/>
              <w:numPr>
                <w:ilvl w:val="0"/>
                <w:numId w:val="1"/>
              </w:numPr>
              <w:pPrChange w:id="1693" w:author="Rojo" w:date="2021-06-30T17:33:00Z">
                <w:pPr>
                  <w:pStyle w:val="Paragraphedeliste"/>
                  <w:numPr>
                    <w:numId w:val="5"/>
                  </w:numPr>
                  <w:ind w:left="1440" w:hanging="360"/>
                </w:pPr>
              </w:pPrChange>
            </w:pPr>
            <w:r>
              <w:t>Le « Prénoms et nom »</w:t>
            </w:r>
          </w:p>
          <w:p w14:paraId="67D52AC6" w14:textId="77777777" w:rsidR="00D10D57" w:rsidRDefault="00D10D57">
            <w:pPr>
              <w:pStyle w:val="Paragraphedeliste"/>
              <w:numPr>
                <w:ilvl w:val="0"/>
                <w:numId w:val="1"/>
              </w:numPr>
              <w:pPrChange w:id="1694" w:author="Rojo" w:date="2021-06-30T17:33:00Z">
                <w:pPr>
                  <w:pStyle w:val="Paragraphedeliste"/>
                  <w:numPr>
                    <w:numId w:val="5"/>
                  </w:numPr>
                  <w:ind w:left="1440" w:hanging="360"/>
                </w:pPr>
              </w:pPrChange>
            </w:pPr>
            <w:r>
              <w:t>Les « Adresses mail groupés »</w:t>
            </w:r>
          </w:p>
          <w:p w14:paraId="77D6E703" w14:textId="77777777" w:rsidR="00D10D57" w:rsidRDefault="00D10D57">
            <w:pPr>
              <w:pStyle w:val="Paragraphedeliste"/>
              <w:numPr>
                <w:ilvl w:val="0"/>
                <w:numId w:val="1"/>
              </w:numPr>
              <w:pPrChange w:id="1695" w:author="Rojo" w:date="2021-06-30T17:33:00Z">
                <w:pPr>
                  <w:pStyle w:val="Paragraphedeliste"/>
                  <w:numPr>
                    <w:numId w:val="5"/>
                  </w:numPr>
                  <w:ind w:left="1440" w:hanging="360"/>
                </w:pPr>
              </w:pPrChange>
            </w:pPr>
            <w:r>
              <w:t>Les « Dossiers de partages »</w:t>
            </w:r>
          </w:p>
          <w:p w14:paraId="0A694C50" w14:textId="77777777" w:rsidR="00D10D57" w:rsidRDefault="00D10D57">
            <w:pPr>
              <w:pStyle w:val="Paragraphedeliste"/>
              <w:numPr>
                <w:ilvl w:val="0"/>
                <w:numId w:val="1"/>
              </w:numPr>
              <w:jc w:val="both"/>
              <w:pPrChange w:id="1696" w:author="Rojo" w:date="2021-06-30T17:33:00Z">
                <w:pPr>
                  <w:pStyle w:val="Paragraphedeliste"/>
                  <w:numPr>
                    <w:numId w:val="5"/>
                  </w:numPr>
                  <w:ind w:left="1440" w:hanging="360"/>
                  <w:jc w:val="both"/>
                </w:pPr>
              </w:pPrChange>
            </w:pPr>
            <w:r>
              <w:t>La « Référence machine»</w:t>
            </w:r>
          </w:p>
          <w:p w14:paraId="04A15409" w14:textId="77777777" w:rsidR="00D10D57" w:rsidRDefault="00D10D57">
            <w:pPr>
              <w:pStyle w:val="Paragraphedeliste"/>
              <w:numPr>
                <w:ilvl w:val="0"/>
                <w:numId w:val="1"/>
              </w:numPr>
              <w:jc w:val="both"/>
              <w:pPrChange w:id="1697" w:author="Rojo" w:date="2021-06-30T17:33:00Z">
                <w:pPr>
                  <w:pStyle w:val="Paragraphedeliste"/>
                  <w:numPr>
                    <w:numId w:val="5"/>
                  </w:numPr>
                  <w:ind w:left="1440" w:hanging="360"/>
                  <w:jc w:val="both"/>
                </w:pPr>
              </w:pPrChange>
            </w:pPr>
            <w:r>
              <w:t>Le « Vérification machine dans OCS »</w:t>
            </w:r>
          </w:p>
          <w:p w14:paraId="3C218EDF" w14:textId="77777777" w:rsidR="00D10D57" w:rsidRDefault="00D10D57">
            <w:pPr>
              <w:pStyle w:val="Paragraphedeliste"/>
              <w:numPr>
                <w:ilvl w:val="0"/>
                <w:numId w:val="1"/>
              </w:numPr>
              <w:jc w:val="both"/>
              <w:pPrChange w:id="1698" w:author="Rojo" w:date="2021-06-30T17:33:00Z">
                <w:pPr>
                  <w:pStyle w:val="Paragraphedeliste"/>
                  <w:numPr>
                    <w:numId w:val="5"/>
                  </w:numPr>
                  <w:ind w:left="1440" w:hanging="360"/>
                  <w:jc w:val="both"/>
                </w:pPr>
              </w:pPrChange>
            </w:pPr>
            <w:r>
              <w:t>La « Date de la dernière sauvegarde mail »</w:t>
            </w:r>
          </w:p>
          <w:p w14:paraId="6E72E44A" w14:textId="77777777" w:rsidR="00D10D57" w:rsidRDefault="00D10D57">
            <w:pPr>
              <w:pStyle w:val="Paragraphedeliste"/>
              <w:numPr>
                <w:ilvl w:val="0"/>
                <w:numId w:val="1"/>
              </w:numPr>
              <w:jc w:val="both"/>
              <w:pPrChange w:id="1699" w:author="Rojo" w:date="2021-06-30T17:33:00Z">
                <w:pPr>
                  <w:pStyle w:val="Paragraphedeliste"/>
                  <w:numPr>
                    <w:numId w:val="5"/>
                  </w:numPr>
                  <w:ind w:left="1440" w:hanging="360"/>
                  <w:jc w:val="both"/>
                </w:pPr>
              </w:pPrChange>
            </w:pPr>
            <w:r>
              <w:t xml:space="preserve">L’ « Attribution VPN » </w:t>
            </w:r>
          </w:p>
          <w:p w14:paraId="48ACDE92" w14:textId="77777777" w:rsidR="00D10D57" w:rsidRDefault="00D10D57">
            <w:pPr>
              <w:pStyle w:val="Paragraphedeliste"/>
              <w:numPr>
                <w:ilvl w:val="0"/>
                <w:numId w:val="1"/>
              </w:numPr>
              <w:jc w:val="both"/>
              <w:pPrChange w:id="1700" w:author="Rojo" w:date="2021-06-30T17:33:00Z">
                <w:pPr>
                  <w:pStyle w:val="Paragraphedeliste"/>
                  <w:numPr>
                    <w:numId w:val="5"/>
                  </w:numPr>
                  <w:ind w:left="1440" w:hanging="360"/>
                  <w:jc w:val="both"/>
                </w:pPr>
              </w:pPrChange>
            </w:pPr>
            <w:r>
              <w:t>Le « Numéro badge »</w:t>
            </w:r>
          </w:p>
          <w:p w14:paraId="2AE37243" w14:textId="77777777" w:rsidR="00D10D57" w:rsidRDefault="00D10D57">
            <w:pPr>
              <w:pStyle w:val="Paragraphedeliste"/>
              <w:numPr>
                <w:ilvl w:val="0"/>
                <w:numId w:val="1"/>
              </w:numPr>
              <w:jc w:val="both"/>
              <w:pPrChange w:id="1701" w:author="Rojo" w:date="2021-06-30T17:33:00Z">
                <w:pPr>
                  <w:pStyle w:val="Paragraphedeliste"/>
                  <w:numPr>
                    <w:numId w:val="5"/>
                  </w:numPr>
                  <w:ind w:left="1440" w:hanging="360"/>
                  <w:jc w:val="both"/>
                </w:pPr>
              </w:pPrChange>
            </w:pPr>
            <w:r>
              <w:t>Une puce à cocher pour « Sélectionner » une ligne</w:t>
            </w:r>
          </w:p>
          <w:p w14:paraId="72A34B67" w14:textId="77777777" w:rsidR="00D10D57" w:rsidRDefault="00D10D57">
            <w:pPr>
              <w:pStyle w:val="Paragraphedeliste"/>
              <w:numPr>
                <w:ilvl w:val="0"/>
                <w:numId w:val="1"/>
              </w:numPr>
              <w:jc w:val="both"/>
              <w:pPrChange w:id="1702" w:author="Rojo" w:date="2021-06-30T17:33:00Z">
                <w:pPr>
                  <w:pStyle w:val="Paragraphedeliste"/>
                  <w:numPr>
                    <w:numId w:val="5"/>
                  </w:numPr>
                  <w:ind w:left="1440" w:hanging="360"/>
                  <w:jc w:val="both"/>
                </w:pPr>
              </w:pPrChange>
            </w:pPr>
            <w:r>
              <w:t>Un bouton « Tout sélectionner » permettant de sélectionner toutes les lignes</w:t>
            </w:r>
          </w:p>
          <w:p w14:paraId="7D90B12A" w14:textId="77777777" w:rsidR="00D10D57" w:rsidRDefault="00D10D57">
            <w:pPr>
              <w:pStyle w:val="Paragraphedeliste"/>
              <w:numPr>
                <w:ilvl w:val="0"/>
                <w:numId w:val="1"/>
              </w:numPr>
              <w:jc w:val="both"/>
              <w:pPrChange w:id="1703" w:author="Rojo" w:date="2021-06-30T17:33:00Z">
                <w:pPr>
                  <w:pStyle w:val="Paragraphedeliste"/>
                  <w:numPr>
                    <w:numId w:val="5"/>
                  </w:numPr>
                  <w:ind w:left="1440" w:hanging="360"/>
                  <w:jc w:val="both"/>
                </w:pPr>
              </w:pPrChange>
            </w:pPr>
            <w:r>
              <w:t>Un bouton « Exporter », permettant un export en version csv (ou éventuellement Excel) de la sélection de données choisi dans la liste</w:t>
            </w:r>
          </w:p>
        </w:tc>
      </w:tr>
      <w:tr w:rsidR="00D10D57" w14:paraId="131E6C99" w14:textId="77777777" w:rsidTr="00FE542D">
        <w:tc>
          <w:tcPr>
            <w:tcW w:w="2694" w:type="dxa"/>
          </w:tcPr>
          <w:p w14:paraId="4656FAF1" w14:textId="77777777" w:rsidR="00D10D57" w:rsidRDefault="00D10D57" w:rsidP="00D10D57">
            <w:r w:rsidRPr="0038344E">
              <w:rPr>
                <w:b/>
              </w:rPr>
              <w:t>Règles de gestion</w:t>
            </w:r>
          </w:p>
        </w:tc>
        <w:tc>
          <w:tcPr>
            <w:tcW w:w="6373" w:type="dxa"/>
          </w:tcPr>
          <w:p w14:paraId="11E5CD5D" w14:textId="77777777" w:rsidR="00D10D57" w:rsidRDefault="00D10D57">
            <w:pPr>
              <w:pStyle w:val="Paragraphedeliste"/>
              <w:numPr>
                <w:ilvl w:val="0"/>
                <w:numId w:val="8"/>
              </w:numPr>
              <w:jc w:val="both"/>
              <w:pPrChange w:id="1704" w:author="Rojo" w:date="2021-06-30T17:33:00Z">
                <w:pPr>
                  <w:pStyle w:val="Paragraphedeliste"/>
                  <w:numPr>
                    <w:numId w:val="14"/>
                  </w:numPr>
                  <w:ind w:left="3240" w:hanging="360"/>
                  <w:jc w:val="both"/>
                </w:pPr>
              </w:pPrChange>
            </w:pPr>
            <w:r>
              <w:t>Le prénom d’appellation sera souligné dans la liste</w:t>
            </w:r>
          </w:p>
          <w:p w14:paraId="38042C26" w14:textId="77777777" w:rsidR="00D10D57" w:rsidRDefault="00D10D57">
            <w:pPr>
              <w:pStyle w:val="Paragraphedeliste"/>
              <w:numPr>
                <w:ilvl w:val="0"/>
                <w:numId w:val="8"/>
              </w:numPr>
              <w:jc w:val="both"/>
              <w:pPrChange w:id="1705" w:author="Rojo" w:date="2021-06-30T17:33:00Z">
                <w:pPr>
                  <w:pStyle w:val="Paragraphedeliste"/>
                  <w:numPr>
                    <w:numId w:val="14"/>
                  </w:numPr>
                  <w:ind w:left="3240" w:hanging="360"/>
                  <w:jc w:val="both"/>
                </w:pPr>
              </w:pPrChange>
            </w:pPr>
            <w:r>
              <w:t>Les adresses mail groupées et dossiers de partage affichés dans la liste seront le résultat de l’exécution d’un script  par le système pour effectuer les vérifications du compte à partir de requêtes LDAP.</w:t>
            </w:r>
          </w:p>
        </w:tc>
      </w:tr>
    </w:tbl>
    <w:p w14:paraId="1138E54E" w14:textId="77777777" w:rsidR="00D10D57" w:rsidRDefault="00D10D57" w:rsidP="00D10D57">
      <w:pPr>
        <w:tabs>
          <w:tab w:val="left" w:pos="3870"/>
        </w:tabs>
        <w:ind w:firstLine="708"/>
        <w:jc w:val="both"/>
      </w:pPr>
    </w:p>
    <w:p w14:paraId="4EC18BE5" w14:textId="77777777" w:rsidR="00D10D57" w:rsidRDefault="00D10D57" w:rsidP="00D10D57">
      <w:pPr>
        <w:pStyle w:val="Titre3"/>
      </w:pPr>
      <w:bookmarkStart w:id="1706" w:name="_Toc76128516"/>
      <w:r>
        <w:t>Désactiver un personnel</w:t>
      </w:r>
      <w:bookmarkEnd w:id="1706"/>
      <w:r>
        <w:tab/>
      </w:r>
    </w:p>
    <w:p w14:paraId="7220B09F" w14:textId="77777777" w:rsidR="00D10D57" w:rsidRDefault="00D10D57" w:rsidP="00D10D57">
      <w:r>
        <w:t>L’option de désactivation est suggérée comme suit :</w:t>
      </w:r>
    </w:p>
    <w:p w14:paraId="6B24BB32" w14:textId="77777777" w:rsidR="00D10D57" w:rsidRDefault="00D10D57" w:rsidP="00D10D57">
      <w:pPr>
        <w:keepNext/>
      </w:pPr>
      <w:r>
        <w:rPr>
          <w:noProof/>
          <w:lang w:eastAsia="fr-FR"/>
        </w:rPr>
        <w:lastRenderedPageBreak/>
        <w:drawing>
          <wp:inline distT="0" distB="0" distL="0" distR="0" wp14:anchorId="09D37AE8" wp14:editId="111EC6B0">
            <wp:extent cx="5760720" cy="3240404"/>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ésactivation révisé.png"/>
                    <pic:cNvPicPr/>
                  </pic:nvPicPr>
                  <pic:blipFill>
                    <a:blip r:embed="rId48">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7B2E5BAE" w14:textId="77777777" w:rsidR="00D10D57" w:rsidRDefault="00D10D57" w:rsidP="00D10D57">
      <w:pPr>
        <w:pStyle w:val="Lgende"/>
      </w:pPr>
      <w:bookmarkStart w:id="1707" w:name="_Toc76128550"/>
      <w:r>
        <w:t xml:space="preserve">Figure </w:t>
      </w:r>
      <w:r>
        <w:fldChar w:fldCharType="begin"/>
      </w:r>
      <w:r>
        <w:instrText xml:space="preserve"> SEQ Figure \* ARABIC </w:instrText>
      </w:r>
      <w:r>
        <w:fldChar w:fldCharType="separate"/>
      </w:r>
      <w:ins w:id="1708" w:author="Rojo" w:date="2021-07-02T14:22:00Z">
        <w:r w:rsidR="001C3B3A">
          <w:rPr>
            <w:noProof/>
          </w:rPr>
          <w:t>34</w:t>
        </w:r>
      </w:ins>
      <w:del w:id="1709" w:author="Rojo" w:date="2021-07-01T17:48:00Z">
        <w:r w:rsidDel="00D82DD6">
          <w:rPr>
            <w:noProof/>
          </w:rPr>
          <w:delText>23</w:delText>
        </w:r>
      </w:del>
      <w:r>
        <w:fldChar w:fldCharType="end"/>
      </w:r>
      <w:r>
        <w:t xml:space="preserve">: </w:t>
      </w:r>
      <w:r w:rsidRPr="000369E7">
        <w:t>Représentation du procédé de désactivation</w:t>
      </w:r>
      <w:bookmarkEnd w:id="1707"/>
    </w:p>
    <w:p w14:paraId="3C801F6B" w14:textId="77777777" w:rsidR="00D10D57" w:rsidRPr="00DA7291" w:rsidRDefault="00D10D57" w:rsidP="00D10D57">
      <w:pPr>
        <w:keepNext/>
      </w:pPr>
    </w:p>
    <w:tbl>
      <w:tblPr>
        <w:tblStyle w:val="Grilledutableau"/>
        <w:tblW w:w="0" w:type="auto"/>
        <w:tblLook w:val="04A0" w:firstRow="1" w:lastRow="0" w:firstColumn="1" w:lastColumn="0" w:noHBand="0" w:noVBand="1"/>
      </w:tblPr>
      <w:tblGrid>
        <w:gridCol w:w="2689"/>
        <w:gridCol w:w="6373"/>
      </w:tblGrid>
      <w:tr w:rsidR="00D10D57" w:rsidRPr="00756B45" w14:paraId="73F02857" w14:textId="77777777" w:rsidTr="00FE542D">
        <w:tc>
          <w:tcPr>
            <w:tcW w:w="9062" w:type="dxa"/>
            <w:gridSpan w:val="2"/>
          </w:tcPr>
          <w:p w14:paraId="1A42136E" w14:textId="77777777" w:rsidR="00D10D57" w:rsidRPr="00756B45" w:rsidRDefault="00D10D57" w:rsidP="00D10D57">
            <w:pPr>
              <w:jc w:val="center"/>
              <w:rPr>
                <w:b/>
              </w:rPr>
            </w:pPr>
            <w:r w:rsidRPr="00756B45">
              <w:rPr>
                <w:b/>
              </w:rPr>
              <w:t>Fiche de description de fonctionnalité</w:t>
            </w:r>
          </w:p>
        </w:tc>
      </w:tr>
      <w:tr w:rsidR="00D10D57" w14:paraId="7DF6EC1E" w14:textId="77777777" w:rsidTr="00FE542D">
        <w:tc>
          <w:tcPr>
            <w:tcW w:w="2689" w:type="dxa"/>
          </w:tcPr>
          <w:p w14:paraId="5F489973" w14:textId="77777777" w:rsidR="00D10D57" w:rsidRDefault="00D10D57" w:rsidP="00D10D57">
            <w:r w:rsidRPr="00BE0BD5">
              <w:rPr>
                <w:b/>
              </w:rPr>
              <w:t>Nom de la fonctionnalité</w:t>
            </w:r>
          </w:p>
        </w:tc>
        <w:tc>
          <w:tcPr>
            <w:tcW w:w="6373" w:type="dxa"/>
          </w:tcPr>
          <w:p w14:paraId="7F33B6C0" w14:textId="77777777" w:rsidR="00D10D57" w:rsidRDefault="00D10D57" w:rsidP="00D10D57">
            <w:r>
              <w:t>Désactiver un personnel</w:t>
            </w:r>
          </w:p>
        </w:tc>
      </w:tr>
      <w:tr w:rsidR="00D10D57" w14:paraId="67B35556" w14:textId="77777777" w:rsidTr="00FE542D">
        <w:tc>
          <w:tcPr>
            <w:tcW w:w="2689" w:type="dxa"/>
          </w:tcPr>
          <w:p w14:paraId="04CD2B38" w14:textId="77777777" w:rsidR="00D10D57" w:rsidRPr="001B2B57" w:rsidRDefault="00D10D57" w:rsidP="00D10D57">
            <w:pPr>
              <w:rPr>
                <w:b/>
              </w:rPr>
            </w:pPr>
            <w:r w:rsidRPr="00BE0BD5">
              <w:rPr>
                <w:b/>
              </w:rPr>
              <w:t>Description sommaire</w:t>
            </w:r>
          </w:p>
        </w:tc>
        <w:tc>
          <w:tcPr>
            <w:tcW w:w="6373" w:type="dxa"/>
          </w:tcPr>
          <w:p w14:paraId="4DFFC19C" w14:textId="77777777" w:rsidR="00D10D57" w:rsidRDefault="00D10D57" w:rsidP="00D10D57">
            <w:r>
              <w:t>Lors de la sélection d’un personnel à désactiver dans le menu « Liste du personnel » puis « A désactiver », quand le bouton « Procéder est cliqué, un interface demandant une authentification apparaît. Seul l’administrateur IT peut continuer les actions après cette authentification.</w:t>
            </w:r>
          </w:p>
        </w:tc>
      </w:tr>
      <w:tr w:rsidR="00D10D57" w14:paraId="5E603347" w14:textId="77777777" w:rsidTr="00FE542D">
        <w:tc>
          <w:tcPr>
            <w:tcW w:w="2689" w:type="dxa"/>
          </w:tcPr>
          <w:p w14:paraId="65DDB203" w14:textId="77777777" w:rsidR="00D10D57" w:rsidRDefault="00D10D57" w:rsidP="00D10D57">
            <w:r w:rsidRPr="001B2B57">
              <w:rPr>
                <w:b/>
              </w:rPr>
              <w:t>Fonctionnalités attendues</w:t>
            </w:r>
          </w:p>
        </w:tc>
        <w:tc>
          <w:tcPr>
            <w:tcW w:w="6373" w:type="dxa"/>
          </w:tcPr>
          <w:p w14:paraId="0502FAE7" w14:textId="77777777" w:rsidR="00D10D57" w:rsidRDefault="00D10D57" w:rsidP="00D10D57">
            <w:r>
              <w:t>La fonctionnalité devra permettre de désactiver un utilisateur en changeant son mot de passe à l'aide d'un générateur de mot de passe et en redirigeant ses mails vers un autre utilisateur/groupe mail</w:t>
            </w:r>
          </w:p>
        </w:tc>
      </w:tr>
      <w:tr w:rsidR="00D10D57" w14:paraId="4CA38DCD" w14:textId="77777777" w:rsidTr="00FE542D">
        <w:tc>
          <w:tcPr>
            <w:tcW w:w="2689" w:type="dxa"/>
          </w:tcPr>
          <w:p w14:paraId="2B9C0FF3" w14:textId="77777777" w:rsidR="00D10D57" w:rsidRDefault="00D10D57" w:rsidP="00D10D57">
            <w:pPr>
              <w:rPr>
                <w:b/>
              </w:rPr>
            </w:pPr>
            <w:r>
              <w:rPr>
                <w:b/>
              </w:rPr>
              <w:t>Composants</w:t>
            </w:r>
          </w:p>
        </w:tc>
        <w:tc>
          <w:tcPr>
            <w:tcW w:w="6373" w:type="dxa"/>
          </w:tcPr>
          <w:p w14:paraId="1D1C98FF" w14:textId="77777777" w:rsidR="00D10D57" w:rsidRDefault="00D10D57" w:rsidP="00D10D57">
            <w:r>
              <w:t>Une interface composé de :</w:t>
            </w:r>
          </w:p>
          <w:p w14:paraId="6D263F8F" w14:textId="77777777" w:rsidR="00D10D57" w:rsidRDefault="00D10D57">
            <w:pPr>
              <w:pStyle w:val="Paragraphedeliste"/>
              <w:numPr>
                <w:ilvl w:val="0"/>
                <w:numId w:val="1"/>
              </w:numPr>
              <w:pPrChange w:id="1710" w:author="Rojo" w:date="2021-06-30T17:33:00Z">
                <w:pPr>
                  <w:pStyle w:val="Paragraphedeliste"/>
                  <w:numPr>
                    <w:numId w:val="5"/>
                  </w:numPr>
                  <w:ind w:left="1440" w:hanging="360"/>
                </w:pPr>
              </w:pPrChange>
            </w:pPr>
            <w:r>
              <w:t>Champs de saisie de l’ « Adresse mail de redirection »</w:t>
            </w:r>
          </w:p>
          <w:p w14:paraId="6F613161" w14:textId="77777777" w:rsidR="00D10D57" w:rsidRDefault="00D10D57">
            <w:pPr>
              <w:pStyle w:val="Paragraphedeliste"/>
              <w:numPr>
                <w:ilvl w:val="0"/>
                <w:numId w:val="1"/>
              </w:numPr>
              <w:pPrChange w:id="1711" w:author="Rojo" w:date="2021-06-30T17:33:00Z">
                <w:pPr>
                  <w:pStyle w:val="Paragraphedeliste"/>
                  <w:numPr>
                    <w:numId w:val="5"/>
                  </w:numPr>
                  <w:ind w:left="1440" w:hanging="360"/>
                </w:pPr>
              </w:pPrChange>
            </w:pPr>
            <w:r>
              <w:t>Bouton « Enregistrer », permettant de poursuivre l’action</w:t>
            </w:r>
          </w:p>
          <w:p w14:paraId="7EB04DBF" w14:textId="77777777" w:rsidR="00D10D57" w:rsidRDefault="00D10D57">
            <w:pPr>
              <w:pStyle w:val="Paragraphedeliste"/>
              <w:numPr>
                <w:ilvl w:val="0"/>
                <w:numId w:val="1"/>
              </w:numPr>
              <w:pPrChange w:id="1712" w:author="Rojo" w:date="2021-06-30T17:33:00Z">
                <w:pPr>
                  <w:pStyle w:val="Paragraphedeliste"/>
                  <w:numPr>
                    <w:numId w:val="5"/>
                  </w:numPr>
                  <w:ind w:left="1440" w:hanging="360"/>
                </w:pPr>
              </w:pPrChange>
            </w:pPr>
            <w:r>
              <w:t>Bouton « Annuler » permettant d’annuler l’action</w:t>
            </w:r>
          </w:p>
        </w:tc>
      </w:tr>
      <w:tr w:rsidR="00D10D57" w14:paraId="15FA8D6E" w14:textId="77777777" w:rsidTr="00FE542D">
        <w:tc>
          <w:tcPr>
            <w:tcW w:w="2689" w:type="dxa"/>
          </w:tcPr>
          <w:p w14:paraId="3983BD3A" w14:textId="77777777" w:rsidR="00D10D57" w:rsidRDefault="00D10D57" w:rsidP="00D10D57">
            <w:pPr>
              <w:rPr>
                <w:b/>
              </w:rPr>
            </w:pPr>
            <w:r w:rsidRPr="0038344E">
              <w:rPr>
                <w:b/>
              </w:rPr>
              <w:t>Règles de gestion</w:t>
            </w:r>
          </w:p>
        </w:tc>
        <w:tc>
          <w:tcPr>
            <w:tcW w:w="6373" w:type="dxa"/>
          </w:tcPr>
          <w:p w14:paraId="0DFF260D" w14:textId="77777777" w:rsidR="00D10D57" w:rsidRDefault="00D10D57">
            <w:pPr>
              <w:pStyle w:val="Paragraphedeliste"/>
              <w:numPr>
                <w:ilvl w:val="0"/>
                <w:numId w:val="19"/>
              </w:numPr>
              <w:pPrChange w:id="1713" w:author="Rojo" w:date="2021-06-30T17:33:00Z">
                <w:pPr>
                  <w:pStyle w:val="Paragraphedeliste"/>
                  <w:numPr>
                    <w:numId w:val="35"/>
                  </w:numPr>
                  <w:tabs>
                    <w:tab w:val="num" w:pos="360"/>
                    <w:tab w:val="num" w:pos="720"/>
                  </w:tabs>
                  <w:ind w:hanging="720"/>
                </w:pPr>
              </w:pPrChange>
            </w:pPr>
            <w:r>
              <w:t>Seul un administrateur IT pourra être validé à l’authentification avant de pouvoir effectuer l’action de désactivation.</w:t>
            </w:r>
          </w:p>
          <w:p w14:paraId="10637B3F" w14:textId="77777777" w:rsidR="00D10D57" w:rsidRDefault="00D10D57">
            <w:pPr>
              <w:pStyle w:val="Paragraphedeliste"/>
              <w:numPr>
                <w:ilvl w:val="0"/>
                <w:numId w:val="19"/>
              </w:numPr>
              <w:pPrChange w:id="1714" w:author="Rojo" w:date="2021-06-30T17:33:00Z">
                <w:pPr>
                  <w:pStyle w:val="Paragraphedeliste"/>
                  <w:numPr>
                    <w:numId w:val="35"/>
                  </w:numPr>
                  <w:tabs>
                    <w:tab w:val="num" w:pos="360"/>
                    <w:tab w:val="num" w:pos="720"/>
                  </w:tabs>
                  <w:ind w:hanging="720"/>
                </w:pPr>
              </w:pPrChange>
            </w:pPr>
            <w:r>
              <w:t xml:space="preserve">Si un utilisateur possède déjà une fiche de </w:t>
            </w:r>
            <w:proofErr w:type="spellStart"/>
            <w:r>
              <w:t>déshabilitation</w:t>
            </w:r>
            <w:proofErr w:type="spellEnd"/>
            <w:r>
              <w:t>, la désactivation passe directement sans plus demander d’adresse mail de redirection.</w:t>
            </w:r>
          </w:p>
          <w:p w14:paraId="537BCE0B" w14:textId="77777777" w:rsidR="00D10D57" w:rsidRDefault="00D10D57">
            <w:pPr>
              <w:pStyle w:val="Paragraphedeliste"/>
              <w:numPr>
                <w:ilvl w:val="0"/>
                <w:numId w:val="19"/>
              </w:numPr>
              <w:pPrChange w:id="1715" w:author="Rojo" w:date="2021-06-30T17:33:00Z">
                <w:pPr>
                  <w:pStyle w:val="Paragraphedeliste"/>
                  <w:numPr>
                    <w:numId w:val="35"/>
                  </w:numPr>
                  <w:tabs>
                    <w:tab w:val="num" w:pos="360"/>
                    <w:tab w:val="num" w:pos="720"/>
                  </w:tabs>
                  <w:ind w:hanging="720"/>
                </w:pPr>
              </w:pPrChange>
            </w:pPr>
            <w:r>
              <w:t>Une fenêtre apparaît après l’exécution de la désactivation, affichant le statut de la désactivation si c’était une réussite ou un échec.</w:t>
            </w:r>
          </w:p>
          <w:p w14:paraId="4F9C51A3" w14:textId="77777777" w:rsidR="00D10D57" w:rsidRDefault="00D10D57">
            <w:pPr>
              <w:pStyle w:val="Paragraphedeliste"/>
              <w:numPr>
                <w:ilvl w:val="0"/>
                <w:numId w:val="19"/>
              </w:numPr>
              <w:pPrChange w:id="1716" w:author="Rojo" w:date="2021-06-30T17:33:00Z">
                <w:pPr>
                  <w:pStyle w:val="Paragraphedeliste"/>
                  <w:numPr>
                    <w:numId w:val="35"/>
                  </w:numPr>
                  <w:tabs>
                    <w:tab w:val="num" w:pos="360"/>
                    <w:tab w:val="num" w:pos="720"/>
                  </w:tabs>
                  <w:ind w:hanging="720"/>
                </w:pPr>
              </w:pPrChange>
            </w:pPr>
            <w:r>
              <w:t xml:space="preserve">La fonctionnalité de désactivation du personnel lance un script qui va : </w:t>
            </w:r>
          </w:p>
          <w:p w14:paraId="3AF4CBA8" w14:textId="77777777" w:rsidR="00D10D57" w:rsidRDefault="00D10D57">
            <w:pPr>
              <w:pStyle w:val="Paragraphedeliste"/>
              <w:numPr>
                <w:ilvl w:val="1"/>
                <w:numId w:val="19"/>
              </w:numPr>
              <w:pPrChange w:id="1717" w:author="Rojo" w:date="2021-06-30T17:33:00Z">
                <w:pPr>
                  <w:pStyle w:val="Paragraphedeliste"/>
                  <w:numPr>
                    <w:ilvl w:val="1"/>
                    <w:numId w:val="35"/>
                  </w:numPr>
                  <w:tabs>
                    <w:tab w:val="num" w:pos="360"/>
                    <w:tab w:val="num" w:pos="1440"/>
                  </w:tabs>
                  <w:ind w:left="1440" w:hanging="720"/>
                </w:pPr>
              </w:pPrChange>
            </w:pPr>
            <w:r>
              <w:t>changer le mot de passe d’un personnel à l’aide d’un générateur de mot de passe intégré dans l’outil</w:t>
            </w:r>
          </w:p>
          <w:p w14:paraId="5C35C605" w14:textId="77777777" w:rsidR="00D10D57" w:rsidRDefault="00D10D57">
            <w:pPr>
              <w:pStyle w:val="Paragraphedeliste"/>
              <w:numPr>
                <w:ilvl w:val="1"/>
                <w:numId w:val="19"/>
              </w:numPr>
              <w:pPrChange w:id="1718" w:author="Rojo" w:date="2021-06-30T17:33:00Z">
                <w:pPr>
                  <w:pStyle w:val="Paragraphedeliste"/>
                  <w:numPr>
                    <w:ilvl w:val="1"/>
                    <w:numId w:val="35"/>
                  </w:numPr>
                  <w:tabs>
                    <w:tab w:val="num" w:pos="360"/>
                    <w:tab w:val="num" w:pos="1440"/>
                  </w:tabs>
                  <w:ind w:left="1440" w:hanging="720"/>
                </w:pPr>
              </w:pPrChange>
            </w:pPr>
            <w:r>
              <w:lastRenderedPageBreak/>
              <w:t>Rajouter un mail de redirections au compte mail de l’utilisateur</w:t>
            </w:r>
          </w:p>
        </w:tc>
      </w:tr>
    </w:tbl>
    <w:p w14:paraId="48105FBF" w14:textId="77777777" w:rsidR="00D10D57" w:rsidRDefault="00D10D57" w:rsidP="00D10D57"/>
    <w:p w14:paraId="3735F15D" w14:textId="77777777" w:rsidR="00D10D57" w:rsidRDefault="00D10D57" w:rsidP="00D10D57"/>
    <w:p w14:paraId="2B79417F" w14:textId="77777777" w:rsidR="00D10D57" w:rsidRPr="00DF706A" w:rsidRDefault="00D10D57" w:rsidP="00D10D57"/>
    <w:p w14:paraId="65D26E44" w14:textId="77777777" w:rsidR="00D10D57" w:rsidRDefault="00D10D57" w:rsidP="00D10D57">
      <w:bookmarkStart w:id="1719" w:name="_Toc75637439"/>
      <w:bookmarkStart w:id="1720" w:name="_Toc75637549"/>
      <w:bookmarkStart w:id="1721" w:name="_Toc75637658"/>
      <w:bookmarkStart w:id="1722" w:name="_Toc75637765"/>
      <w:bookmarkStart w:id="1723" w:name="_Toc75640472"/>
      <w:bookmarkEnd w:id="1719"/>
      <w:bookmarkEnd w:id="1720"/>
      <w:bookmarkEnd w:id="1721"/>
      <w:bookmarkEnd w:id="1722"/>
      <w:bookmarkEnd w:id="1723"/>
    </w:p>
    <w:p w14:paraId="54DD0B55" w14:textId="77777777" w:rsidR="00D10D57" w:rsidRPr="00C416B2" w:rsidRDefault="00D10D57" w:rsidP="00D10D57"/>
    <w:p w14:paraId="3F08938C" w14:textId="77777777" w:rsidR="008B2B42" w:rsidRDefault="008B2B42"/>
    <w:sectPr w:rsidR="008B2B42">
      <w:footerReference w:type="default" r:id="rId4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66" w:author="Administrator" w:date="2021-06-21T23:58:00Z" w:initials="A">
    <w:p w14:paraId="683489B8" w14:textId="77777777" w:rsidR="005E54E6" w:rsidRDefault="005E54E6" w:rsidP="00D10D57">
      <w:pPr>
        <w:pStyle w:val="Commentaire"/>
      </w:pPr>
      <w:r>
        <w:t>Près du choix « Associé », il devrait y avoir l’inscription : « </w:t>
      </w:r>
      <w:r w:rsidRPr="00812108">
        <w:rPr>
          <w:b/>
        </w:rPr>
        <w:t>Type d’utilisateur à créer</w:t>
      </w:r>
      <w:r>
        <w:t> »</w:t>
      </w:r>
    </w:p>
    <w:p w14:paraId="429448E9" w14:textId="77777777" w:rsidR="005E54E6" w:rsidRDefault="005E54E6" w:rsidP="00D10D57">
      <w:pPr>
        <w:pStyle w:val="Commentaire"/>
      </w:pPr>
      <w:r>
        <w:rPr>
          <w:rStyle w:val="Marquedecommentaire"/>
        </w:rPr>
        <w:annotationRef/>
      </w:r>
      <w:r>
        <w:t>Rajouter aussi une case pour l’ajout de « </w:t>
      </w:r>
      <w:r w:rsidRPr="00E42715">
        <w:rPr>
          <w:b/>
        </w:rPr>
        <w:t>lieu de travail</w:t>
      </w:r>
      <w:r>
        <w:t> » dans cursus</w:t>
      </w:r>
    </w:p>
  </w:comment>
  <w:comment w:id="567" w:author="Administrator" w:date="2021-06-23T01:12:00Z" w:initials="A">
    <w:p w14:paraId="4DBDF028" w14:textId="77777777" w:rsidR="005E54E6" w:rsidRDefault="005E54E6" w:rsidP="00D10D57">
      <w:pPr>
        <w:pStyle w:val="Commentaire"/>
      </w:pPr>
      <w:r w:rsidRPr="00833F8D">
        <w:rPr>
          <w:rStyle w:val="Marquedecommentaire"/>
          <w:color w:val="C00000"/>
        </w:rPr>
        <w:annotationRef/>
      </w:r>
      <w:r w:rsidRPr="00833F8D">
        <w:rPr>
          <w:color w:val="C00000"/>
        </w:rPr>
        <w:t>Il s’agit ici d’un Pop-Up ou d’un affichage sur la section d’affichage des personnels ?</w:t>
      </w:r>
    </w:p>
  </w:comment>
  <w:comment w:id="568" w:author="Rojo" w:date="2021-06-28T11:53:00Z" w:initials="R">
    <w:p w14:paraId="0AB2FC63" w14:textId="77777777" w:rsidR="005E54E6" w:rsidRDefault="005E54E6" w:rsidP="00D10D57">
      <w:pPr>
        <w:pStyle w:val="Commentaire"/>
      </w:pPr>
      <w:r>
        <w:rPr>
          <w:rStyle w:val="Marquedecommentaire"/>
        </w:rPr>
        <w:annotationRef/>
      </w:r>
      <w:r>
        <w:t>Il s’agit d’une page à part.</w:t>
      </w:r>
    </w:p>
  </w:comment>
  <w:comment w:id="576" w:author="Administrator" w:date="2021-06-27T10:36:00Z" w:initials="A">
    <w:p w14:paraId="0F890AE1" w14:textId="77777777" w:rsidR="005E54E6" w:rsidRDefault="005E54E6" w:rsidP="00D10D57">
      <w:pPr>
        <w:pStyle w:val="Commentaire"/>
      </w:pPr>
      <w:r>
        <w:rPr>
          <w:rStyle w:val="Marquedecommentaire"/>
        </w:rPr>
        <w:annotationRef/>
      </w:r>
      <w:r>
        <w:t>Nouvel ajout</w:t>
      </w:r>
    </w:p>
  </w:comment>
  <w:comment w:id="581" w:author="Administrator" w:date="2021-06-22T23:19:00Z" w:initials="A">
    <w:p w14:paraId="177313F6" w14:textId="77777777" w:rsidR="005E54E6" w:rsidRDefault="005E54E6" w:rsidP="00D10D57">
      <w:pPr>
        <w:pStyle w:val="Commentaire"/>
      </w:pPr>
      <w:r>
        <w:rPr>
          <w:rStyle w:val="Marquedecommentaire"/>
        </w:rPr>
        <w:annotationRef/>
      </w:r>
      <w:r>
        <w:t>A rajouter dans le schéma</w:t>
      </w:r>
    </w:p>
  </w:comment>
  <w:comment w:id="585" w:author="Administrator" w:date="2021-06-27T10:38:00Z" w:initials="A">
    <w:p w14:paraId="34D17D04" w14:textId="77777777" w:rsidR="005E54E6" w:rsidRDefault="005E54E6" w:rsidP="00D10D57">
      <w:pPr>
        <w:pStyle w:val="Commentaire"/>
      </w:pPr>
      <w:r w:rsidRPr="00A20C43">
        <w:rPr>
          <w:rStyle w:val="Marquedecommentaire"/>
          <w:color w:val="FF0000"/>
        </w:rPr>
        <w:annotationRef/>
      </w:r>
      <w:r w:rsidRPr="00A20C43">
        <w:rPr>
          <w:color w:val="FF0000"/>
        </w:rPr>
        <w:t>Champs « Année » à changer en « Période »</w:t>
      </w:r>
    </w:p>
  </w:comment>
  <w:comment w:id="586" w:author="Administrator" w:date="2021-06-22T21:37:00Z" w:initials="A">
    <w:p w14:paraId="63B5C237" w14:textId="77777777" w:rsidR="005E54E6" w:rsidRDefault="005E54E6" w:rsidP="00D10D57">
      <w:pPr>
        <w:pStyle w:val="Commentaire"/>
      </w:pPr>
      <w:r>
        <w:rPr>
          <w:rStyle w:val="Marquedecommentaire"/>
        </w:rPr>
        <w:annotationRef/>
      </w:r>
      <w:r>
        <w:t xml:space="preserve">Il devrait y avoir un troisième </w:t>
      </w:r>
      <w:proofErr w:type="gramStart"/>
      <w:r>
        <w:t>champs</w:t>
      </w:r>
      <w:proofErr w:type="gramEnd"/>
      <w:r>
        <w:t xml:space="preserve"> qui concerne le « </w:t>
      </w:r>
      <w:r w:rsidRPr="00E71856">
        <w:rPr>
          <w:b/>
        </w:rPr>
        <w:t>Lieu de travail</w:t>
      </w:r>
      <w:r>
        <w:t> ».</w:t>
      </w:r>
    </w:p>
  </w:comment>
  <w:comment w:id="622" w:author="Administrator" w:date="2021-06-23T00:59:00Z" w:initials="A">
    <w:p w14:paraId="4EE8A7EC" w14:textId="77777777" w:rsidR="005E54E6" w:rsidRDefault="005E54E6" w:rsidP="00D10D57">
      <w:pPr>
        <w:pStyle w:val="Commentaire"/>
      </w:pPr>
      <w:r>
        <w:rPr>
          <w:rStyle w:val="Marquedecommentaire"/>
        </w:rPr>
        <w:annotationRef/>
      </w:r>
      <w:r w:rsidRPr="005946AD">
        <w:rPr>
          <w:color w:val="C00000"/>
        </w:rPr>
        <w:t>Les champs « </w:t>
      </w:r>
      <w:r w:rsidRPr="005946AD">
        <w:rPr>
          <w:b/>
          <w:color w:val="C00000"/>
        </w:rPr>
        <w:t>Année</w:t>
      </w:r>
      <w:r w:rsidRPr="005946AD">
        <w:rPr>
          <w:color w:val="C00000"/>
        </w:rPr>
        <w:t> » devront tous être remplacés par des champs « </w:t>
      </w:r>
      <w:r w:rsidRPr="005946AD">
        <w:rPr>
          <w:b/>
          <w:color w:val="C00000"/>
        </w:rPr>
        <w:t>Période</w:t>
      </w:r>
      <w:r w:rsidRPr="005946AD">
        <w:rPr>
          <w:color w:val="C00000"/>
        </w:rPr>
        <w:t> » car il ne s’agit pas que de l’année mais aussi du mois</w:t>
      </w:r>
    </w:p>
  </w:comment>
  <w:comment w:id="624" w:author="Administrator" w:date="2021-06-22T00:00:00Z" w:initials="A">
    <w:p w14:paraId="4E7EF0CF" w14:textId="77777777" w:rsidR="005E54E6" w:rsidRDefault="005E54E6" w:rsidP="00D10D57">
      <w:pPr>
        <w:pStyle w:val="Commentaire"/>
      </w:pPr>
      <w:r>
        <w:t>Près du choix « Consultant », il devrait y avoir l’inscription : « </w:t>
      </w:r>
      <w:r w:rsidRPr="00812108">
        <w:rPr>
          <w:b/>
        </w:rPr>
        <w:t>Type d’utilisateur à créer</w:t>
      </w:r>
      <w:r>
        <w:t> »</w:t>
      </w:r>
    </w:p>
    <w:p w14:paraId="76E91A80" w14:textId="77777777" w:rsidR="005E54E6" w:rsidRDefault="005E54E6" w:rsidP="00D10D57">
      <w:pPr>
        <w:pStyle w:val="Commentaire"/>
      </w:pPr>
      <w:r>
        <w:rPr>
          <w:rStyle w:val="Marquedecommentaire"/>
        </w:rPr>
        <w:annotationRef/>
      </w:r>
      <w:r>
        <w:t>Rajouter aussi une case pour l’ajout de « </w:t>
      </w:r>
      <w:r w:rsidRPr="00E42715">
        <w:rPr>
          <w:b/>
        </w:rPr>
        <w:t>lieu de travail</w:t>
      </w:r>
      <w:r>
        <w:t> » dans cursus</w:t>
      </w:r>
    </w:p>
    <w:p w14:paraId="67AA9084" w14:textId="77777777" w:rsidR="005E54E6" w:rsidRDefault="005E54E6" w:rsidP="00D10D57">
      <w:pPr>
        <w:pStyle w:val="Commentaire"/>
      </w:pPr>
      <w:r>
        <w:rPr>
          <w:rStyle w:val="Marquedecommentaire"/>
        </w:rPr>
        <w:annotationRef/>
      </w:r>
      <w:r>
        <w:t>Le champ « Département » pour un personnel consultant/collaborateur doit aussi pouvoir être multiple. Un personnel peut appartenir à plusieurs départements en même temps</w:t>
      </w:r>
    </w:p>
  </w:comment>
  <w:comment w:id="632" w:author="Administrator" w:date="2021-06-27T10:36:00Z" w:initials="A">
    <w:p w14:paraId="15770713" w14:textId="77777777" w:rsidR="005E54E6" w:rsidRDefault="005E54E6" w:rsidP="00D10D57">
      <w:pPr>
        <w:pStyle w:val="Commentaire"/>
      </w:pPr>
      <w:r>
        <w:rPr>
          <w:rStyle w:val="Marquedecommentaire"/>
        </w:rPr>
        <w:annotationRef/>
      </w:r>
      <w:r>
        <w:t>Nouvel ajout</w:t>
      </w:r>
    </w:p>
  </w:comment>
  <w:comment w:id="640" w:author="Administrator" w:date="2021-06-22T21:37:00Z" w:initials="A">
    <w:p w14:paraId="125725B1" w14:textId="77777777" w:rsidR="005E54E6" w:rsidRDefault="005E54E6" w:rsidP="00D10D57">
      <w:pPr>
        <w:pStyle w:val="Commentaire"/>
      </w:pPr>
      <w:r>
        <w:rPr>
          <w:rStyle w:val="Marquedecommentaire"/>
        </w:rPr>
        <w:annotationRef/>
      </w:r>
      <w:r>
        <w:t xml:space="preserve">Il devrait y avoir un troisième </w:t>
      </w:r>
      <w:proofErr w:type="gramStart"/>
      <w:r>
        <w:t>champs</w:t>
      </w:r>
      <w:proofErr w:type="gramEnd"/>
      <w:r>
        <w:t xml:space="preserve"> qui concerne le « Lieu de travail ».</w:t>
      </w:r>
    </w:p>
  </w:comment>
  <w:comment w:id="676" w:author="Administrator" w:date="2021-06-23T00:59:00Z" w:initials="A">
    <w:p w14:paraId="344DBD36" w14:textId="77777777" w:rsidR="005E54E6" w:rsidRDefault="005E54E6" w:rsidP="00D10D57">
      <w:pPr>
        <w:pStyle w:val="Commentaire"/>
      </w:pPr>
      <w:r>
        <w:rPr>
          <w:rStyle w:val="Marquedecommentaire"/>
        </w:rPr>
        <w:annotationRef/>
      </w:r>
      <w:r w:rsidRPr="005946AD">
        <w:rPr>
          <w:color w:val="C00000"/>
        </w:rPr>
        <w:t>Les champs « </w:t>
      </w:r>
      <w:r w:rsidRPr="005946AD">
        <w:rPr>
          <w:b/>
          <w:color w:val="C00000"/>
        </w:rPr>
        <w:t>Année</w:t>
      </w:r>
      <w:r w:rsidRPr="005946AD">
        <w:rPr>
          <w:color w:val="C00000"/>
        </w:rPr>
        <w:t> » devront tous être remplacés par des champs « </w:t>
      </w:r>
      <w:r w:rsidRPr="005946AD">
        <w:rPr>
          <w:b/>
          <w:color w:val="C00000"/>
        </w:rPr>
        <w:t>Période</w:t>
      </w:r>
      <w:r w:rsidRPr="005946AD">
        <w:rPr>
          <w:color w:val="C00000"/>
        </w:rPr>
        <w:t> » car il ne s’agit pas que de l’année mais aussi du mois</w:t>
      </w:r>
    </w:p>
  </w:comment>
  <w:comment w:id="682" w:author="Administrator" w:date="2021-06-23T01:16:00Z" w:initials="A">
    <w:p w14:paraId="25608627" w14:textId="77777777" w:rsidR="005E54E6" w:rsidRDefault="005E54E6" w:rsidP="00D10D57">
      <w:pPr>
        <w:pStyle w:val="Commentaire"/>
      </w:pPr>
      <w:r>
        <w:rPr>
          <w:rStyle w:val="Marquedecommentaire"/>
        </w:rPr>
        <w:annotationRef/>
      </w:r>
      <w:r w:rsidRPr="00833F8D">
        <w:rPr>
          <w:color w:val="C00000"/>
        </w:rPr>
        <w:t>Il s’agit ici d’un Pop-Up ou d’un affichage sur la section d’affichage des personnels ?</w:t>
      </w:r>
    </w:p>
  </w:comment>
  <w:comment w:id="683" w:author="Rojo" w:date="2021-06-28T14:34:00Z" w:initials="R">
    <w:p w14:paraId="03074F3A" w14:textId="77777777" w:rsidR="005E54E6" w:rsidRDefault="005E54E6" w:rsidP="00D10D57">
      <w:pPr>
        <w:pStyle w:val="Commentaire"/>
      </w:pPr>
      <w:r>
        <w:rPr>
          <w:rStyle w:val="Marquedecommentaire"/>
        </w:rPr>
        <w:annotationRef/>
      </w:r>
      <w:r>
        <w:t>Il s’agit d’une redirection vers une page.</w:t>
      </w:r>
    </w:p>
  </w:comment>
  <w:comment w:id="692" w:author="Administrator" w:date="2021-06-27T10:36:00Z" w:initials="A">
    <w:p w14:paraId="4A771B5E" w14:textId="77777777" w:rsidR="005E54E6" w:rsidRDefault="005E54E6" w:rsidP="00D10D57">
      <w:pPr>
        <w:pStyle w:val="Commentaire"/>
      </w:pPr>
      <w:r>
        <w:rPr>
          <w:rStyle w:val="Marquedecommentaire"/>
        </w:rPr>
        <w:annotationRef/>
      </w:r>
      <w:r>
        <w:t>Nouvel ajout</w:t>
      </w:r>
    </w:p>
  </w:comment>
  <w:comment w:id="711" w:author="Administrator" w:date="2021-06-23T00:59:00Z" w:initials="A">
    <w:p w14:paraId="5661C0F0" w14:textId="77777777" w:rsidR="005E54E6" w:rsidRDefault="005E54E6" w:rsidP="00D10D57">
      <w:pPr>
        <w:pStyle w:val="Commentaire"/>
      </w:pPr>
      <w:r>
        <w:rPr>
          <w:rStyle w:val="Marquedecommentaire"/>
        </w:rPr>
        <w:annotationRef/>
      </w:r>
      <w:r w:rsidRPr="005946AD">
        <w:rPr>
          <w:color w:val="C00000"/>
        </w:rPr>
        <w:t>Les champs « </w:t>
      </w:r>
      <w:r w:rsidRPr="005946AD">
        <w:rPr>
          <w:b/>
          <w:color w:val="C00000"/>
        </w:rPr>
        <w:t>Année</w:t>
      </w:r>
      <w:r w:rsidRPr="005946AD">
        <w:rPr>
          <w:color w:val="C00000"/>
        </w:rPr>
        <w:t> » devront tous être remplacés par des champs « </w:t>
      </w:r>
      <w:r w:rsidRPr="005946AD">
        <w:rPr>
          <w:b/>
          <w:color w:val="C00000"/>
        </w:rPr>
        <w:t>Période</w:t>
      </w:r>
      <w:r w:rsidRPr="005946AD">
        <w:rPr>
          <w:color w:val="C00000"/>
        </w:rPr>
        <w:t> » car il ne s’agit pas que de l’année mais aussi du mois</w:t>
      </w:r>
    </w:p>
  </w:comment>
  <w:comment w:id="723" w:author="Administrator" w:date="2021-06-27T10:36:00Z" w:initials="A">
    <w:p w14:paraId="7F339538" w14:textId="77777777" w:rsidR="005E54E6" w:rsidRDefault="005E54E6" w:rsidP="00D10D57">
      <w:pPr>
        <w:pStyle w:val="Commentaire"/>
      </w:pPr>
      <w:r>
        <w:rPr>
          <w:rStyle w:val="Marquedecommentaire"/>
        </w:rPr>
        <w:annotationRef/>
      </w:r>
      <w:r>
        <w:t>Nouvel ajout</w:t>
      </w:r>
    </w:p>
  </w:comment>
  <w:comment w:id="742" w:author="Administrator" w:date="2021-06-23T00:59:00Z" w:initials="A">
    <w:p w14:paraId="78F083F8" w14:textId="77777777" w:rsidR="005E54E6" w:rsidRDefault="005E54E6" w:rsidP="00D10D57">
      <w:pPr>
        <w:pStyle w:val="Commentaire"/>
      </w:pPr>
      <w:r>
        <w:rPr>
          <w:rStyle w:val="Marquedecommentaire"/>
        </w:rPr>
        <w:annotationRef/>
      </w:r>
      <w:r w:rsidRPr="005946AD">
        <w:rPr>
          <w:color w:val="C00000"/>
        </w:rPr>
        <w:t>Les champs « </w:t>
      </w:r>
      <w:r w:rsidRPr="005946AD">
        <w:rPr>
          <w:b/>
          <w:color w:val="C00000"/>
        </w:rPr>
        <w:t>Année</w:t>
      </w:r>
      <w:r w:rsidRPr="005946AD">
        <w:rPr>
          <w:color w:val="C00000"/>
        </w:rPr>
        <w:t> » devront tous être remplacés par des champs « </w:t>
      </w:r>
      <w:r w:rsidRPr="005946AD">
        <w:rPr>
          <w:b/>
          <w:color w:val="C00000"/>
        </w:rPr>
        <w:t>Période</w:t>
      </w:r>
      <w:r w:rsidRPr="005946AD">
        <w:rPr>
          <w:color w:val="C00000"/>
        </w:rPr>
        <w:t> » car il ne s’agit pas que de l’année mais aussi du mois</w:t>
      </w:r>
    </w:p>
  </w:comment>
  <w:comment w:id="772" w:author="Administrator" w:date="2021-06-23T18:23:00Z" w:initials="A">
    <w:p w14:paraId="3E03C066" w14:textId="77777777" w:rsidR="005E54E6" w:rsidRDefault="005E54E6" w:rsidP="00D10D57">
      <w:pPr>
        <w:pStyle w:val="Commentaire"/>
      </w:pPr>
      <w:r w:rsidRPr="009601C4">
        <w:rPr>
          <w:rStyle w:val="Marquedecommentaire"/>
          <w:color w:val="FF0000"/>
        </w:rPr>
        <w:annotationRef/>
      </w:r>
      <w:r w:rsidRPr="009601C4">
        <w:rPr>
          <w:color w:val="FF0000"/>
        </w:rPr>
        <w:t>C’est quoi le sens de la phrase ?</w:t>
      </w:r>
    </w:p>
  </w:comment>
  <w:comment w:id="773" w:author="Rojo" w:date="2021-06-28T15:46:00Z" w:initials="R">
    <w:p w14:paraId="30F8D3E9" w14:textId="77777777" w:rsidR="005E54E6" w:rsidRDefault="005E54E6" w:rsidP="00D10D57">
      <w:pPr>
        <w:pStyle w:val="Commentaire"/>
      </w:pPr>
      <w:r>
        <w:rPr>
          <w:rStyle w:val="Marquedecommentaire"/>
        </w:rPr>
        <w:annotationRef/>
      </w:r>
      <w:r>
        <w:t>Aucun sens.</w:t>
      </w:r>
    </w:p>
  </w:comment>
  <w:comment w:id="780" w:author="Administrator" w:date="2021-06-23T18:49:00Z" w:initials="A">
    <w:p w14:paraId="54E656BA" w14:textId="77777777" w:rsidR="005E54E6" w:rsidRDefault="005E54E6" w:rsidP="00D10D57">
      <w:pPr>
        <w:pStyle w:val="Commentaire"/>
      </w:pPr>
      <w:r>
        <w:rPr>
          <w:rStyle w:val="Marquedecommentaire"/>
        </w:rPr>
        <w:annotationRef/>
      </w:r>
      <w:r>
        <w:t>Il devrait être proposé une liste à choisir mains non un champ à saisir</w:t>
      </w:r>
    </w:p>
  </w:comment>
  <w:comment w:id="796" w:author="Administrator" w:date="2021-06-23T19:02:00Z" w:initials="A">
    <w:p w14:paraId="239A098B" w14:textId="77777777" w:rsidR="005E54E6" w:rsidRDefault="005E54E6" w:rsidP="00D10D57">
      <w:pPr>
        <w:pStyle w:val="Commentaire"/>
      </w:pPr>
      <w:r>
        <w:rPr>
          <w:rStyle w:val="Marquedecommentaire"/>
        </w:rPr>
        <w:annotationRef/>
      </w:r>
      <w:r>
        <w:t>Rajouter PC avant « portable »</w:t>
      </w:r>
    </w:p>
  </w:comment>
  <w:comment w:id="800" w:author="Administrator" w:date="2021-06-23T19:06:00Z" w:initials="A">
    <w:p w14:paraId="676CE984" w14:textId="77777777" w:rsidR="005E54E6" w:rsidRDefault="005E54E6" w:rsidP="00D10D57">
      <w:pPr>
        <w:pStyle w:val="Commentaire"/>
      </w:pPr>
      <w:r w:rsidRPr="00370A8C">
        <w:rPr>
          <w:rStyle w:val="Marquedecommentaire"/>
          <w:color w:val="FF0000"/>
        </w:rPr>
        <w:annotationRef/>
      </w:r>
      <w:r w:rsidRPr="00370A8C">
        <w:rPr>
          <w:color w:val="FF0000"/>
        </w:rPr>
        <w:t>A rajouter dans le schéma</w:t>
      </w:r>
    </w:p>
  </w:comment>
  <w:comment w:id="802" w:author="Administrator" w:date="2021-06-23T19:10:00Z" w:initials="A">
    <w:p w14:paraId="58476CDB" w14:textId="77777777" w:rsidR="005E54E6" w:rsidRDefault="005E54E6" w:rsidP="00D10D57">
      <w:pPr>
        <w:pStyle w:val="Commentaire"/>
      </w:pPr>
      <w:r w:rsidRPr="00370A8C">
        <w:rPr>
          <w:color w:val="FF0000"/>
        </w:rPr>
        <w:t xml:space="preserve">Ce mot est </w:t>
      </w:r>
      <w:r w:rsidRPr="00370A8C">
        <w:rPr>
          <w:rStyle w:val="Marquedecommentaire"/>
          <w:color w:val="FF0000"/>
        </w:rPr>
        <w:annotationRef/>
      </w:r>
      <w:r w:rsidRPr="00370A8C">
        <w:rPr>
          <w:color w:val="FF0000"/>
        </w:rPr>
        <w:t>à rajouter</w:t>
      </w:r>
    </w:p>
  </w:comment>
  <w:comment w:id="846" w:author="Administrator" w:date="2021-06-23T18:49:00Z" w:initials="A">
    <w:p w14:paraId="4727E9B8" w14:textId="77777777" w:rsidR="005E54E6" w:rsidRDefault="005E54E6" w:rsidP="00D10D57">
      <w:pPr>
        <w:pStyle w:val="Commentaire"/>
      </w:pPr>
      <w:r>
        <w:rPr>
          <w:rStyle w:val="Marquedecommentaire"/>
        </w:rPr>
        <w:annotationRef/>
      </w:r>
      <w:r>
        <w:t>Il devrait être proposé une liste à choisir mains non un champ à saisir</w:t>
      </w:r>
    </w:p>
  </w:comment>
  <w:comment w:id="862" w:author="Administrator" w:date="2021-06-23T19:02:00Z" w:initials="A">
    <w:p w14:paraId="613E21B7" w14:textId="77777777" w:rsidR="005E54E6" w:rsidRDefault="005E54E6" w:rsidP="00D10D57">
      <w:pPr>
        <w:pStyle w:val="Commentaire"/>
      </w:pPr>
      <w:r>
        <w:rPr>
          <w:rStyle w:val="Marquedecommentaire"/>
        </w:rPr>
        <w:annotationRef/>
      </w:r>
      <w:r>
        <w:t>Rajouter PC avant « portable »</w:t>
      </w:r>
    </w:p>
  </w:comment>
  <w:comment w:id="866" w:author="Administrator" w:date="2021-06-23T19:06:00Z" w:initials="A">
    <w:p w14:paraId="27A05C92" w14:textId="77777777" w:rsidR="005E54E6" w:rsidRDefault="005E54E6" w:rsidP="00D10D57">
      <w:pPr>
        <w:pStyle w:val="Commentaire"/>
      </w:pPr>
      <w:r w:rsidRPr="00370A8C">
        <w:rPr>
          <w:rStyle w:val="Marquedecommentaire"/>
          <w:color w:val="FF0000"/>
        </w:rPr>
        <w:annotationRef/>
      </w:r>
      <w:r w:rsidRPr="00370A8C">
        <w:rPr>
          <w:color w:val="FF0000"/>
        </w:rPr>
        <w:t>A rajouter dans le schéma</w:t>
      </w:r>
    </w:p>
  </w:comment>
  <w:comment w:id="868" w:author="Administrator" w:date="2021-06-23T19:10:00Z" w:initials="A">
    <w:p w14:paraId="4E0C26E1" w14:textId="77777777" w:rsidR="005E54E6" w:rsidRDefault="005E54E6" w:rsidP="00D10D57">
      <w:pPr>
        <w:pStyle w:val="Commentaire"/>
      </w:pPr>
      <w:r w:rsidRPr="00370A8C">
        <w:rPr>
          <w:color w:val="FF0000"/>
        </w:rPr>
        <w:t xml:space="preserve">Ce mot est </w:t>
      </w:r>
      <w:r w:rsidRPr="00370A8C">
        <w:rPr>
          <w:rStyle w:val="Marquedecommentaire"/>
          <w:color w:val="FF0000"/>
        </w:rPr>
        <w:annotationRef/>
      </w:r>
      <w:r w:rsidRPr="00370A8C">
        <w:rPr>
          <w:color w:val="FF0000"/>
        </w:rPr>
        <w:t>à rajouter</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29448E9" w15:done="1"/>
  <w15:commentEx w15:paraId="4DBDF028" w15:done="1"/>
  <w15:commentEx w15:paraId="0AB2FC63" w15:paraIdParent="4DBDF028" w15:done="1"/>
  <w15:commentEx w15:paraId="0F890AE1" w15:done="1"/>
  <w15:commentEx w15:paraId="177313F6" w15:done="1"/>
  <w15:commentEx w15:paraId="34D17D04" w15:done="1"/>
  <w15:commentEx w15:paraId="63B5C237" w15:done="1"/>
  <w15:commentEx w15:paraId="4EE8A7EC" w15:done="1"/>
  <w15:commentEx w15:paraId="67AA9084" w15:done="1"/>
  <w15:commentEx w15:paraId="15770713" w15:done="1"/>
  <w15:commentEx w15:paraId="125725B1" w15:done="1"/>
  <w15:commentEx w15:paraId="344DBD36" w15:done="1"/>
  <w15:commentEx w15:paraId="25608627" w15:done="1"/>
  <w15:commentEx w15:paraId="03074F3A" w15:paraIdParent="25608627" w15:done="1"/>
  <w15:commentEx w15:paraId="4A771B5E" w15:done="1"/>
  <w15:commentEx w15:paraId="5661C0F0" w15:done="1"/>
  <w15:commentEx w15:paraId="7F339538" w15:done="1"/>
  <w15:commentEx w15:paraId="78F083F8" w15:done="1"/>
  <w15:commentEx w15:paraId="3E03C066" w15:done="0"/>
  <w15:commentEx w15:paraId="30F8D3E9" w15:paraIdParent="3E03C066" w15:done="1"/>
  <w15:commentEx w15:paraId="54E656BA" w15:done="1"/>
  <w15:commentEx w15:paraId="239A098B" w15:done="1"/>
  <w15:commentEx w15:paraId="676CE984" w15:done="1"/>
  <w15:commentEx w15:paraId="58476CDB" w15:done="1"/>
  <w15:commentEx w15:paraId="4727E9B8" w15:done="1"/>
  <w15:commentEx w15:paraId="613E21B7" w15:done="1"/>
  <w15:commentEx w15:paraId="27A05C92" w15:done="1"/>
  <w15:commentEx w15:paraId="4E0C26E1" w15:done="1"/>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F9515B" w14:textId="77777777" w:rsidR="00A45942" w:rsidRDefault="00A45942" w:rsidP="00D10D57">
      <w:pPr>
        <w:spacing w:after="0" w:line="240" w:lineRule="auto"/>
      </w:pPr>
      <w:r>
        <w:separator/>
      </w:r>
    </w:p>
  </w:endnote>
  <w:endnote w:type="continuationSeparator" w:id="0">
    <w:p w14:paraId="52ED317A" w14:textId="77777777" w:rsidR="00A45942" w:rsidRDefault="00A45942" w:rsidP="00D10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71051677"/>
      <w:docPartObj>
        <w:docPartGallery w:val="Page Numbers (Bottom of Page)"/>
        <w:docPartUnique/>
      </w:docPartObj>
    </w:sdtPr>
    <w:sdtContent>
      <w:p w14:paraId="1D851308" w14:textId="77777777" w:rsidR="005E54E6" w:rsidRDefault="005E54E6">
        <w:pPr>
          <w:pStyle w:val="Pieddepage"/>
          <w:jc w:val="right"/>
        </w:pPr>
        <w:r>
          <w:rPr>
            <w:noProof/>
            <w:lang w:eastAsia="fr-FR"/>
          </w:rPr>
          <mc:AlternateContent>
            <mc:Choice Requires="wps">
              <w:drawing>
                <wp:anchor distT="0" distB="0" distL="114300" distR="114300" simplePos="0" relativeHeight="251659264" behindDoc="0" locked="0" layoutInCell="1" allowOverlap="1" wp14:anchorId="0F7F639B" wp14:editId="251CE815">
                  <wp:simplePos x="0" y="0"/>
                  <wp:positionH relativeFrom="column">
                    <wp:posOffset>462279</wp:posOffset>
                  </wp:positionH>
                  <wp:positionV relativeFrom="paragraph">
                    <wp:posOffset>-90805</wp:posOffset>
                  </wp:positionV>
                  <wp:extent cx="5305425" cy="0"/>
                  <wp:effectExtent l="0" t="0" r="28575" b="19050"/>
                  <wp:wrapNone/>
                  <wp:docPr id="5" name="Connecteur droit 5"/>
                  <wp:cNvGraphicFramePr/>
                  <a:graphic xmlns:a="http://schemas.openxmlformats.org/drawingml/2006/main">
                    <a:graphicData uri="http://schemas.microsoft.com/office/word/2010/wordprocessingShape">
                      <wps:wsp>
                        <wps:cNvCnPr/>
                        <wps:spPr>
                          <a:xfrm>
                            <a:off x="0" y="0"/>
                            <a:ext cx="5305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15C161" id="Connecteur droit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6.4pt,-7.15pt" to="454.1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" strokecolor="black [3200]" strokeweight=".5pt">
                  <v:stroke joinstyle="miter"/>
                </v:line>
              </w:pict>
            </mc:Fallback>
          </mc:AlternateContent>
        </w:r>
        <w:r>
          <w:fldChar w:fldCharType="begin"/>
        </w:r>
        <w:r>
          <w:instrText>PAGE   \* MERGEFORMAT</w:instrText>
        </w:r>
        <w:r>
          <w:fldChar w:fldCharType="separate"/>
        </w:r>
        <w:r w:rsidR="00047145">
          <w:rPr>
            <w:noProof/>
          </w:rPr>
          <w:t>56</w:t>
        </w:r>
        <w:r>
          <w:fldChar w:fldCharType="end"/>
        </w:r>
      </w:p>
    </w:sdtContent>
  </w:sdt>
  <w:p w14:paraId="1537D52D" w14:textId="77777777" w:rsidR="005E54E6" w:rsidRDefault="005E54E6">
    <w:pPr>
      <w:pStyle w:val="Pieddepage"/>
    </w:pPr>
    <w:r>
      <w:t>Expression des besoins de l’outil Trombinoscope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3AFE89" w14:textId="77777777" w:rsidR="00A45942" w:rsidRDefault="00A45942" w:rsidP="00D10D57">
      <w:pPr>
        <w:spacing w:after="0" w:line="240" w:lineRule="auto"/>
      </w:pPr>
      <w:r>
        <w:separator/>
      </w:r>
    </w:p>
  </w:footnote>
  <w:footnote w:type="continuationSeparator" w:id="0">
    <w:p w14:paraId="580F908E" w14:textId="77777777" w:rsidR="00A45942" w:rsidRDefault="00A45942" w:rsidP="00D10D57">
      <w:pPr>
        <w:spacing w:after="0" w:line="240" w:lineRule="auto"/>
      </w:pPr>
      <w:r>
        <w:continuationSeparator/>
      </w:r>
    </w:p>
  </w:footnote>
  <w:footnote w:id="1">
    <w:p w14:paraId="61003F00" w14:textId="77777777" w:rsidR="005E54E6" w:rsidRDefault="005E54E6" w:rsidP="00D10D57">
      <w:pPr>
        <w:pStyle w:val="Notedebasdepage"/>
      </w:pPr>
      <w:r>
        <w:rPr>
          <w:rStyle w:val="Appelnotedebasdep"/>
        </w:rPr>
        <w:footnoteRef/>
      </w:r>
      <w:r>
        <w:t xml:space="preserve"> Voir paragraphe « III.1. </w:t>
      </w:r>
      <w:r>
        <w:fldChar w:fldCharType="begin"/>
      </w:r>
      <w:r>
        <w:instrText xml:space="preserve"> REF _Ref75207384 \h </w:instrText>
      </w:r>
      <w:r>
        <w:fldChar w:fldCharType="separate"/>
      </w:r>
      <w:r w:rsidRPr="00332EF7">
        <w:t>Interfaces</w:t>
      </w:r>
      <w:r>
        <w:t xml:space="preserve"> communes</w:t>
      </w:r>
      <w:r>
        <w:fldChar w:fldCharType="end"/>
      </w:r>
      <w:r>
        <w:t xml:space="preserve"> » à la page </w:t>
      </w:r>
      <w:r>
        <w:fldChar w:fldCharType="begin"/>
      </w:r>
      <w:r>
        <w:instrText xml:space="preserve"> PAGEREF _Ref75207384 \h </w:instrText>
      </w:r>
      <w:r>
        <w:fldChar w:fldCharType="separate"/>
      </w:r>
      <w:r>
        <w:rPr>
          <w:noProof/>
        </w:rPr>
        <w:t>9</w:t>
      </w:r>
      <w:r>
        <w:fldChar w:fldCharType="end"/>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A29E9"/>
    <w:multiLevelType w:val="hybridMultilevel"/>
    <w:tmpl w:val="F1C4789A"/>
    <w:lvl w:ilvl="0" w:tplc="040C0003">
      <w:start w:val="1"/>
      <w:numFmt w:val="bullet"/>
      <w:lvlText w:val="o"/>
      <w:lvlJc w:val="left"/>
      <w:pPr>
        <w:ind w:left="1440" w:hanging="360"/>
      </w:pPr>
      <w:rPr>
        <w:rFonts w:ascii="Courier New" w:hAnsi="Courier New" w:cs="Courier New"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nsid w:val="06923187"/>
    <w:multiLevelType w:val="hybridMultilevel"/>
    <w:tmpl w:val="8F4A99F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82177EC"/>
    <w:multiLevelType w:val="multilevel"/>
    <w:tmpl w:val="D0EC6D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nsid w:val="08920B26"/>
    <w:multiLevelType w:val="hybridMultilevel"/>
    <w:tmpl w:val="B90C85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9262861"/>
    <w:multiLevelType w:val="hybridMultilevel"/>
    <w:tmpl w:val="C2FCD7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9836F19"/>
    <w:multiLevelType w:val="hybridMultilevel"/>
    <w:tmpl w:val="9EA0F3C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25486561"/>
    <w:multiLevelType w:val="hybridMultilevel"/>
    <w:tmpl w:val="F3FA62D6"/>
    <w:lvl w:ilvl="0" w:tplc="9D32FF1C">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26D272F0"/>
    <w:multiLevelType w:val="multilevel"/>
    <w:tmpl w:val="F9E8E784"/>
    <w:lvl w:ilvl="0">
      <w:start w:val="1"/>
      <w:numFmt w:val="decimal"/>
      <w:pStyle w:val="Titre2"/>
      <w:lvlText w:val="%1."/>
      <w:lvlJc w:val="left"/>
      <w:pPr>
        <w:ind w:left="720" w:hanging="360"/>
      </w:pPr>
    </w:lvl>
    <w:lvl w:ilvl="1">
      <w:start w:val="1"/>
      <w:numFmt w:val="decimal"/>
      <w:pStyle w:val="Titre3"/>
      <w:isLgl/>
      <w:lvlText w:val="%1.%2."/>
      <w:lvlJc w:val="left"/>
      <w:pPr>
        <w:ind w:left="2880" w:hanging="360"/>
      </w:pPr>
      <w:rPr>
        <w:rFonts w:hint="default"/>
      </w:rPr>
    </w:lvl>
    <w:lvl w:ilvl="2">
      <w:start w:val="1"/>
      <w:numFmt w:val="decimal"/>
      <w:isLgl/>
      <w:lvlText w:val="%1.%2.%3."/>
      <w:lvlJc w:val="left"/>
      <w:pPr>
        <w:ind w:left="5400" w:hanging="720"/>
      </w:pPr>
      <w:rPr>
        <w:rFonts w:hint="default"/>
      </w:rPr>
    </w:lvl>
    <w:lvl w:ilvl="3">
      <w:start w:val="1"/>
      <w:numFmt w:val="decimal"/>
      <w:isLgl/>
      <w:lvlText w:val="%1.%2.%3.%4."/>
      <w:lvlJc w:val="left"/>
      <w:pPr>
        <w:ind w:left="7560" w:hanging="720"/>
      </w:pPr>
      <w:rPr>
        <w:rFonts w:hint="default"/>
      </w:rPr>
    </w:lvl>
    <w:lvl w:ilvl="4">
      <w:start w:val="1"/>
      <w:numFmt w:val="decimal"/>
      <w:isLgl/>
      <w:lvlText w:val="%1.%2.%3.%4.%5."/>
      <w:lvlJc w:val="left"/>
      <w:pPr>
        <w:ind w:left="10080" w:hanging="1080"/>
      </w:pPr>
      <w:rPr>
        <w:rFonts w:hint="default"/>
      </w:rPr>
    </w:lvl>
    <w:lvl w:ilvl="5">
      <w:start w:val="1"/>
      <w:numFmt w:val="decimal"/>
      <w:isLgl/>
      <w:lvlText w:val="%1.%2.%3.%4.%5.%6."/>
      <w:lvlJc w:val="left"/>
      <w:pPr>
        <w:ind w:left="12240" w:hanging="1080"/>
      </w:pPr>
      <w:rPr>
        <w:rFonts w:hint="default"/>
      </w:rPr>
    </w:lvl>
    <w:lvl w:ilvl="6">
      <w:start w:val="1"/>
      <w:numFmt w:val="decimal"/>
      <w:isLgl/>
      <w:lvlText w:val="%1.%2.%3.%4.%5.%6.%7."/>
      <w:lvlJc w:val="left"/>
      <w:pPr>
        <w:ind w:left="14760" w:hanging="1440"/>
      </w:pPr>
      <w:rPr>
        <w:rFonts w:hint="default"/>
      </w:rPr>
    </w:lvl>
    <w:lvl w:ilvl="7">
      <w:start w:val="1"/>
      <w:numFmt w:val="decimal"/>
      <w:isLgl/>
      <w:lvlText w:val="%1.%2.%3.%4.%5.%6.%7.%8."/>
      <w:lvlJc w:val="left"/>
      <w:pPr>
        <w:ind w:left="16920" w:hanging="1440"/>
      </w:pPr>
      <w:rPr>
        <w:rFonts w:hint="default"/>
      </w:rPr>
    </w:lvl>
    <w:lvl w:ilvl="8">
      <w:start w:val="1"/>
      <w:numFmt w:val="decimal"/>
      <w:isLgl/>
      <w:lvlText w:val="%1.%2.%3.%4.%5.%6.%7.%8.%9."/>
      <w:lvlJc w:val="left"/>
      <w:pPr>
        <w:ind w:left="19440" w:hanging="1800"/>
      </w:pPr>
      <w:rPr>
        <w:rFonts w:hint="default"/>
      </w:rPr>
    </w:lvl>
  </w:abstractNum>
  <w:abstractNum w:abstractNumId="8">
    <w:nsid w:val="2B912011"/>
    <w:multiLevelType w:val="hybridMultilevel"/>
    <w:tmpl w:val="D7CE9C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2CCA73CE"/>
    <w:multiLevelType w:val="multilevel"/>
    <w:tmpl w:val="F5E293DA"/>
    <w:lvl w:ilvl="0">
      <w:start w:val="1"/>
      <w:numFmt w:val="upperRoman"/>
      <w:pStyle w:val="Titre1"/>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pStyle w:val="Titre5"/>
      <w:lvlText w:val="(%5)"/>
      <w:lvlJc w:val="left"/>
      <w:pPr>
        <w:ind w:left="2880" w:firstLine="0"/>
      </w:pPr>
      <w:rPr>
        <w:rFonts w:hint="default"/>
      </w:rPr>
    </w:lvl>
    <w:lvl w:ilvl="5">
      <w:start w:val="1"/>
      <w:numFmt w:val="lowerLetter"/>
      <w:pStyle w:val="Titre6"/>
      <w:lvlText w:val="(%6)"/>
      <w:lvlJc w:val="left"/>
      <w:pPr>
        <w:ind w:left="3600" w:firstLine="0"/>
      </w:pPr>
      <w:rPr>
        <w:rFonts w:hint="default"/>
      </w:rPr>
    </w:lvl>
    <w:lvl w:ilvl="6">
      <w:start w:val="1"/>
      <w:numFmt w:val="lowerRoman"/>
      <w:pStyle w:val="Titre7"/>
      <w:lvlText w:val="(%7)"/>
      <w:lvlJc w:val="left"/>
      <w:pPr>
        <w:ind w:left="4320" w:firstLine="0"/>
      </w:pPr>
      <w:rPr>
        <w:rFonts w:hint="default"/>
      </w:rPr>
    </w:lvl>
    <w:lvl w:ilvl="7">
      <w:start w:val="1"/>
      <w:numFmt w:val="lowerLetter"/>
      <w:pStyle w:val="Titre8"/>
      <w:lvlText w:val="(%8)"/>
      <w:lvlJc w:val="left"/>
      <w:pPr>
        <w:ind w:left="5040" w:firstLine="0"/>
      </w:pPr>
      <w:rPr>
        <w:rFonts w:hint="default"/>
      </w:rPr>
    </w:lvl>
    <w:lvl w:ilvl="8">
      <w:start w:val="1"/>
      <w:numFmt w:val="lowerRoman"/>
      <w:pStyle w:val="Titre9"/>
      <w:lvlText w:val="(%9)"/>
      <w:lvlJc w:val="left"/>
      <w:pPr>
        <w:ind w:left="5760" w:firstLine="0"/>
      </w:pPr>
      <w:rPr>
        <w:rFonts w:hint="default"/>
      </w:rPr>
    </w:lvl>
  </w:abstractNum>
  <w:abstractNum w:abstractNumId="10">
    <w:nsid w:val="33450C58"/>
    <w:multiLevelType w:val="hybridMultilevel"/>
    <w:tmpl w:val="7BD655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3A006317"/>
    <w:multiLevelType w:val="hybridMultilevel"/>
    <w:tmpl w:val="9C7E1CAC"/>
    <w:lvl w:ilvl="0" w:tplc="9D32FF1C">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3B043955"/>
    <w:multiLevelType w:val="hybridMultilevel"/>
    <w:tmpl w:val="84E61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3FB24AEF"/>
    <w:multiLevelType w:val="hybridMultilevel"/>
    <w:tmpl w:val="1B40AC8C"/>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nsid w:val="4F9A13DA"/>
    <w:multiLevelType w:val="hybridMultilevel"/>
    <w:tmpl w:val="972CFEF8"/>
    <w:lvl w:ilvl="0" w:tplc="9D32FF1C">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5B9C384F"/>
    <w:multiLevelType w:val="hybridMultilevel"/>
    <w:tmpl w:val="DA6C02E4"/>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6">
    <w:nsid w:val="608E77BC"/>
    <w:multiLevelType w:val="hybridMultilevel"/>
    <w:tmpl w:val="3A8A157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nsid w:val="635925A8"/>
    <w:multiLevelType w:val="hybridMultilevel"/>
    <w:tmpl w:val="D162139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69E36D63"/>
    <w:multiLevelType w:val="hybridMultilevel"/>
    <w:tmpl w:val="935CB5E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73AC56C1"/>
    <w:multiLevelType w:val="hybridMultilevel"/>
    <w:tmpl w:val="BBE868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7A6670C6"/>
    <w:multiLevelType w:val="hybridMultilevel"/>
    <w:tmpl w:val="E176F66E"/>
    <w:lvl w:ilvl="0" w:tplc="9D32FF1C">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7BEE21E3"/>
    <w:multiLevelType w:val="hybridMultilevel"/>
    <w:tmpl w:val="17686B96"/>
    <w:lvl w:ilvl="0" w:tplc="CE5A12C0">
      <w:start w:val="1"/>
      <w:numFmt w:val="lowerRoman"/>
      <w:pStyle w:val="Titre4"/>
      <w:lvlText w:val="%1."/>
      <w:lvlJc w:val="right"/>
      <w:pPr>
        <w:ind w:left="3240" w:hanging="360"/>
      </w:pPr>
    </w:lvl>
    <w:lvl w:ilvl="1" w:tplc="040C0019">
      <w:start w:val="1"/>
      <w:numFmt w:val="lowerLetter"/>
      <w:lvlText w:val="%2."/>
      <w:lvlJc w:val="left"/>
      <w:pPr>
        <w:ind w:left="3960" w:hanging="360"/>
      </w:pPr>
    </w:lvl>
    <w:lvl w:ilvl="2" w:tplc="040C001B" w:tentative="1">
      <w:start w:val="1"/>
      <w:numFmt w:val="lowerRoman"/>
      <w:lvlText w:val="%3."/>
      <w:lvlJc w:val="right"/>
      <w:pPr>
        <w:ind w:left="4680" w:hanging="180"/>
      </w:pPr>
    </w:lvl>
    <w:lvl w:ilvl="3" w:tplc="040C000F" w:tentative="1">
      <w:start w:val="1"/>
      <w:numFmt w:val="decimal"/>
      <w:lvlText w:val="%4."/>
      <w:lvlJc w:val="left"/>
      <w:pPr>
        <w:ind w:left="5400" w:hanging="360"/>
      </w:pPr>
    </w:lvl>
    <w:lvl w:ilvl="4" w:tplc="040C0019" w:tentative="1">
      <w:start w:val="1"/>
      <w:numFmt w:val="lowerLetter"/>
      <w:lvlText w:val="%5."/>
      <w:lvlJc w:val="left"/>
      <w:pPr>
        <w:ind w:left="6120" w:hanging="360"/>
      </w:pPr>
    </w:lvl>
    <w:lvl w:ilvl="5" w:tplc="040C001B" w:tentative="1">
      <w:start w:val="1"/>
      <w:numFmt w:val="lowerRoman"/>
      <w:lvlText w:val="%6."/>
      <w:lvlJc w:val="right"/>
      <w:pPr>
        <w:ind w:left="6840" w:hanging="180"/>
      </w:pPr>
    </w:lvl>
    <w:lvl w:ilvl="6" w:tplc="040C000F" w:tentative="1">
      <w:start w:val="1"/>
      <w:numFmt w:val="decimal"/>
      <w:lvlText w:val="%7."/>
      <w:lvlJc w:val="left"/>
      <w:pPr>
        <w:ind w:left="7560" w:hanging="360"/>
      </w:pPr>
    </w:lvl>
    <w:lvl w:ilvl="7" w:tplc="040C0019" w:tentative="1">
      <w:start w:val="1"/>
      <w:numFmt w:val="lowerLetter"/>
      <w:lvlText w:val="%8."/>
      <w:lvlJc w:val="left"/>
      <w:pPr>
        <w:ind w:left="8280" w:hanging="360"/>
      </w:pPr>
    </w:lvl>
    <w:lvl w:ilvl="8" w:tplc="040C001B" w:tentative="1">
      <w:start w:val="1"/>
      <w:numFmt w:val="lowerRoman"/>
      <w:lvlText w:val="%9."/>
      <w:lvlJc w:val="right"/>
      <w:pPr>
        <w:ind w:left="9000" w:hanging="180"/>
      </w:pPr>
    </w:lvl>
  </w:abstractNum>
  <w:abstractNum w:abstractNumId="22">
    <w:nsid w:val="7C2B5378"/>
    <w:multiLevelType w:val="hybridMultilevel"/>
    <w:tmpl w:val="532670FE"/>
    <w:lvl w:ilvl="0" w:tplc="7E340806">
      <w:start w:val="3"/>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2"/>
  </w:num>
  <w:num w:numId="2">
    <w:abstractNumId w:val="16"/>
  </w:num>
  <w:num w:numId="3">
    <w:abstractNumId w:val="3"/>
  </w:num>
  <w:num w:numId="4">
    <w:abstractNumId w:val="15"/>
  </w:num>
  <w:num w:numId="5">
    <w:abstractNumId w:val="0"/>
  </w:num>
  <w:num w:numId="6">
    <w:abstractNumId w:val="13"/>
  </w:num>
  <w:num w:numId="7">
    <w:abstractNumId w:val="1"/>
  </w:num>
  <w:num w:numId="8">
    <w:abstractNumId w:val="18"/>
  </w:num>
  <w:num w:numId="9">
    <w:abstractNumId w:val="12"/>
  </w:num>
  <w:num w:numId="10">
    <w:abstractNumId w:val="9"/>
  </w:num>
  <w:num w:numId="11">
    <w:abstractNumId w:val="17"/>
  </w:num>
  <w:num w:numId="12">
    <w:abstractNumId w:val="11"/>
  </w:num>
  <w:num w:numId="13">
    <w:abstractNumId w:val="21"/>
  </w:num>
  <w:num w:numId="14">
    <w:abstractNumId w:val="21"/>
    <w:lvlOverride w:ilvl="0">
      <w:startOverride w:val="1"/>
    </w:lvlOverride>
  </w:num>
  <w:num w:numId="15">
    <w:abstractNumId w:val="21"/>
    <w:lvlOverride w:ilvl="0">
      <w:startOverride w:val="1"/>
    </w:lvlOverride>
  </w:num>
  <w:num w:numId="16">
    <w:abstractNumId w:val="21"/>
    <w:lvlOverride w:ilvl="0">
      <w:startOverride w:val="1"/>
    </w:lvlOverride>
  </w:num>
  <w:num w:numId="17">
    <w:abstractNumId w:val="21"/>
    <w:lvlOverride w:ilvl="0">
      <w:startOverride w:val="1"/>
    </w:lvlOverride>
  </w:num>
  <w:num w:numId="18">
    <w:abstractNumId w:val="19"/>
  </w:num>
  <w:num w:numId="19">
    <w:abstractNumId w:val="5"/>
  </w:num>
  <w:num w:numId="20">
    <w:abstractNumId w:val="7"/>
  </w:num>
  <w:num w:numId="21">
    <w:abstractNumId w:val="7"/>
    <w:lvlOverride w:ilvl="0">
      <w:startOverride w:val="1"/>
    </w:lvlOverride>
  </w:num>
  <w:num w:numId="22">
    <w:abstractNumId w:val="7"/>
    <w:lvlOverride w:ilvl="0">
      <w:startOverride w:val="1"/>
    </w:lvlOverride>
  </w:num>
  <w:num w:numId="23">
    <w:abstractNumId w:val="20"/>
  </w:num>
  <w:num w:numId="24">
    <w:abstractNumId w:val="4"/>
  </w:num>
  <w:num w:numId="25">
    <w:abstractNumId w:val="2"/>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1"/>
    <w:lvlOverride w:ilvl="0">
      <w:startOverride w:val="1"/>
    </w:lvlOverride>
  </w:num>
  <w:num w:numId="38">
    <w:abstractNumId w:val="6"/>
  </w:num>
  <w:num w:numId="39">
    <w:abstractNumId w:val="8"/>
  </w:num>
  <w:num w:numId="40">
    <w:abstractNumId w:val="14"/>
  </w:num>
  <w:num w:numId="41">
    <w:abstractNumId w:val="10"/>
  </w:num>
  <w:numIdMacAtCleanup w:val="2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jo">
    <w15:presenceInfo w15:providerId="None" w15:userId="Rojo"/>
  </w15:person>
  <w15:person w15:author="Administrator">
    <w15:presenceInfo w15:providerId="AD" w15:userId="S-1-5-21-3383226773-917644637-2942139778-5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0D57"/>
    <w:rsid w:val="00047145"/>
    <w:rsid w:val="00186313"/>
    <w:rsid w:val="001A6561"/>
    <w:rsid w:val="001C3B3A"/>
    <w:rsid w:val="00386F6E"/>
    <w:rsid w:val="00390A58"/>
    <w:rsid w:val="004249C0"/>
    <w:rsid w:val="00534997"/>
    <w:rsid w:val="005E0749"/>
    <w:rsid w:val="005E54E6"/>
    <w:rsid w:val="006329EA"/>
    <w:rsid w:val="006F157A"/>
    <w:rsid w:val="0071076F"/>
    <w:rsid w:val="00790E35"/>
    <w:rsid w:val="0080702C"/>
    <w:rsid w:val="008475DB"/>
    <w:rsid w:val="008604D5"/>
    <w:rsid w:val="008B2B42"/>
    <w:rsid w:val="00914516"/>
    <w:rsid w:val="009561F2"/>
    <w:rsid w:val="00961FE7"/>
    <w:rsid w:val="009F1D01"/>
    <w:rsid w:val="00A128CB"/>
    <w:rsid w:val="00A45942"/>
    <w:rsid w:val="00A46D66"/>
    <w:rsid w:val="00AD4D95"/>
    <w:rsid w:val="00B731C1"/>
    <w:rsid w:val="00C0638B"/>
    <w:rsid w:val="00C07D64"/>
    <w:rsid w:val="00C436EC"/>
    <w:rsid w:val="00CB4601"/>
    <w:rsid w:val="00D10D57"/>
    <w:rsid w:val="00D12C25"/>
    <w:rsid w:val="00D14D84"/>
    <w:rsid w:val="00D82DD6"/>
    <w:rsid w:val="00E07E94"/>
    <w:rsid w:val="00F3126C"/>
    <w:rsid w:val="00FA65A7"/>
    <w:rsid w:val="00FE54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3B727"/>
  <w15:chartTrackingRefBased/>
  <w15:docId w15:val="{24D99E3D-3898-43E7-A28A-6A0DE80FA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0D57"/>
    <w:pPr>
      <w:tabs>
        <w:tab w:val="left" w:pos="425"/>
      </w:tabs>
    </w:pPr>
  </w:style>
  <w:style w:type="paragraph" w:styleId="Titre1">
    <w:name w:val="heading 1"/>
    <w:basedOn w:val="Normal"/>
    <w:next w:val="Normal"/>
    <w:link w:val="Titre1Car"/>
    <w:uiPriority w:val="9"/>
    <w:qFormat/>
    <w:rsid w:val="00D10D57"/>
    <w:pPr>
      <w:keepNext/>
      <w:keepLines/>
      <w:numPr>
        <w:numId w:val="10"/>
      </w:numPr>
      <w:spacing w:before="240" w:after="0"/>
      <w:outlineLvl w:val="0"/>
    </w:pPr>
    <w:rPr>
      <w:rFonts w:asciiTheme="majorHAnsi" w:eastAsiaTheme="majorEastAsia" w:hAnsiTheme="majorHAnsi" w:cstheme="majorBidi"/>
      <w:b/>
      <w:color w:val="2E74B5" w:themeColor="accent1" w:themeShade="BF"/>
      <w:sz w:val="32"/>
      <w:szCs w:val="32"/>
    </w:rPr>
  </w:style>
  <w:style w:type="paragraph" w:styleId="Titre2">
    <w:name w:val="heading 2"/>
    <w:basedOn w:val="Normal"/>
    <w:next w:val="Normal"/>
    <w:link w:val="Titre2Car"/>
    <w:autoRedefine/>
    <w:uiPriority w:val="9"/>
    <w:unhideWhenUsed/>
    <w:qFormat/>
    <w:rsid w:val="00D10D57"/>
    <w:pPr>
      <w:keepNext/>
      <w:keepLines/>
      <w:numPr>
        <w:numId w:val="20"/>
      </w:numPr>
      <w:spacing w:before="40" w:after="0"/>
      <w:outlineLvl w:val="1"/>
    </w:pPr>
    <w:rPr>
      <w:rFonts w:asciiTheme="majorHAnsi" w:eastAsiaTheme="majorEastAsia" w:hAnsiTheme="majorHAnsi" w:cstheme="majorBidi"/>
      <w:b/>
      <w:color w:val="2E74B5" w:themeColor="accent1" w:themeShade="BF"/>
      <w:sz w:val="26"/>
      <w:szCs w:val="26"/>
    </w:rPr>
  </w:style>
  <w:style w:type="paragraph" w:styleId="Titre3">
    <w:name w:val="heading 3"/>
    <w:basedOn w:val="Normal"/>
    <w:next w:val="Normal"/>
    <w:link w:val="Titre3Car"/>
    <w:autoRedefine/>
    <w:uiPriority w:val="9"/>
    <w:unhideWhenUsed/>
    <w:qFormat/>
    <w:rsid w:val="00D10D57"/>
    <w:pPr>
      <w:keepNext/>
      <w:keepLines/>
      <w:numPr>
        <w:ilvl w:val="1"/>
        <w:numId w:val="20"/>
      </w:numPr>
      <w:spacing w:before="40" w:after="0"/>
      <w:ind w:left="1776"/>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autoRedefine/>
    <w:uiPriority w:val="9"/>
    <w:unhideWhenUsed/>
    <w:qFormat/>
    <w:rsid w:val="009561F2"/>
    <w:pPr>
      <w:keepNext/>
      <w:keepLines/>
      <w:numPr>
        <w:numId w:val="13"/>
      </w:numPr>
      <w:spacing w:before="40" w:after="2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autoRedefine/>
    <w:uiPriority w:val="9"/>
    <w:unhideWhenUsed/>
    <w:qFormat/>
    <w:rsid w:val="00A128CB"/>
    <w:pPr>
      <w:keepNext/>
      <w:keepLines/>
      <w:numPr>
        <w:ilvl w:val="4"/>
        <w:numId w:val="10"/>
      </w:numPr>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D10D57"/>
    <w:pPr>
      <w:keepNext/>
      <w:keepLines/>
      <w:numPr>
        <w:ilvl w:val="5"/>
        <w:numId w:val="10"/>
      </w:numPr>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D10D57"/>
    <w:pPr>
      <w:keepNext/>
      <w:keepLines/>
      <w:numPr>
        <w:ilvl w:val="6"/>
        <w:numId w:val="10"/>
      </w:numPr>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D10D57"/>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D10D57"/>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10D57"/>
    <w:rPr>
      <w:rFonts w:asciiTheme="majorHAnsi" w:eastAsiaTheme="majorEastAsia" w:hAnsiTheme="majorHAnsi" w:cstheme="majorBidi"/>
      <w:b/>
      <w:color w:val="2E74B5" w:themeColor="accent1" w:themeShade="BF"/>
      <w:sz w:val="32"/>
      <w:szCs w:val="32"/>
    </w:rPr>
  </w:style>
  <w:style w:type="character" w:customStyle="1" w:styleId="Titre2Car">
    <w:name w:val="Titre 2 Car"/>
    <w:basedOn w:val="Policepardfaut"/>
    <w:link w:val="Titre2"/>
    <w:uiPriority w:val="9"/>
    <w:rsid w:val="00D10D57"/>
    <w:rPr>
      <w:rFonts w:asciiTheme="majorHAnsi" w:eastAsiaTheme="majorEastAsia" w:hAnsiTheme="majorHAnsi" w:cstheme="majorBidi"/>
      <w:b/>
      <w:color w:val="2E74B5" w:themeColor="accent1" w:themeShade="BF"/>
      <w:sz w:val="26"/>
      <w:szCs w:val="26"/>
    </w:rPr>
  </w:style>
  <w:style w:type="character" w:customStyle="1" w:styleId="Titre3Car">
    <w:name w:val="Titre 3 Car"/>
    <w:basedOn w:val="Policepardfaut"/>
    <w:link w:val="Titre3"/>
    <w:uiPriority w:val="9"/>
    <w:rsid w:val="00D10D57"/>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rsid w:val="009561F2"/>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rsid w:val="00A128CB"/>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D10D57"/>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D10D57"/>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D10D57"/>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D10D57"/>
    <w:rPr>
      <w:rFonts w:asciiTheme="majorHAnsi" w:eastAsiaTheme="majorEastAsia" w:hAnsiTheme="majorHAnsi" w:cstheme="majorBidi"/>
      <w:i/>
      <w:iCs/>
      <w:color w:val="272727" w:themeColor="text1" w:themeTint="D8"/>
      <w:sz w:val="21"/>
      <w:szCs w:val="21"/>
    </w:rPr>
  </w:style>
  <w:style w:type="paragraph" w:styleId="En-tte">
    <w:name w:val="header"/>
    <w:basedOn w:val="Normal"/>
    <w:link w:val="En-tteCar"/>
    <w:uiPriority w:val="99"/>
    <w:unhideWhenUsed/>
    <w:rsid w:val="00D10D57"/>
    <w:pPr>
      <w:tabs>
        <w:tab w:val="center" w:pos="4536"/>
        <w:tab w:val="right" w:pos="9072"/>
      </w:tabs>
      <w:spacing w:after="0" w:line="240" w:lineRule="auto"/>
    </w:pPr>
    <w:rPr>
      <w:color w:val="1F3864" w:themeColor="accent5" w:themeShade="80"/>
    </w:rPr>
  </w:style>
  <w:style w:type="character" w:customStyle="1" w:styleId="En-tteCar">
    <w:name w:val="En-tête Car"/>
    <w:basedOn w:val="Policepardfaut"/>
    <w:link w:val="En-tte"/>
    <w:uiPriority w:val="99"/>
    <w:rsid w:val="00D10D57"/>
    <w:rPr>
      <w:color w:val="1F3864" w:themeColor="accent5" w:themeShade="80"/>
    </w:rPr>
  </w:style>
  <w:style w:type="paragraph" w:styleId="Pieddepage">
    <w:name w:val="footer"/>
    <w:basedOn w:val="Normal"/>
    <w:link w:val="PieddepageCar"/>
    <w:uiPriority w:val="99"/>
    <w:unhideWhenUsed/>
    <w:rsid w:val="00D10D5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0D57"/>
  </w:style>
  <w:style w:type="paragraph" w:customStyle="1" w:styleId="En-ttee">
    <w:name w:val="En-têtee"/>
    <w:basedOn w:val="En-tte"/>
    <w:link w:val="En-tteeCar"/>
    <w:qFormat/>
    <w:rsid w:val="00D10D57"/>
    <w:rPr>
      <w:b/>
      <w:color w:val="002060"/>
      <w:sz w:val="24"/>
    </w:rPr>
  </w:style>
  <w:style w:type="character" w:customStyle="1" w:styleId="En-tteeCar">
    <w:name w:val="En-têtee Car"/>
    <w:basedOn w:val="En-tteCar"/>
    <w:link w:val="En-ttee"/>
    <w:rsid w:val="00D10D57"/>
    <w:rPr>
      <w:b/>
      <w:color w:val="002060"/>
      <w:sz w:val="24"/>
    </w:rPr>
  </w:style>
  <w:style w:type="table" w:styleId="Grilledutableau">
    <w:name w:val="Table Grid"/>
    <w:basedOn w:val="TableauNormal"/>
    <w:uiPriority w:val="39"/>
    <w:rsid w:val="00D10D5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D10D57"/>
    <w:pPr>
      <w:ind w:left="720"/>
      <w:contextualSpacing/>
    </w:pPr>
  </w:style>
  <w:style w:type="character" w:styleId="Titredulivre">
    <w:name w:val="Book Title"/>
    <w:basedOn w:val="Policepardfaut"/>
    <w:uiPriority w:val="33"/>
    <w:qFormat/>
    <w:rsid w:val="00D10D57"/>
    <w:rPr>
      <w:b/>
      <w:bCs/>
      <w:i/>
      <w:iCs/>
      <w:spacing w:val="5"/>
    </w:rPr>
  </w:style>
  <w:style w:type="character" w:styleId="lev">
    <w:name w:val="Strong"/>
    <w:basedOn w:val="Policepardfaut"/>
    <w:uiPriority w:val="22"/>
    <w:qFormat/>
    <w:rsid w:val="00D10D57"/>
    <w:rPr>
      <w:b w:val="0"/>
      <w:bCs/>
    </w:rPr>
  </w:style>
  <w:style w:type="paragraph" w:styleId="Sansinterligne">
    <w:name w:val="No Spacing"/>
    <w:uiPriority w:val="1"/>
    <w:qFormat/>
    <w:rsid w:val="00D10D57"/>
    <w:pPr>
      <w:spacing w:after="0" w:line="240" w:lineRule="auto"/>
    </w:pPr>
  </w:style>
  <w:style w:type="paragraph" w:styleId="Textedebulles">
    <w:name w:val="Balloon Text"/>
    <w:basedOn w:val="Normal"/>
    <w:link w:val="TextedebullesCar"/>
    <w:uiPriority w:val="99"/>
    <w:semiHidden/>
    <w:unhideWhenUsed/>
    <w:rsid w:val="00D10D5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10D57"/>
    <w:rPr>
      <w:rFonts w:ascii="Segoe UI" w:hAnsi="Segoe UI" w:cs="Segoe UI"/>
      <w:sz w:val="18"/>
      <w:szCs w:val="18"/>
    </w:rPr>
  </w:style>
  <w:style w:type="paragraph" w:styleId="En-ttedetabledesmatires">
    <w:name w:val="TOC Heading"/>
    <w:basedOn w:val="Titre1"/>
    <w:next w:val="Normal"/>
    <w:uiPriority w:val="39"/>
    <w:unhideWhenUsed/>
    <w:qFormat/>
    <w:rsid w:val="00D10D57"/>
    <w:pPr>
      <w:numPr>
        <w:numId w:val="0"/>
      </w:numPr>
      <w:outlineLvl w:val="9"/>
    </w:pPr>
    <w:rPr>
      <w:b w:val="0"/>
      <w:lang w:eastAsia="fr-FR"/>
    </w:rPr>
  </w:style>
  <w:style w:type="paragraph" w:styleId="TM1">
    <w:name w:val="toc 1"/>
    <w:basedOn w:val="Normal"/>
    <w:next w:val="Normal"/>
    <w:autoRedefine/>
    <w:uiPriority w:val="39"/>
    <w:unhideWhenUsed/>
    <w:rsid w:val="00D10D57"/>
    <w:pPr>
      <w:tabs>
        <w:tab w:val="clear" w:pos="425"/>
      </w:tabs>
      <w:spacing w:before="120" w:after="0"/>
    </w:pPr>
    <w:rPr>
      <w:b/>
      <w:bCs/>
      <w:i/>
      <w:iCs/>
      <w:sz w:val="24"/>
      <w:szCs w:val="24"/>
    </w:rPr>
  </w:style>
  <w:style w:type="paragraph" w:styleId="TM2">
    <w:name w:val="toc 2"/>
    <w:basedOn w:val="Normal"/>
    <w:next w:val="Normal"/>
    <w:autoRedefine/>
    <w:uiPriority w:val="39"/>
    <w:unhideWhenUsed/>
    <w:rsid w:val="00D10D57"/>
    <w:pPr>
      <w:tabs>
        <w:tab w:val="clear" w:pos="425"/>
      </w:tabs>
      <w:spacing w:before="120" w:after="0"/>
      <w:ind w:left="220"/>
    </w:pPr>
    <w:rPr>
      <w:b/>
      <w:bCs/>
    </w:rPr>
  </w:style>
  <w:style w:type="paragraph" w:styleId="TM3">
    <w:name w:val="toc 3"/>
    <w:basedOn w:val="Normal"/>
    <w:next w:val="Normal"/>
    <w:autoRedefine/>
    <w:uiPriority w:val="39"/>
    <w:unhideWhenUsed/>
    <w:rsid w:val="00D10D57"/>
    <w:pPr>
      <w:tabs>
        <w:tab w:val="clear" w:pos="425"/>
      </w:tabs>
      <w:spacing w:after="0"/>
      <w:ind w:left="440"/>
    </w:pPr>
    <w:rPr>
      <w:sz w:val="20"/>
      <w:szCs w:val="20"/>
    </w:rPr>
  </w:style>
  <w:style w:type="character" w:styleId="Lienhypertexte">
    <w:name w:val="Hyperlink"/>
    <w:basedOn w:val="Policepardfaut"/>
    <w:uiPriority w:val="99"/>
    <w:unhideWhenUsed/>
    <w:rsid w:val="00D10D57"/>
    <w:rPr>
      <w:color w:val="0563C1" w:themeColor="hyperlink"/>
      <w:u w:val="single"/>
    </w:rPr>
  </w:style>
  <w:style w:type="paragraph" w:styleId="Lgende">
    <w:name w:val="caption"/>
    <w:basedOn w:val="Normal"/>
    <w:next w:val="Normal"/>
    <w:uiPriority w:val="35"/>
    <w:unhideWhenUsed/>
    <w:qFormat/>
    <w:rsid w:val="00D10D57"/>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D10D57"/>
    <w:pPr>
      <w:tabs>
        <w:tab w:val="clear" w:pos="425"/>
      </w:tabs>
      <w:spacing w:after="0"/>
    </w:pPr>
    <w:rPr>
      <w:i/>
      <w:iCs/>
      <w:sz w:val="20"/>
      <w:szCs w:val="20"/>
    </w:rPr>
  </w:style>
  <w:style w:type="character" w:styleId="Marquedecommentaire">
    <w:name w:val="annotation reference"/>
    <w:basedOn w:val="Policepardfaut"/>
    <w:uiPriority w:val="99"/>
    <w:semiHidden/>
    <w:unhideWhenUsed/>
    <w:rsid w:val="00D10D57"/>
    <w:rPr>
      <w:sz w:val="16"/>
      <w:szCs w:val="16"/>
    </w:rPr>
  </w:style>
  <w:style w:type="paragraph" w:styleId="Commentaire">
    <w:name w:val="annotation text"/>
    <w:basedOn w:val="Normal"/>
    <w:link w:val="CommentaireCar"/>
    <w:uiPriority w:val="99"/>
    <w:semiHidden/>
    <w:unhideWhenUsed/>
    <w:rsid w:val="00D10D57"/>
    <w:pPr>
      <w:spacing w:line="240" w:lineRule="auto"/>
    </w:pPr>
    <w:rPr>
      <w:sz w:val="20"/>
      <w:szCs w:val="20"/>
    </w:rPr>
  </w:style>
  <w:style w:type="character" w:customStyle="1" w:styleId="CommentaireCar">
    <w:name w:val="Commentaire Car"/>
    <w:basedOn w:val="Policepardfaut"/>
    <w:link w:val="Commentaire"/>
    <w:uiPriority w:val="99"/>
    <w:semiHidden/>
    <w:rsid w:val="00D10D57"/>
    <w:rPr>
      <w:sz w:val="20"/>
      <w:szCs w:val="20"/>
    </w:rPr>
  </w:style>
  <w:style w:type="character" w:customStyle="1" w:styleId="ObjetducommentaireCar">
    <w:name w:val="Objet du commentaire Car"/>
    <w:basedOn w:val="CommentaireCar"/>
    <w:link w:val="Objetducommentaire"/>
    <w:uiPriority w:val="99"/>
    <w:semiHidden/>
    <w:rsid w:val="00D10D57"/>
    <w:rPr>
      <w:b/>
      <w:bCs/>
      <w:sz w:val="20"/>
      <w:szCs w:val="20"/>
    </w:rPr>
  </w:style>
  <w:style w:type="paragraph" w:styleId="Objetducommentaire">
    <w:name w:val="annotation subject"/>
    <w:basedOn w:val="Commentaire"/>
    <w:next w:val="Commentaire"/>
    <w:link w:val="ObjetducommentaireCar"/>
    <w:uiPriority w:val="99"/>
    <w:semiHidden/>
    <w:unhideWhenUsed/>
    <w:rsid w:val="00D10D57"/>
    <w:rPr>
      <w:b/>
      <w:bCs/>
    </w:rPr>
  </w:style>
  <w:style w:type="paragraph" w:styleId="Notedebasdepage">
    <w:name w:val="footnote text"/>
    <w:basedOn w:val="Normal"/>
    <w:link w:val="NotedebasdepageCar"/>
    <w:uiPriority w:val="99"/>
    <w:semiHidden/>
    <w:unhideWhenUsed/>
    <w:rsid w:val="00D10D5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D10D57"/>
    <w:rPr>
      <w:sz w:val="20"/>
      <w:szCs w:val="20"/>
    </w:rPr>
  </w:style>
  <w:style w:type="character" w:styleId="Appelnotedebasdep">
    <w:name w:val="footnote reference"/>
    <w:basedOn w:val="Policepardfaut"/>
    <w:uiPriority w:val="99"/>
    <w:semiHidden/>
    <w:unhideWhenUsed/>
    <w:rsid w:val="00D10D57"/>
    <w:rPr>
      <w:vertAlign w:val="superscript"/>
    </w:rPr>
  </w:style>
  <w:style w:type="paragraph" w:styleId="TM4">
    <w:name w:val="toc 4"/>
    <w:basedOn w:val="Normal"/>
    <w:next w:val="Normal"/>
    <w:autoRedefine/>
    <w:uiPriority w:val="39"/>
    <w:unhideWhenUsed/>
    <w:rsid w:val="00D10D57"/>
    <w:pPr>
      <w:tabs>
        <w:tab w:val="clear" w:pos="425"/>
      </w:tabs>
      <w:spacing w:after="0"/>
      <w:ind w:left="660"/>
    </w:pPr>
    <w:rPr>
      <w:sz w:val="20"/>
      <w:szCs w:val="20"/>
    </w:rPr>
  </w:style>
  <w:style w:type="paragraph" w:styleId="TM5">
    <w:name w:val="toc 5"/>
    <w:basedOn w:val="Normal"/>
    <w:next w:val="Normal"/>
    <w:autoRedefine/>
    <w:uiPriority w:val="39"/>
    <w:unhideWhenUsed/>
    <w:rsid w:val="00D10D57"/>
    <w:pPr>
      <w:tabs>
        <w:tab w:val="clear" w:pos="425"/>
      </w:tabs>
      <w:spacing w:after="0"/>
      <w:ind w:left="880"/>
    </w:pPr>
    <w:rPr>
      <w:sz w:val="20"/>
      <w:szCs w:val="20"/>
    </w:rPr>
  </w:style>
  <w:style w:type="paragraph" w:styleId="TM6">
    <w:name w:val="toc 6"/>
    <w:basedOn w:val="Normal"/>
    <w:next w:val="Normal"/>
    <w:autoRedefine/>
    <w:uiPriority w:val="39"/>
    <w:unhideWhenUsed/>
    <w:rsid w:val="00D10D57"/>
    <w:pPr>
      <w:tabs>
        <w:tab w:val="clear" w:pos="425"/>
      </w:tabs>
      <w:spacing w:after="0"/>
      <w:ind w:left="1100"/>
    </w:pPr>
    <w:rPr>
      <w:sz w:val="20"/>
      <w:szCs w:val="20"/>
    </w:rPr>
  </w:style>
  <w:style w:type="paragraph" w:styleId="TM7">
    <w:name w:val="toc 7"/>
    <w:basedOn w:val="Normal"/>
    <w:next w:val="Normal"/>
    <w:autoRedefine/>
    <w:uiPriority w:val="39"/>
    <w:unhideWhenUsed/>
    <w:rsid w:val="00D10D57"/>
    <w:pPr>
      <w:tabs>
        <w:tab w:val="clear" w:pos="425"/>
      </w:tabs>
      <w:spacing w:after="0"/>
      <w:ind w:left="1320"/>
    </w:pPr>
    <w:rPr>
      <w:sz w:val="20"/>
      <w:szCs w:val="20"/>
    </w:rPr>
  </w:style>
  <w:style w:type="paragraph" w:styleId="TM8">
    <w:name w:val="toc 8"/>
    <w:basedOn w:val="Normal"/>
    <w:next w:val="Normal"/>
    <w:autoRedefine/>
    <w:uiPriority w:val="39"/>
    <w:unhideWhenUsed/>
    <w:rsid w:val="00D10D57"/>
    <w:pPr>
      <w:tabs>
        <w:tab w:val="clear" w:pos="425"/>
      </w:tabs>
      <w:spacing w:after="0"/>
      <w:ind w:left="1540"/>
    </w:pPr>
    <w:rPr>
      <w:sz w:val="20"/>
      <w:szCs w:val="20"/>
    </w:rPr>
  </w:style>
  <w:style w:type="paragraph" w:styleId="TM9">
    <w:name w:val="toc 9"/>
    <w:basedOn w:val="Normal"/>
    <w:next w:val="Normal"/>
    <w:autoRedefine/>
    <w:uiPriority w:val="39"/>
    <w:unhideWhenUsed/>
    <w:rsid w:val="00D10D57"/>
    <w:pPr>
      <w:tabs>
        <w:tab w:val="clear" w:pos="425"/>
      </w:tabs>
      <w:spacing w:after="0"/>
      <w:ind w:left="1760"/>
    </w:pPr>
    <w:rPr>
      <w:sz w:val="20"/>
      <w:szCs w:val="20"/>
    </w:rPr>
  </w:style>
  <w:style w:type="paragraph" w:styleId="Rvision">
    <w:name w:val="Revision"/>
    <w:hidden/>
    <w:uiPriority w:val="99"/>
    <w:semiHidden/>
    <w:rsid w:val="00C07D6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11.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oleObject" Target="embeddings/oleObject1.bin"/><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jpeg"/><Relationship Id="rId51"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04F5C8-EAB6-4680-92F6-5C2C8648E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2081</TotalTime>
  <Pages>58</Pages>
  <Words>12579</Words>
  <Characters>69189</Characters>
  <Application>Microsoft Office Word</Application>
  <DocSecurity>0</DocSecurity>
  <Lines>576</Lines>
  <Paragraphs>163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Rojo</dc:creator>
  <cp:keywords/>
  <dc:description/>
  <cp:lastModifiedBy>Rojo</cp:lastModifiedBy>
  <cp:revision>60</cp:revision>
  <dcterms:created xsi:type="dcterms:W3CDTF">2021-06-30T08:51:00Z</dcterms:created>
  <dcterms:modified xsi:type="dcterms:W3CDTF">2021-07-02T11:36:00Z</dcterms:modified>
</cp:coreProperties>
</file>