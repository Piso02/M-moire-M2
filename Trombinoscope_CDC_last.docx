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7ED0" w:rsidRDefault="00F57ED0">
      <w:r w:rsidRPr="006855FA">
        <w:rPr>
          <w:b/>
          <w:bCs/>
          <w:noProof/>
          <w:sz w:val="32"/>
          <w:szCs w:val="32"/>
          <w:lang w:eastAsia="fr-FR"/>
        </w:rPr>
        <w:drawing>
          <wp:anchor distT="0" distB="7620" distL="114300" distR="114935" simplePos="0" relativeHeight="251659264" behindDoc="1" locked="0" layoutInCell="1" allowOverlap="1" wp14:anchorId="1DECD22F" wp14:editId="21481B22">
            <wp:simplePos x="0" y="0"/>
            <wp:positionH relativeFrom="leftMargin">
              <wp:posOffset>3143250</wp:posOffset>
            </wp:positionH>
            <wp:positionV relativeFrom="paragraph">
              <wp:posOffset>338455</wp:posOffset>
            </wp:positionV>
            <wp:extent cx="1753465" cy="214312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pic:cNvPicPr>
                      <a:picLocks noChangeAspect="1" noChangeArrowheads="1"/>
                    </pic:cNvPicPr>
                  </pic:nvPicPr>
                  <pic:blipFill>
                    <a:blip r:embed="rId8"/>
                    <a:srcRect r="2152" b="1404"/>
                    <a:stretch>
                      <a:fillRect/>
                    </a:stretch>
                  </pic:blipFill>
                  <pic:spPr bwMode="auto">
                    <a:xfrm>
                      <a:off x="0" y="0"/>
                      <a:ext cx="1753465" cy="214312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lang w:eastAsia="fr-FR"/>
        </w:rPr>
        <mc:AlternateContent>
          <mc:Choice Requires="wps">
            <w:drawing>
              <wp:anchor distT="0" distB="0" distL="114300" distR="114300" simplePos="0" relativeHeight="251663360" behindDoc="0" locked="0" layoutInCell="1" allowOverlap="1" wp14:anchorId="3741A1B9" wp14:editId="6BE5FE83">
                <wp:simplePos x="0" y="0"/>
                <wp:positionH relativeFrom="column">
                  <wp:posOffset>147955</wp:posOffset>
                </wp:positionH>
                <wp:positionV relativeFrom="paragraph">
                  <wp:posOffset>4719955</wp:posOffset>
                </wp:positionV>
                <wp:extent cx="5800725" cy="523875"/>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5800725" cy="52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0659" w:rsidRPr="00F57ED0" w:rsidRDefault="00650659" w:rsidP="00F57ED0">
                            <w:pPr>
                              <w:jc w:val="center"/>
                              <w:rPr>
                                <w:b/>
                                <w:i/>
                                <w:sz w:val="50"/>
                                <w:szCs w:val="50"/>
                              </w:rPr>
                            </w:pPr>
                            <w:r w:rsidRPr="00F57ED0">
                              <w:rPr>
                                <w:b/>
                                <w:i/>
                                <w:sz w:val="50"/>
                                <w:szCs w:val="50"/>
                              </w:rPr>
                              <w:t>Département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41A1B9" id="_x0000_t202" coordsize="21600,21600" o:spt="202" path="m,l,21600r21600,l21600,xe">
                <v:stroke joinstyle="miter"/>
                <v:path gradientshapeok="t" o:connecttype="rect"/>
              </v:shapetype>
              <v:shape id="Zone de texte 3" o:spid="_x0000_s1026" type="#_x0000_t202" style="position:absolute;margin-left:11.65pt;margin-top:371.65pt;width:456.75pt;height:4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" filled="f" stroked="f" strokeweight=".5pt">
                <v:textbox>
                  <w:txbxContent>
                    <w:p w:rsidR="00650659" w:rsidRPr="00F57ED0" w:rsidRDefault="00650659" w:rsidP="00F57ED0">
                      <w:pPr>
                        <w:jc w:val="center"/>
                        <w:rPr>
                          <w:b/>
                          <w:i/>
                          <w:sz w:val="50"/>
                          <w:szCs w:val="50"/>
                        </w:rPr>
                      </w:pPr>
                      <w:r w:rsidRPr="00F57ED0">
                        <w:rPr>
                          <w:b/>
                          <w:i/>
                          <w:sz w:val="50"/>
                          <w:szCs w:val="50"/>
                        </w:rPr>
                        <w:t>Département informatique</w:t>
                      </w:r>
                    </w:p>
                  </w:txbxContent>
                </v:textbox>
              </v:shape>
            </w:pict>
          </mc:Fallback>
        </mc:AlternateContent>
      </w:r>
      <w:r>
        <w:rPr>
          <w:b/>
          <w:bCs/>
          <w:noProof/>
          <w:sz w:val="32"/>
          <w:szCs w:val="32"/>
          <w:lang w:eastAsia="fr-FR"/>
        </w:rPr>
        <mc:AlternateContent>
          <mc:Choice Requires="wps">
            <w:drawing>
              <wp:anchor distT="0" distB="0" distL="114300" distR="114300" simplePos="0" relativeHeight="251660288" behindDoc="0" locked="0" layoutInCell="1" allowOverlap="1" wp14:anchorId="7161CC4A" wp14:editId="4FE737E1">
                <wp:simplePos x="0" y="0"/>
                <wp:positionH relativeFrom="margin">
                  <wp:posOffset>-148590</wp:posOffset>
                </wp:positionH>
                <wp:positionV relativeFrom="paragraph">
                  <wp:posOffset>3510280</wp:posOffset>
                </wp:positionV>
                <wp:extent cx="6267450" cy="18764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6267450" cy="1876425"/>
                        </a:xfrm>
                        <a:prstGeom prst="rect">
                          <a:avLst/>
                        </a:prstGeom>
                        <a:solidFill>
                          <a:srgbClr val="FFEFBD"/>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65BBB0" id="Rectangle 1" o:spid="_x0000_s1026" style="position:absolute;margin-left:-11.7pt;margin-top:276.4pt;width:493.5pt;height:147.7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" fillcolor="#ffefbd" strokecolor="black [3213]" strokeweight="1pt">
                <w10:wrap anchorx="margin"/>
              </v:rect>
            </w:pict>
          </mc:Fallback>
        </mc:AlternateContent>
      </w:r>
      <w:r>
        <w:rPr>
          <w:b/>
          <w:bCs/>
          <w:noProof/>
          <w:sz w:val="32"/>
          <w:szCs w:val="32"/>
          <w:lang w:eastAsia="fr-FR"/>
        </w:rPr>
        <mc:AlternateContent>
          <mc:Choice Requires="wps">
            <w:drawing>
              <wp:anchor distT="0" distB="0" distL="114300" distR="114300" simplePos="0" relativeHeight="251661312" behindDoc="0" locked="0" layoutInCell="1" allowOverlap="1" wp14:anchorId="74579C76" wp14:editId="601A4005">
                <wp:simplePos x="0" y="0"/>
                <wp:positionH relativeFrom="column">
                  <wp:posOffset>62230</wp:posOffset>
                </wp:positionH>
                <wp:positionV relativeFrom="paragraph">
                  <wp:posOffset>3691255</wp:posOffset>
                </wp:positionV>
                <wp:extent cx="5800725" cy="93345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5800725" cy="933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0659" w:rsidRPr="00F57ED0" w:rsidRDefault="00650659" w:rsidP="00F57ED0">
                            <w:pPr>
                              <w:jc w:val="center"/>
                              <w:rPr>
                                <w:b/>
                                <w:color w:val="546882"/>
                                <w:sz w:val="50"/>
                                <w:szCs w:val="50"/>
                              </w:rPr>
                            </w:pPr>
                            <w:r w:rsidRPr="00F57ED0">
                              <w:rPr>
                                <w:b/>
                                <w:color w:val="546882"/>
                                <w:sz w:val="50"/>
                                <w:szCs w:val="50"/>
                              </w:rPr>
                              <w:t>Cahier d’expression des besoins pour l’amélioration de l’outil Trombinoscope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79C76" id="Zone de texte 2" o:spid="_x0000_s1027" type="#_x0000_t202" style="position:absolute;margin-left:4.9pt;margin-top:290.65pt;width:456.75pt;height: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" filled="f" stroked="f" strokeweight=".5pt">
                <v:textbox>
                  <w:txbxContent>
                    <w:p w:rsidR="00650659" w:rsidRPr="00F57ED0" w:rsidRDefault="00650659" w:rsidP="00F57ED0">
                      <w:pPr>
                        <w:jc w:val="center"/>
                        <w:rPr>
                          <w:b/>
                          <w:color w:val="546882"/>
                          <w:sz w:val="50"/>
                          <w:szCs w:val="50"/>
                        </w:rPr>
                      </w:pPr>
                      <w:r w:rsidRPr="00F57ED0">
                        <w:rPr>
                          <w:b/>
                          <w:color w:val="546882"/>
                          <w:sz w:val="50"/>
                          <w:szCs w:val="50"/>
                        </w:rPr>
                        <w:t>Cahier d’expression des besoins pour l’amélioration de l’outil Trombinoscope</w:t>
                      </w:r>
                    </w:p>
                  </w:txbxContent>
                </v:textbox>
              </v:shape>
            </w:pict>
          </mc:Fallback>
        </mc:AlternateContent>
      </w:r>
      <w:r w:rsidR="00841E9E">
        <w:t xml:space="preserve">        </w:t>
      </w:r>
    </w:p>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F57ED0" w:rsidRPr="00F57ED0" w:rsidRDefault="00F57ED0" w:rsidP="00F57ED0"/>
    <w:p w:rsidR="009C48FF" w:rsidRDefault="00F57ED0" w:rsidP="00F57ED0">
      <w:pPr>
        <w:tabs>
          <w:tab w:val="left" w:pos="3960"/>
        </w:tabs>
        <w:jc w:val="center"/>
        <w:rPr>
          <w:b/>
          <w:sz w:val="28"/>
        </w:rPr>
      </w:pPr>
      <w:r w:rsidRPr="00F57ED0">
        <w:rPr>
          <w:b/>
          <w:sz w:val="28"/>
        </w:rPr>
        <w:t>Version 1.0</w:t>
      </w:r>
    </w:p>
    <w:p w:rsidR="00F57ED0" w:rsidRDefault="00F57ED0" w:rsidP="00F57ED0">
      <w:pPr>
        <w:tabs>
          <w:tab w:val="left" w:pos="3960"/>
        </w:tabs>
        <w:jc w:val="center"/>
        <w:rPr>
          <w:sz w:val="32"/>
        </w:rPr>
      </w:pPr>
      <w:r w:rsidRPr="00F57ED0">
        <w:rPr>
          <w:sz w:val="32"/>
        </w:rPr>
        <w:t>Mai 2021</w:t>
      </w:r>
    </w:p>
    <w:p w:rsidR="00021E51" w:rsidRDefault="00021E51" w:rsidP="00F57ED0">
      <w:pPr>
        <w:tabs>
          <w:tab w:val="left" w:pos="3960"/>
        </w:tabs>
        <w:jc w:val="center"/>
        <w:rPr>
          <w:sz w:val="32"/>
        </w:rPr>
      </w:pPr>
    </w:p>
    <w:p w:rsidR="00021E51" w:rsidRDefault="00021E51" w:rsidP="00F57ED0">
      <w:pPr>
        <w:tabs>
          <w:tab w:val="left" w:pos="3960"/>
        </w:tabs>
        <w:jc w:val="center"/>
        <w:rPr>
          <w:sz w:val="32"/>
        </w:rPr>
      </w:pPr>
    </w:p>
    <w:p w:rsidR="00021E51" w:rsidRDefault="00021E51" w:rsidP="00F57ED0">
      <w:pPr>
        <w:tabs>
          <w:tab w:val="left" w:pos="3960"/>
        </w:tabs>
        <w:jc w:val="center"/>
        <w:rPr>
          <w:sz w:val="32"/>
        </w:rPr>
      </w:pPr>
    </w:p>
    <w:p w:rsidR="00021E51" w:rsidRDefault="00021E51" w:rsidP="00F57ED0">
      <w:pPr>
        <w:tabs>
          <w:tab w:val="left" w:pos="3960"/>
        </w:tabs>
        <w:jc w:val="center"/>
        <w:rPr>
          <w:sz w:val="32"/>
        </w:rPr>
      </w:pPr>
    </w:p>
    <w:p w:rsidR="00021E51" w:rsidRDefault="00021E51" w:rsidP="00F57ED0">
      <w:pPr>
        <w:tabs>
          <w:tab w:val="left" w:pos="3960"/>
        </w:tabs>
        <w:jc w:val="center"/>
        <w:rPr>
          <w:sz w:val="32"/>
        </w:rPr>
      </w:pPr>
    </w:p>
    <w:p w:rsidR="00021E51" w:rsidRDefault="00021E51" w:rsidP="00F57ED0">
      <w:pPr>
        <w:tabs>
          <w:tab w:val="left" w:pos="3960"/>
        </w:tabs>
        <w:jc w:val="center"/>
        <w:rPr>
          <w:sz w:val="32"/>
        </w:rPr>
      </w:pPr>
    </w:p>
    <w:p w:rsidR="00021E51" w:rsidRDefault="00021E51" w:rsidP="00F57ED0">
      <w:pPr>
        <w:tabs>
          <w:tab w:val="left" w:pos="3960"/>
        </w:tabs>
        <w:jc w:val="center"/>
        <w:rPr>
          <w:sz w:val="32"/>
        </w:rPr>
      </w:pPr>
    </w:p>
    <w:p w:rsidR="00021E51" w:rsidRDefault="00486D58" w:rsidP="00822AA3">
      <w:pPr>
        <w:pStyle w:val="En-ttee"/>
      </w:pPr>
      <w:r>
        <w:lastRenderedPageBreak/>
        <w:t>Table des matières</w:t>
      </w:r>
    </w:p>
    <w:sdt>
      <w:sdtPr>
        <w:rPr>
          <w:rFonts w:asciiTheme="minorHAnsi" w:eastAsiaTheme="minorHAnsi" w:hAnsiTheme="minorHAnsi" w:cstheme="minorBidi"/>
          <w:color w:val="auto"/>
          <w:sz w:val="22"/>
          <w:szCs w:val="22"/>
          <w:lang w:eastAsia="en-US"/>
        </w:rPr>
        <w:id w:val="-1071270571"/>
        <w:docPartObj>
          <w:docPartGallery w:val="Table of Contents"/>
          <w:docPartUnique/>
        </w:docPartObj>
      </w:sdtPr>
      <w:sdtEndPr>
        <w:rPr>
          <w:b/>
          <w:bCs/>
        </w:rPr>
      </w:sdtEndPr>
      <w:sdtContent>
        <w:p w:rsidR="00273E35" w:rsidRDefault="00273E35">
          <w:pPr>
            <w:pStyle w:val="En-ttedetabledesmatires"/>
          </w:pPr>
        </w:p>
        <w:p w:rsidR="00DB2B1C" w:rsidRDefault="00273E35">
          <w:pPr>
            <w:pStyle w:val="TM1"/>
            <w:tabs>
              <w:tab w:val="left" w:pos="440"/>
              <w:tab w:val="right" w:leader="dot" w:pos="9062"/>
            </w:tabs>
            <w:rPr>
              <w:ins w:id="0" w:author="Rojo" w:date="2021-05-24T10:49:00Z"/>
              <w:rFonts w:eastAsiaTheme="minorEastAsia"/>
              <w:noProof/>
              <w:lang w:eastAsia="fr-FR"/>
            </w:rPr>
          </w:pPr>
          <w:r>
            <w:fldChar w:fldCharType="begin"/>
          </w:r>
          <w:r>
            <w:instrText xml:space="preserve"> TOC \o "1-3" \h \z \u </w:instrText>
          </w:r>
          <w:r>
            <w:fldChar w:fldCharType="separate"/>
          </w:r>
          <w:ins w:id="1" w:author="Rojo" w:date="2021-05-24T10:49:00Z">
            <w:r w:rsidR="00DB2B1C" w:rsidRPr="006F232A">
              <w:rPr>
                <w:rStyle w:val="Lienhypertexte"/>
                <w:noProof/>
              </w:rPr>
              <w:fldChar w:fldCharType="begin"/>
            </w:r>
            <w:r w:rsidR="00DB2B1C" w:rsidRPr="006F232A">
              <w:rPr>
                <w:rStyle w:val="Lienhypertexte"/>
                <w:noProof/>
              </w:rPr>
              <w:instrText xml:space="preserve"> </w:instrText>
            </w:r>
            <w:r w:rsidR="00DB2B1C">
              <w:rPr>
                <w:noProof/>
              </w:rPr>
              <w:instrText>HYPERLINK \l "_Toc72745790"</w:instrText>
            </w:r>
            <w:r w:rsidR="00DB2B1C" w:rsidRPr="006F232A">
              <w:rPr>
                <w:rStyle w:val="Lienhypertexte"/>
                <w:noProof/>
              </w:rPr>
              <w:instrText xml:space="preserve"> </w:instrText>
            </w:r>
            <w:r w:rsidR="00DB2B1C" w:rsidRPr="006F232A">
              <w:rPr>
                <w:rStyle w:val="Lienhypertexte"/>
                <w:noProof/>
              </w:rPr>
            </w:r>
            <w:r w:rsidR="00DB2B1C" w:rsidRPr="006F232A">
              <w:rPr>
                <w:rStyle w:val="Lienhypertexte"/>
                <w:noProof/>
              </w:rPr>
              <w:fldChar w:fldCharType="separate"/>
            </w:r>
            <w:r w:rsidR="00DB2B1C" w:rsidRPr="006F232A">
              <w:rPr>
                <w:rStyle w:val="Lienhypertexte"/>
                <w:noProof/>
              </w:rPr>
              <w:t>I-</w:t>
            </w:r>
            <w:r w:rsidR="00DB2B1C">
              <w:rPr>
                <w:rFonts w:eastAsiaTheme="minorEastAsia"/>
                <w:noProof/>
                <w:lang w:eastAsia="fr-FR"/>
              </w:rPr>
              <w:tab/>
            </w:r>
            <w:r w:rsidR="00DB2B1C" w:rsidRPr="006F232A">
              <w:rPr>
                <w:rStyle w:val="Lienhypertexte"/>
                <w:noProof/>
              </w:rPr>
              <w:t>Informations générales</w:t>
            </w:r>
            <w:r w:rsidR="00DB2B1C">
              <w:rPr>
                <w:noProof/>
                <w:webHidden/>
              </w:rPr>
              <w:tab/>
            </w:r>
            <w:r w:rsidR="00DB2B1C">
              <w:rPr>
                <w:noProof/>
                <w:webHidden/>
              </w:rPr>
              <w:fldChar w:fldCharType="begin"/>
            </w:r>
            <w:r w:rsidR="00DB2B1C">
              <w:rPr>
                <w:noProof/>
                <w:webHidden/>
              </w:rPr>
              <w:instrText xml:space="preserve"> PAGEREF _Toc72745790 \h </w:instrText>
            </w:r>
            <w:r w:rsidR="00DB2B1C">
              <w:rPr>
                <w:noProof/>
                <w:webHidden/>
              </w:rPr>
            </w:r>
          </w:ins>
          <w:r w:rsidR="00DB2B1C">
            <w:rPr>
              <w:noProof/>
              <w:webHidden/>
            </w:rPr>
            <w:fldChar w:fldCharType="separate"/>
          </w:r>
          <w:ins w:id="2" w:author="Rojo" w:date="2021-05-24T10:49:00Z">
            <w:r w:rsidR="00DB2B1C">
              <w:rPr>
                <w:noProof/>
                <w:webHidden/>
              </w:rPr>
              <w:t>6</w:t>
            </w:r>
            <w:r w:rsidR="00DB2B1C">
              <w:rPr>
                <w:noProof/>
                <w:webHidden/>
              </w:rPr>
              <w:fldChar w:fldCharType="end"/>
            </w:r>
            <w:r w:rsidR="00DB2B1C" w:rsidRPr="006F232A">
              <w:rPr>
                <w:rStyle w:val="Lienhypertexte"/>
                <w:noProof/>
              </w:rPr>
              <w:fldChar w:fldCharType="end"/>
            </w:r>
          </w:ins>
        </w:p>
        <w:p w:rsidR="00DB2B1C" w:rsidRDefault="00DB2B1C">
          <w:pPr>
            <w:pStyle w:val="TM2"/>
            <w:tabs>
              <w:tab w:val="left" w:pos="660"/>
              <w:tab w:val="right" w:leader="dot" w:pos="9062"/>
            </w:tabs>
            <w:rPr>
              <w:ins w:id="3" w:author="Rojo" w:date="2021-05-24T10:49:00Z"/>
              <w:rFonts w:eastAsiaTheme="minorEastAsia"/>
              <w:noProof/>
              <w:lang w:eastAsia="fr-FR"/>
            </w:rPr>
          </w:pPr>
          <w:ins w:id="4"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"_Toc72745791"</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1.</w:t>
            </w:r>
            <w:r>
              <w:rPr>
                <w:rFonts w:eastAsiaTheme="minorEastAsia"/>
                <w:noProof/>
                <w:lang w:eastAsia="fr-FR"/>
              </w:rPr>
              <w:tab/>
            </w:r>
            <w:r w:rsidRPr="006F232A">
              <w:rPr>
                <w:rStyle w:val="Lienhypertexte"/>
                <w:noProof/>
              </w:rPr>
              <w:t>Contexte</w:t>
            </w:r>
            <w:r>
              <w:rPr>
                <w:noProof/>
                <w:webHidden/>
              </w:rPr>
              <w:tab/>
            </w:r>
            <w:r>
              <w:rPr>
                <w:noProof/>
                <w:webHidden/>
              </w:rPr>
              <w:fldChar w:fldCharType="begin"/>
            </w:r>
            <w:r>
              <w:rPr>
                <w:noProof/>
                <w:webHidden/>
              </w:rPr>
              <w:instrText xml:space="preserve"> PAGEREF _Toc72745791 \h </w:instrText>
            </w:r>
            <w:r>
              <w:rPr>
                <w:noProof/>
                <w:webHidden/>
              </w:rPr>
            </w:r>
          </w:ins>
          <w:r>
            <w:rPr>
              <w:noProof/>
              <w:webHidden/>
            </w:rPr>
            <w:fldChar w:fldCharType="separate"/>
          </w:r>
          <w:ins w:id="5" w:author="Rojo" w:date="2021-05-24T10:49:00Z">
            <w:r>
              <w:rPr>
                <w:noProof/>
                <w:webHidden/>
              </w:rPr>
              <w:t>6</w:t>
            </w:r>
            <w:r>
              <w:rPr>
                <w:noProof/>
                <w:webHidden/>
              </w:rPr>
              <w:fldChar w:fldCharType="end"/>
            </w:r>
            <w:r w:rsidRPr="006F232A">
              <w:rPr>
                <w:rStyle w:val="Lienhypertexte"/>
                <w:noProof/>
              </w:rPr>
              <w:fldChar w:fldCharType="end"/>
            </w:r>
          </w:ins>
        </w:p>
        <w:p w:rsidR="00DB2B1C" w:rsidRDefault="00DB2B1C">
          <w:pPr>
            <w:pStyle w:val="TM2"/>
            <w:tabs>
              <w:tab w:val="left" w:pos="660"/>
              <w:tab w:val="right" w:leader="dot" w:pos="9062"/>
            </w:tabs>
            <w:rPr>
              <w:ins w:id="6" w:author="Rojo" w:date="2021-05-24T10:49:00Z"/>
              <w:rFonts w:eastAsiaTheme="minorEastAsia"/>
              <w:noProof/>
              <w:lang w:eastAsia="fr-FR"/>
            </w:rPr>
          </w:pPr>
          <w:ins w:id="7"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"_Toc72745792"</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2.</w:t>
            </w:r>
            <w:r>
              <w:rPr>
                <w:rFonts w:eastAsiaTheme="minorEastAsia"/>
                <w:noProof/>
                <w:lang w:eastAsia="fr-FR"/>
              </w:rPr>
              <w:tab/>
            </w:r>
            <w:r w:rsidRPr="006F232A">
              <w:rPr>
                <w:rStyle w:val="Lienhypertexte"/>
                <w:noProof/>
              </w:rPr>
              <w:t>Objectif</w:t>
            </w:r>
            <w:r>
              <w:rPr>
                <w:noProof/>
                <w:webHidden/>
              </w:rPr>
              <w:tab/>
            </w:r>
            <w:r>
              <w:rPr>
                <w:noProof/>
                <w:webHidden/>
              </w:rPr>
              <w:fldChar w:fldCharType="begin"/>
            </w:r>
            <w:r>
              <w:rPr>
                <w:noProof/>
                <w:webHidden/>
              </w:rPr>
              <w:instrText xml:space="preserve"> PAGEREF _Toc72745792 \h </w:instrText>
            </w:r>
            <w:r>
              <w:rPr>
                <w:noProof/>
                <w:webHidden/>
              </w:rPr>
            </w:r>
          </w:ins>
          <w:r>
            <w:rPr>
              <w:noProof/>
              <w:webHidden/>
            </w:rPr>
            <w:fldChar w:fldCharType="separate"/>
          </w:r>
          <w:ins w:id="8" w:author="Rojo" w:date="2021-05-24T10:49:00Z">
            <w:r>
              <w:rPr>
                <w:noProof/>
                <w:webHidden/>
              </w:rPr>
              <w:t>6</w:t>
            </w:r>
            <w:r>
              <w:rPr>
                <w:noProof/>
                <w:webHidden/>
              </w:rPr>
              <w:fldChar w:fldCharType="end"/>
            </w:r>
            <w:r w:rsidRPr="006F232A">
              <w:rPr>
                <w:rStyle w:val="Lienhypertexte"/>
                <w:noProof/>
              </w:rPr>
              <w:fldChar w:fldCharType="end"/>
            </w:r>
          </w:ins>
        </w:p>
        <w:p w:rsidR="00DB2B1C" w:rsidRDefault="00DB2B1C">
          <w:pPr>
            <w:pStyle w:val="TM2"/>
            <w:tabs>
              <w:tab w:val="left" w:pos="660"/>
              <w:tab w:val="right" w:leader="dot" w:pos="9062"/>
            </w:tabs>
            <w:rPr>
              <w:ins w:id="9" w:author="Rojo" w:date="2021-05-24T10:49:00Z"/>
              <w:rFonts w:eastAsiaTheme="minorEastAsia"/>
              <w:noProof/>
              <w:lang w:eastAsia="fr-FR"/>
            </w:rPr>
          </w:pPr>
          <w:ins w:id="10"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"_Toc72745793"</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3.</w:t>
            </w:r>
            <w:r>
              <w:rPr>
                <w:rFonts w:eastAsiaTheme="minorEastAsia"/>
                <w:noProof/>
                <w:lang w:eastAsia="fr-FR"/>
              </w:rPr>
              <w:tab/>
            </w:r>
            <w:r w:rsidRPr="006F232A">
              <w:rPr>
                <w:rStyle w:val="Lienhypertexte"/>
                <w:noProof/>
              </w:rPr>
              <w:t>Objet du présent document</w:t>
            </w:r>
            <w:r>
              <w:rPr>
                <w:noProof/>
                <w:webHidden/>
              </w:rPr>
              <w:tab/>
            </w:r>
            <w:r>
              <w:rPr>
                <w:noProof/>
                <w:webHidden/>
              </w:rPr>
              <w:fldChar w:fldCharType="begin"/>
            </w:r>
            <w:r>
              <w:rPr>
                <w:noProof/>
                <w:webHidden/>
              </w:rPr>
              <w:instrText xml:space="preserve"> PAGEREF _Toc72745793 \h </w:instrText>
            </w:r>
            <w:r>
              <w:rPr>
                <w:noProof/>
                <w:webHidden/>
              </w:rPr>
            </w:r>
          </w:ins>
          <w:r>
            <w:rPr>
              <w:noProof/>
              <w:webHidden/>
            </w:rPr>
            <w:fldChar w:fldCharType="separate"/>
          </w:r>
          <w:ins w:id="11" w:author="Rojo" w:date="2021-05-24T10:49:00Z">
            <w:r>
              <w:rPr>
                <w:noProof/>
                <w:webHidden/>
              </w:rPr>
              <w:t>6</w:t>
            </w:r>
            <w:r>
              <w:rPr>
                <w:noProof/>
                <w:webHidden/>
              </w:rPr>
              <w:fldChar w:fldCharType="end"/>
            </w:r>
            <w:r w:rsidRPr="006F232A">
              <w:rPr>
                <w:rStyle w:val="Lienhypertexte"/>
                <w:noProof/>
              </w:rPr>
              <w:fldChar w:fldCharType="end"/>
            </w:r>
          </w:ins>
        </w:p>
        <w:p w:rsidR="00DB2B1C" w:rsidRDefault="00DB2B1C">
          <w:pPr>
            <w:pStyle w:val="TM1"/>
            <w:tabs>
              <w:tab w:val="left" w:pos="440"/>
              <w:tab w:val="right" w:leader="dot" w:pos="9062"/>
            </w:tabs>
            <w:rPr>
              <w:ins w:id="12" w:author="Rojo" w:date="2021-05-24T10:49:00Z"/>
              <w:rFonts w:eastAsiaTheme="minorEastAsia"/>
              <w:noProof/>
              <w:lang w:eastAsia="fr-FR"/>
            </w:rPr>
          </w:pPr>
          <w:ins w:id="13"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"_Toc72745794"</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II-</w:t>
            </w:r>
            <w:r>
              <w:rPr>
                <w:rFonts w:eastAsiaTheme="minorEastAsia"/>
                <w:noProof/>
                <w:lang w:eastAsia="fr-FR"/>
              </w:rPr>
              <w:tab/>
            </w:r>
            <w:r w:rsidRPr="006F232A">
              <w:rPr>
                <w:rStyle w:val="Lienhypertexte"/>
                <w:noProof/>
              </w:rPr>
              <w:t>Environnement de production</w:t>
            </w:r>
            <w:r>
              <w:rPr>
                <w:noProof/>
                <w:webHidden/>
              </w:rPr>
              <w:tab/>
            </w:r>
            <w:r>
              <w:rPr>
                <w:noProof/>
                <w:webHidden/>
              </w:rPr>
              <w:fldChar w:fldCharType="begin"/>
            </w:r>
            <w:r>
              <w:rPr>
                <w:noProof/>
                <w:webHidden/>
              </w:rPr>
              <w:instrText xml:space="preserve"> PAGEREF _Toc72745794 \h </w:instrText>
            </w:r>
            <w:r>
              <w:rPr>
                <w:noProof/>
                <w:webHidden/>
              </w:rPr>
            </w:r>
          </w:ins>
          <w:r>
            <w:rPr>
              <w:noProof/>
              <w:webHidden/>
            </w:rPr>
            <w:fldChar w:fldCharType="separate"/>
          </w:r>
          <w:ins w:id="14" w:author="Rojo" w:date="2021-05-24T10:49:00Z">
            <w:r>
              <w:rPr>
                <w:noProof/>
                <w:webHidden/>
              </w:rPr>
              <w:t>6</w:t>
            </w:r>
            <w:r>
              <w:rPr>
                <w:noProof/>
                <w:webHidden/>
              </w:rPr>
              <w:fldChar w:fldCharType="end"/>
            </w:r>
            <w:r w:rsidRPr="006F232A">
              <w:rPr>
                <w:rStyle w:val="Lienhypertexte"/>
                <w:noProof/>
              </w:rPr>
              <w:fldChar w:fldCharType="end"/>
            </w:r>
          </w:ins>
        </w:p>
        <w:p w:rsidR="00DB2B1C" w:rsidRDefault="00DB2B1C">
          <w:pPr>
            <w:pStyle w:val="TM3"/>
            <w:tabs>
              <w:tab w:val="left" w:pos="880"/>
              <w:tab w:val="right" w:leader="dot" w:pos="9062"/>
            </w:tabs>
            <w:rPr>
              <w:ins w:id="15" w:author="Rojo" w:date="2021-05-24T10:49:00Z"/>
              <w:rFonts w:eastAsiaTheme="minorEastAsia"/>
              <w:noProof/>
              <w:lang w:eastAsia="fr-FR"/>
            </w:rPr>
          </w:pPr>
          <w:ins w:id="16"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"_Toc72745795"</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1.</w:t>
            </w:r>
            <w:r>
              <w:rPr>
                <w:rFonts w:eastAsiaTheme="minorEastAsia"/>
                <w:noProof/>
                <w:lang w:eastAsia="fr-FR"/>
              </w:rPr>
              <w:tab/>
            </w:r>
            <w:r w:rsidRPr="006F232A">
              <w:rPr>
                <w:rStyle w:val="Lienhypertexte"/>
                <w:noProof/>
              </w:rPr>
              <w:t>Description de l’outil en place</w:t>
            </w:r>
            <w:r>
              <w:rPr>
                <w:noProof/>
                <w:webHidden/>
              </w:rPr>
              <w:tab/>
            </w:r>
            <w:r>
              <w:rPr>
                <w:noProof/>
                <w:webHidden/>
              </w:rPr>
              <w:fldChar w:fldCharType="begin"/>
            </w:r>
            <w:r>
              <w:rPr>
                <w:noProof/>
                <w:webHidden/>
              </w:rPr>
              <w:instrText xml:space="preserve"> PAGEREF _Toc72745795 \h </w:instrText>
            </w:r>
            <w:r>
              <w:rPr>
                <w:noProof/>
                <w:webHidden/>
              </w:rPr>
            </w:r>
          </w:ins>
          <w:r>
            <w:rPr>
              <w:noProof/>
              <w:webHidden/>
            </w:rPr>
            <w:fldChar w:fldCharType="separate"/>
          </w:r>
          <w:ins w:id="17" w:author="Rojo" w:date="2021-05-24T10:49:00Z">
            <w:r>
              <w:rPr>
                <w:noProof/>
                <w:webHidden/>
              </w:rPr>
              <w:t>6</w:t>
            </w:r>
            <w:r>
              <w:rPr>
                <w:noProof/>
                <w:webHidden/>
              </w:rPr>
              <w:fldChar w:fldCharType="end"/>
            </w:r>
            <w:r w:rsidRPr="006F232A">
              <w:rPr>
                <w:rStyle w:val="Lienhypertexte"/>
                <w:noProof/>
              </w:rPr>
              <w:fldChar w:fldCharType="end"/>
            </w:r>
          </w:ins>
        </w:p>
        <w:p w:rsidR="00DB2B1C" w:rsidRDefault="00DB2B1C">
          <w:pPr>
            <w:pStyle w:val="TM3"/>
            <w:tabs>
              <w:tab w:val="left" w:pos="880"/>
              <w:tab w:val="right" w:leader="dot" w:pos="9062"/>
            </w:tabs>
            <w:rPr>
              <w:ins w:id="18" w:author="Rojo" w:date="2021-05-24T10:49:00Z"/>
              <w:rFonts w:eastAsiaTheme="minorEastAsia"/>
              <w:noProof/>
              <w:lang w:eastAsia="fr-FR"/>
            </w:rPr>
          </w:pPr>
          <w:ins w:id="19"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"_Toc72745796"</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2.</w:t>
            </w:r>
            <w:r>
              <w:rPr>
                <w:rFonts w:eastAsiaTheme="minorEastAsia"/>
                <w:noProof/>
                <w:lang w:eastAsia="fr-FR"/>
              </w:rPr>
              <w:tab/>
            </w:r>
            <w:r w:rsidRPr="006F232A">
              <w:rPr>
                <w:rStyle w:val="Lienhypertexte"/>
                <w:noProof/>
              </w:rPr>
              <w:t>Proposition d’amélioration</w:t>
            </w:r>
            <w:r>
              <w:rPr>
                <w:noProof/>
                <w:webHidden/>
              </w:rPr>
              <w:tab/>
            </w:r>
            <w:r>
              <w:rPr>
                <w:noProof/>
                <w:webHidden/>
              </w:rPr>
              <w:fldChar w:fldCharType="begin"/>
            </w:r>
            <w:r>
              <w:rPr>
                <w:noProof/>
                <w:webHidden/>
              </w:rPr>
              <w:instrText xml:space="preserve"> PAGEREF _Toc72745796 \h </w:instrText>
            </w:r>
            <w:r>
              <w:rPr>
                <w:noProof/>
                <w:webHidden/>
              </w:rPr>
            </w:r>
          </w:ins>
          <w:r>
            <w:rPr>
              <w:noProof/>
              <w:webHidden/>
            </w:rPr>
            <w:fldChar w:fldCharType="separate"/>
          </w:r>
          <w:ins w:id="20" w:author="Rojo" w:date="2021-05-24T10:49:00Z">
            <w:r>
              <w:rPr>
                <w:noProof/>
                <w:webHidden/>
              </w:rPr>
              <w:t>7</w:t>
            </w:r>
            <w:r>
              <w:rPr>
                <w:noProof/>
                <w:webHidden/>
              </w:rPr>
              <w:fldChar w:fldCharType="end"/>
            </w:r>
            <w:r w:rsidRPr="006F232A">
              <w:rPr>
                <w:rStyle w:val="Lienhypertexte"/>
                <w:noProof/>
              </w:rPr>
              <w:fldChar w:fldCharType="end"/>
            </w:r>
          </w:ins>
        </w:p>
        <w:p w:rsidR="00DB2B1C" w:rsidRDefault="00DB2B1C">
          <w:pPr>
            <w:pStyle w:val="TM1"/>
            <w:tabs>
              <w:tab w:val="left" w:pos="660"/>
              <w:tab w:val="right" w:leader="dot" w:pos="9062"/>
            </w:tabs>
            <w:rPr>
              <w:ins w:id="21" w:author="Rojo" w:date="2021-05-24T10:49:00Z"/>
              <w:rFonts w:eastAsiaTheme="minorEastAsia"/>
              <w:noProof/>
              <w:lang w:eastAsia="fr-FR"/>
            </w:rPr>
          </w:pPr>
          <w:ins w:id="22"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"_Toc72745797"</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III-</w:t>
            </w:r>
            <w:r>
              <w:rPr>
                <w:rFonts w:eastAsiaTheme="minorEastAsia"/>
                <w:noProof/>
                <w:lang w:eastAsia="fr-FR"/>
              </w:rPr>
              <w:tab/>
            </w:r>
            <w:r w:rsidRPr="006F232A">
              <w:rPr>
                <w:rStyle w:val="Lienhypertexte"/>
                <w:noProof/>
              </w:rPr>
              <w:t>Description détaillée des besoins</w:t>
            </w:r>
            <w:r>
              <w:rPr>
                <w:noProof/>
                <w:webHidden/>
              </w:rPr>
              <w:tab/>
            </w:r>
            <w:r>
              <w:rPr>
                <w:noProof/>
                <w:webHidden/>
              </w:rPr>
              <w:fldChar w:fldCharType="begin"/>
            </w:r>
            <w:r>
              <w:rPr>
                <w:noProof/>
                <w:webHidden/>
              </w:rPr>
              <w:instrText xml:space="preserve"> PAGEREF _Toc72745797 \h </w:instrText>
            </w:r>
            <w:r>
              <w:rPr>
                <w:noProof/>
                <w:webHidden/>
              </w:rPr>
            </w:r>
          </w:ins>
          <w:r>
            <w:rPr>
              <w:noProof/>
              <w:webHidden/>
            </w:rPr>
            <w:fldChar w:fldCharType="separate"/>
          </w:r>
          <w:ins w:id="23" w:author="Rojo" w:date="2021-05-24T10:49:00Z">
            <w:r>
              <w:rPr>
                <w:noProof/>
                <w:webHidden/>
              </w:rPr>
              <w:t>7</w:t>
            </w:r>
            <w:r>
              <w:rPr>
                <w:noProof/>
                <w:webHidden/>
              </w:rPr>
              <w:fldChar w:fldCharType="end"/>
            </w:r>
            <w:r w:rsidRPr="006F232A">
              <w:rPr>
                <w:rStyle w:val="Lienhypertexte"/>
                <w:noProof/>
              </w:rPr>
              <w:fldChar w:fldCharType="end"/>
            </w:r>
          </w:ins>
        </w:p>
        <w:p w:rsidR="00DB2B1C" w:rsidRDefault="00DB2B1C">
          <w:pPr>
            <w:pStyle w:val="TM1"/>
            <w:tabs>
              <w:tab w:val="left" w:pos="440"/>
              <w:tab w:val="right" w:leader="dot" w:pos="9062"/>
            </w:tabs>
            <w:rPr>
              <w:ins w:id="24" w:author="Rojo" w:date="2021-05-24T10:49:00Z"/>
              <w:rFonts w:eastAsiaTheme="minorEastAsia"/>
              <w:noProof/>
              <w:lang w:eastAsia="fr-FR"/>
            </w:rPr>
          </w:pPr>
          <w:ins w:id="25"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"_Toc72745798"</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1.</w:t>
            </w:r>
            <w:r>
              <w:rPr>
                <w:rFonts w:eastAsiaTheme="minorEastAsia"/>
                <w:noProof/>
                <w:lang w:eastAsia="fr-FR"/>
              </w:rPr>
              <w:tab/>
            </w:r>
            <w:r w:rsidRPr="006F232A">
              <w:rPr>
                <w:rStyle w:val="Lienhypertexte"/>
                <w:noProof/>
              </w:rPr>
              <w:t>Simple-user</w:t>
            </w:r>
            <w:r>
              <w:rPr>
                <w:noProof/>
                <w:webHidden/>
              </w:rPr>
              <w:tab/>
            </w:r>
            <w:r>
              <w:rPr>
                <w:noProof/>
                <w:webHidden/>
              </w:rPr>
              <w:fldChar w:fldCharType="begin"/>
            </w:r>
            <w:r>
              <w:rPr>
                <w:noProof/>
                <w:webHidden/>
              </w:rPr>
              <w:instrText xml:space="preserve"> PAGEREF _Toc72745798 \h </w:instrText>
            </w:r>
            <w:r>
              <w:rPr>
                <w:noProof/>
                <w:webHidden/>
              </w:rPr>
            </w:r>
          </w:ins>
          <w:r>
            <w:rPr>
              <w:noProof/>
              <w:webHidden/>
            </w:rPr>
            <w:fldChar w:fldCharType="separate"/>
          </w:r>
          <w:ins w:id="26" w:author="Rojo" w:date="2021-05-24T10:49:00Z">
            <w:r>
              <w:rPr>
                <w:noProof/>
                <w:webHidden/>
              </w:rPr>
              <w:t>7</w:t>
            </w:r>
            <w:r>
              <w:rPr>
                <w:noProof/>
                <w:webHidden/>
              </w:rPr>
              <w:fldChar w:fldCharType="end"/>
            </w:r>
            <w:r w:rsidRPr="006F232A">
              <w:rPr>
                <w:rStyle w:val="Lienhypertexte"/>
                <w:noProof/>
              </w:rPr>
              <w:fldChar w:fldCharType="end"/>
            </w:r>
          </w:ins>
        </w:p>
        <w:p w:rsidR="00DB2B1C" w:rsidRDefault="00DB2B1C">
          <w:pPr>
            <w:pStyle w:val="TM2"/>
            <w:tabs>
              <w:tab w:val="left" w:pos="880"/>
              <w:tab w:val="right" w:leader="dot" w:pos="9062"/>
            </w:tabs>
            <w:rPr>
              <w:ins w:id="27" w:author="Rojo" w:date="2021-05-24T10:49:00Z"/>
              <w:rFonts w:eastAsiaTheme="minorEastAsia"/>
              <w:noProof/>
              <w:lang w:eastAsia="fr-FR"/>
            </w:rPr>
          </w:pPr>
          <w:ins w:id="28"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"_Toc72745799"</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2.1.</w:t>
            </w:r>
            <w:r>
              <w:rPr>
                <w:rFonts w:eastAsiaTheme="minorEastAsia"/>
                <w:noProof/>
                <w:lang w:eastAsia="fr-FR"/>
              </w:rPr>
              <w:tab/>
            </w:r>
            <w:r w:rsidRPr="006F232A">
              <w:rPr>
                <w:rStyle w:val="Lienhypertexte"/>
                <w:noProof/>
              </w:rPr>
              <w:t>Authentification</w:t>
            </w:r>
            <w:r>
              <w:rPr>
                <w:noProof/>
                <w:webHidden/>
              </w:rPr>
              <w:tab/>
            </w:r>
            <w:r>
              <w:rPr>
                <w:noProof/>
                <w:webHidden/>
              </w:rPr>
              <w:fldChar w:fldCharType="begin"/>
            </w:r>
            <w:r>
              <w:rPr>
                <w:noProof/>
                <w:webHidden/>
              </w:rPr>
              <w:instrText xml:space="preserve"> PAGEREF _Toc72745799 \h </w:instrText>
            </w:r>
            <w:r>
              <w:rPr>
                <w:noProof/>
                <w:webHidden/>
              </w:rPr>
            </w:r>
          </w:ins>
          <w:r>
            <w:rPr>
              <w:noProof/>
              <w:webHidden/>
            </w:rPr>
            <w:fldChar w:fldCharType="separate"/>
          </w:r>
          <w:ins w:id="29" w:author="Rojo" w:date="2021-05-24T10:49:00Z">
            <w:r>
              <w:rPr>
                <w:noProof/>
                <w:webHidden/>
              </w:rPr>
              <w:t>7</w:t>
            </w:r>
            <w:r>
              <w:rPr>
                <w:noProof/>
                <w:webHidden/>
              </w:rPr>
              <w:fldChar w:fldCharType="end"/>
            </w:r>
            <w:r w:rsidRPr="006F232A">
              <w:rPr>
                <w:rStyle w:val="Lienhypertexte"/>
                <w:noProof/>
              </w:rPr>
              <w:fldChar w:fldCharType="end"/>
            </w:r>
          </w:ins>
        </w:p>
        <w:p w:rsidR="00DB2B1C" w:rsidRDefault="00DB2B1C">
          <w:pPr>
            <w:pStyle w:val="TM2"/>
            <w:tabs>
              <w:tab w:val="left" w:pos="880"/>
              <w:tab w:val="right" w:leader="dot" w:pos="9062"/>
            </w:tabs>
            <w:rPr>
              <w:ins w:id="30" w:author="Rojo" w:date="2021-05-24T10:49:00Z"/>
              <w:rFonts w:eastAsiaTheme="minorEastAsia"/>
              <w:noProof/>
              <w:lang w:eastAsia="fr-FR"/>
            </w:rPr>
          </w:pPr>
          <w:ins w:id="31"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"_Toc72745800"</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2.2.</w:t>
            </w:r>
            <w:r>
              <w:rPr>
                <w:rFonts w:eastAsiaTheme="minorEastAsia"/>
                <w:noProof/>
                <w:lang w:eastAsia="fr-FR"/>
              </w:rPr>
              <w:tab/>
            </w:r>
            <w:r w:rsidRPr="006F232A">
              <w:rPr>
                <w:rStyle w:val="Lienhypertexte"/>
                <w:noProof/>
              </w:rPr>
              <w:t>Affichage de la page d’accueil</w:t>
            </w:r>
            <w:r>
              <w:rPr>
                <w:noProof/>
                <w:webHidden/>
              </w:rPr>
              <w:tab/>
            </w:r>
            <w:r>
              <w:rPr>
                <w:noProof/>
                <w:webHidden/>
              </w:rPr>
              <w:fldChar w:fldCharType="begin"/>
            </w:r>
            <w:r>
              <w:rPr>
                <w:noProof/>
                <w:webHidden/>
              </w:rPr>
              <w:instrText xml:space="preserve"> PAGEREF _Toc72745800 \h </w:instrText>
            </w:r>
            <w:r>
              <w:rPr>
                <w:noProof/>
                <w:webHidden/>
              </w:rPr>
            </w:r>
          </w:ins>
          <w:r>
            <w:rPr>
              <w:noProof/>
              <w:webHidden/>
            </w:rPr>
            <w:fldChar w:fldCharType="separate"/>
          </w:r>
          <w:ins w:id="32" w:author="Rojo" w:date="2021-05-24T10:49:00Z">
            <w:r>
              <w:rPr>
                <w:noProof/>
                <w:webHidden/>
              </w:rPr>
              <w:t>8</w:t>
            </w:r>
            <w:r>
              <w:rPr>
                <w:noProof/>
                <w:webHidden/>
              </w:rPr>
              <w:fldChar w:fldCharType="end"/>
            </w:r>
            <w:r w:rsidRPr="006F232A">
              <w:rPr>
                <w:rStyle w:val="Lienhypertexte"/>
                <w:noProof/>
              </w:rPr>
              <w:fldChar w:fldCharType="end"/>
            </w:r>
          </w:ins>
        </w:p>
        <w:p w:rsidR="00DB2B1C" w:rsidRDefault="00DB2B1C">
          <w:pPr>
            <w:pStyle w:val="TM1"/>
            <w:tabs>
              <w:tab w:val="left" w:pos="440"/>
              <w:tab w:val="right" w:leader="dot" w:pos="9062"/>
            </w:tabs>
            <w:rPr>
              <w:ins w:id="33" w:author="Rojo" w:date="2021-05-24T10:49:00Z"/>
              <w:rFonts w:eastAsiaTheme="minorEastAsia"/>
              <w:noProof/>
              <w:lang w:eastAsia="fr-FR"/>
            </w:rPr>
          </w:pPr>
          <w:ins w:id="34"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"_Toc72745801"</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2.</w:t>
            </w:r>
            <w:r>
              <w:rPr>
                <w:rFonts w:eastAsiaTheme="minorEastAsia"/>
                <w:noProof/>
                <w:lang w:eastAsia="fr-FR"/>
              </w:rPr>
              <w:tab/>
            </w:r>
            <w:r w:rsidRPr="006F232A">
              <w:rPr>
                <w:rStyle w:val="Lienhypertexte"/>
                <w:noProof/>
              </w:rPr>
              <w:t>Administrateur RHI</w:t>
            </w:r>
            <w:r>
              <w:rPr>
                <w:noProof/>
                <w:webHidden/>
              </w:rPr>
              <w:tab/>
            </w:r>
            <w:r>
              <w:rPr>
                <w:noProof/>
                <w:webHidden/>
              </w:rPr>
              <w:fldChar w:fldCharType="begin"/>
            </w:r>
            <w:r>
              <w:rPr>
                <w:noProof/>
                <w:webHidden/>
              </w:rPr>
              <w:instrText xml:space="preserve"> PAGEREF _Toc72745801 \h </w:instrText>
            </w:r>
            <w:r>
              <w:rPr>
                <w:noProof/>
                <w:webHidden/>
              </w:rPr>
            </w:r>
          </w:ins>
          <w:r>
            <w:rPr>
              <w:noProof/>
              <w:webHidden/>
            </w:rPr>
            <w:fldChar w:fldCharType="separate"/>
          </w:r>
          <w:ins w:id="35" w:author="Rojo" w:date="2021-05-24T10:49:00Z">
            <w:r>
              <w:rPr>
                <w:noProof/>
                <w:webHidden/>
              </w:rPr>
              <w:t>12</w:t>
            </w:r>
            <w:r>
              <w:rPr>
                <w:noProof/>
                <w:webHidden/>
              </w:rPr>
              <w:fldChar w:fldCharType="end"/>
            </w:r>
            <w:r w:rsidRPr="006F232A">
              <w:rPr>
                <w:rStyle w:val="Lienhypertexte"/>
                <w:noProof/>
              </w:rPr>
              <w:fldChar w:fldCharType="end"/>
            </w:r>
          </w:ins>
        </w:p>
        <w:p w:rsidR="00DB2B1C" w:rsidRDefault="00DB2B1C">
          <w:pPr>
            <w:pStyle w:val="TM2"/>
            <w:tabs>
              <w:tab w:val="left" w:pos="880"/>
              <w:tab w:val="right" w:leader="dot" w:pos="9062"/>
            </w:tabs>
            <w:rPr>
              <w:ins w:id="36" w:author="Rojo" w:date="2021-05-24T10:49:00Z"/>
              <w:rFonts w:eastAsiaTheme="minorEastAsia"/>
              <w:noProof/>
              <w:lang w:eastAsia="fr-FR"/>
            </w:rPr>
          </w:pPr>
          <w:ins w:id="37"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"_Toc72745802"</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2.1.</w:t>
            </w:r>
            <w:r>
              <w:rPr>
                <w:rFonts w:eastAsiaTheme="minorEastAsia"/>
                <w:noProof/>
                <w:lang w:eastAsia="fr-FR"/>
              </w:rPr>
              <w:tab/>
            </w:r>
            <w:r w:rsidRPr="006F232A">
              <w:rPr>
                <w:rStyle w:val="Lienhypertexte"/>
                <w:noProof/>
              </w:rPr>
              <w:t>Authentification</w:t>
            </w:r>
            <w:r>
              <w:rPr>
                <w:noProof/>
                <w:webHidden/>
              </w:rPr>
              <w:tab/>
            </w:r>
            <w:r>
              <w:rPr>
                <w:noProof/>
                <w:webHidden/>
              </w:rPr>
              <w:fldChar w:fldCharType="begin"/>
            </w:r>
            <w:r>
              <w:rPr>
                <w:noProof/>
                <w:webHidden/>
              </w:rPr>
              <w:instrText xml:space="preserve"> PAGEREF _Toc72745802 \h </w:instrText>
            </w:r>
            <w:r>
              <w:rPr>
                <w:noProof/>
                <w:webHidden/>
              </w:rPr>
            </w:r>
          </w:ins>
          <w:r>
            <w:rPr>
              <w:noProof/>
              <w:webHidden/>
            </w:rPr>
            <w:fldChar w:fldCharType="separate"/>
          </w:r>
          <w:ins w:id="38" w:author="Rojo" w:date="2021-05-24T10:49:00Z">
            <w:r>
              <w:rPr>
                <w:noProof/>
                <w:webHidden/>
              </w:rPr>
              <w:t>12</w:t>
            </w:r>
            <w:r>
              <w:rPr>
                <w:noProof/>
                <w:webHidden/>
              </w:rPr>
              <w:fldChar w:fldCharType="end"/>
            </w:r>
            <w:r w:rsidRPr="006F232A">
              <w:rPr>
                <w:rStyle w:val="Lienhypertexte"/>
                <w:noProof/>
              </w:rPr>
              <w:fldChar w:fldCharType="end"/>
            </w:r>
          </w:ins>
        </w:p>
        <w:p w:rsidR="00DB2B1C" w:rsidRDefault="00DB2B1C">
          <w:pPr>
            <w:pStyle w:val="TM2"/>
            <w:tabs>
              <w:tab w:val="left" w:pos="880"/>
              <w:tab w:val="right" w:leader="dot" w:pos="9062"/>
            </w:tabs>
            <w:rPr>
              <w:ins w:id="39" w:author="Rojo" w:date="2021-05-24T10:49:00Z"/>
              <w:rFonts w:eastAsiaTheme="minorEastAsia"/>
              <w:noProof/>
              <w:lang w:eastAsia="fr-FR"/>
            </w:rPr>
          </w:pPr>
          <w:ins w:id="40"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"_Toc72745803"</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2.2.</w:t>
            </w:r>
            <w:r>
              <w:rPr>
                <w:rFonts w:eastAsiaTheme="minorEastAsia"/>
                <w:noProof/>
                <w:lang w:eastAsia="fr-FR"/>
              </w:rPr>
              <w:tab/>
            </w:r>
            <w:r w:rsidRPr="006F232A">
              <w:rPr>
                <w:rStyle w:val="Lienhypertexte"/>
                <w:noProof/>
              </w:rPr>
              <w:t>Affichage de la page d’accueil</w:t>
            </w:r>
            <w:r>
              <w:rPr>
                <w:noProof/>
                <w:webHidden/>
              </w:rPr>
              <w:tab/>
            </w:r>
            <w:r>
              <w:rPr>
                <w:noProof/>
                <w:webHidden/>
              </w:rPr>
              <w:fldChar w:fldCharType="begin"/>
            </w:r>
            <w:r>
              <w:rPr>
                <w:noProof/>
                <w:webHidden/>
              </w:rPr>
              <w:instrText xml:space="preserve"> PAGEREF _Toc72745803 \h </w:instrText>
            </w:r>
            <w:r>
              <w:rPr>
                <w:noProof/>
                <w:webHidden/>
              </w:rPr>
            </w:r>
          </w:ins>
          <w:r>
            <w:rPr>
              <w:noProof/>
              <w:webHidden/>
            </w:rPr>
            <w:fldChar w:fldCharType="separate"/>
          </w:r>
          <w:ins w:id="41" w:author="Rojo" w:date="2021-05-24T10:49:00Z">
            <w:r>
              <w:rPr>
                <w:noProof/>
                <w:webHidden/>
              </w:rPr>
              <w:t>12</w:t>
            </w:r>
            <w:r>
              <w:rPr>
                <w:noProof/>
                <w:webHidden/>
              </w:rPr>
              <w:fldChar w:fldCharType="end"/>
            </w:r>
            <w:r w:rsidRPr="006F232A">
              <w:rPr>
                <w:rStyle w:val="Lienhypertexte"/>
                <w:noProof/>
              </w:rPr>
              <w:fldChar w:fldCharType="end"/>
            </w:r>
          </w:ins>
        </w:p>
        <w:p w:rsidR="00DB2B1C" w:rsidRDefault="00DB2B1C">
          <w:pPr>
            <w:pStyle w:val="TM3"/>
            <w:tabs>
              <w:tab w:val="left" w:pos="880"/>
              <w:tab w:val="right" w:leader="dot" w:pos="9062"/>
            </w:tabs>
            <w:rPr>
              <w:ins w:id="42" w:author="Rojo" w:date="2021-05-24T10:49:00Z"/>
              <w:rFonts w:eastAsiaTheme="minorEastAsia"/>
              <w:noProof/>
              <w:lang w:eastAsia="fr-FR"/>
            </w:rPr>
          </w:pPr>
          <w:ins w:id="43"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"_Toc72745804"</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i.</w:t>
            </w:r>
            <w:r>
              <w:rPr>
                <w:rFonts w:eastAsiaTheme="minorEastAsia"/>
                <w:noProof/>
                <w:lang w:eastAsia="fr-FR"/>
              </w:rPr>
              <w:tab/>
            </w:r>
            <w:r w:rsidRPr="006F232A">
              <w:rPr>
                <w:rStyle w:val="Lienhypertexte"/>
                <w:noProof/>
              </w:rPr>
              <w:t>Ajouter un personnel</w:t>
            </w:r>
            <w:r>
              <w:rPr>
                <w:noProof/>
                <w:webHidden/>
              </w:rPr>
              <w:tab/>
            </w:r>
            <w:r>
              <w:rPr>
                <w:noProof/>
                <w:webHidden/>
              </w:rPr>
              <w:fldChar w:fldCharType="begin"/>
            </w:r>
            <w:r>
              <w:rPr>
                <w:noProof/>
                <w:webHidden/>
              </w:rPr>
              <w:instrText xml:space="preserve"> PAGEREF _Toc72745804 \h </w:instrText>
            </w:r>
            <w:r>
              <w:rPr>
                <w:noProof/>
                <w:webHidden/>
              </w:rPr>
            </w:r>
          </w:ins>
          <w:r>
            <w:rPr>
              <w:noProof/>
              <w:webHidden/>
            </w:rPr>
            <w:fldChar w:fldCharType="separate"/>
          </w:r>
          <w:ins w:id="44" w:author="Rojo" w:date="2021-05-24T10:49:00Z">
            <w:r>
              <w:rPr>
                <w:noProof/>
                <w:webHidden/>
              </w:rPr>
              <w:t>14</w:t>
            </w:r>
            <w:r>
              <w:rPr>
                <w:noProof/>
                <w:webHidden/>
              </w:rPr>
              <w:fldChar w:fldCharType="end"/>
            </w:r>
            <w:r w:rsidRPr="006F232A">
              <w:rPr>
                <w:rStyle w:val="Lienhypertexte"/>
                <w:noProof/>
              </w:rPr>
              <w:fldChar w:fldCharType="end"/>
            </w:r>
          </w:ins>
        </w:p>
        <w:p w:rsidR="00DB2B1C" w:rsidRDefault="00DB2B1C">
          <w:pPr>
            <w:pStyle w:val="TM3"/>
            <w:tabs>
              <w:tab w:val="left" w:pos="880"/>
              <w:tab w:val="right" w:leader="dot" w:pos="9062"/>
            </w:tabs>
            <w:rPr>
              <w:ins w:id="45" w:author="Rojo" w:date="2021-05-24T10:49:00Z"/>
              <w:rFonts w:eastAsiaTheme="minorEastAsia"/>
              <w:noProof/>
              <w:lang w:eastAsia="fr-FR"/>
            </w:rPr>
          </w:pPr>
          <w:ins w:id="46"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"_Toc72745805"</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i/>
                <w:iCs/>
                <w:noProof/>
              </w:rPr>
              <w:t>ii.</w:t>
            </w:r>
            <w:r>
              <w:rPr>
                <w:rFonts w:eastAsiaTheme="minorEastAsia"/>
                <w:noProof/>
                <w:lang w:eastAsia="fr-FR"/>
              </w:rPr>
              <w:tab/>
            </w:r>
            <w:r w:rsidRPr="006F232A">
              <w:rPr>
                <w:rStyle w:val="Lienhypertexte"/>
                <w:noProof/>
              </w:rPr>
              <w:t>Modifier</w:t>
            </w:r>
            <w:r w:rsidRPr="006F232A">
              <w:rPr>
                <w:rStyle w:val="Lienhypertexte"/>
                <w:i/>
                <w:iCs/>
                <w:noProof/>
              </w:rPr>
              <w:t xml:space="preserve"> le profil d’un personnel</w:t>
            </w:r>
            <w:r>
              <w:rPr>
                <w:noProof/>
                <w:webHidden/>
              </w:rPr>
              <w:tab/>
            </w:r>
            <w:r>
              <w:rPr>
                <w:noProof/>
                <w:webHidden/>
              </w:rPr>
              <w:fldChar w:fldCharType="begin"/>
            </w:r>
            <w:r>
              <w:rPr>
                <w:noProof/>
                <w:webHidden/>
              </w:rPr>
              <w:instrText xml:space="preserve"> PAGEREF _Toc72745805 \h </w:instrText>
            </w:r>
            <w:r>
              <w:rPr>
                <w:noProof/>
                <w:webHidden/>
              </w:rPr>
            </w:r>
          </w:ins>
          <w:r>
            <w:rPr>
              <w:noProof/>
              <w:webHidden/>
            </w:rPr>
            <w:fldChar w:fldCharType="separate"/>
          </w:r>
          <w:ins w:id="47" w:author="Rojo" w:date="2021-05-24T10:49:00Z">
            <w:r>
              <w:rPr>
                <w:noProof/>
                <w:webHidden/>
              </w:rPr>
              <w:t>17</w:t>
            </w:r>
            <w:r>
              <w:rPr>
                <w:noProof/>
                <w:webHidden/>
              </w:rPr>
              <w:fldChar w:fldCharType="end"/>
            </w:r>
            <w:r w:rsidRPr="006F232A">
              <w:rPr>
                <w:rStyle w:val="Lienhypertexte"/>
                <w:noProof/>
              </w:rPr>
              <w:fldChar w:fldCharType="end"/>
            </w:r>
          </w:ins>
        </w:p>
        <w:p w:rsidR="00DB2B1C" w:rsidRDefault="00DB2B1C">
          <w:pPr>
            <w:pStyle w:val="TM3"/>
            <w:tabs>
              <w:tab w:val="left" w:pos="880"/>
              <w:tab w:val="right" w:leader="dot" w:pos="9062"/>
            </w:tabs>
            <w:rPr>
              <w:ins w:id="48" w:author="Rojo" w:date="2021-05-24T10:49:00Z"/>
              <w:rFonts w:eastAsiaTheme="minorEastAsia"/>
              <w:noProof/>
              <w:lang w:eastAsia="fr-FR"/>
            </w:rPr>
          </w:pPr>
          <w:ins w:id="49"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"_Toc72745806"</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i/>
                <w:iCs/>
                <w:noProof/>
              </w:rPr>
              <w:t>iii.</w:t>
            </w:r>
            <w:r>
              <w:rPr>
                <w:rFonts w:eastAsiaTheme="minorEastAsia"/>
                <w:noProof/>
                <w:lang w:eastAsia="fr-FR"/>
              </w:rPr>
              <w:tab/>
            </w:r>
            <w:r w:rsidRPr="006F232A">
              <w:rPr>
                <w:rStyle w:val="Lienhypertexte"/>
                <w:i/>
                <w:iCs/>
                <w:noProof/>
              </w:rPr>
              <w:t>Supprimer un personnel</w:t>
            </w:r>
            <w:r>
              <w:rPr>
                <w:noProof/>
                <w:webHidden/>
              </w:rPr>
              <w:tab/>
            </w:r>
            <w:r>
              <w:rPr>
                <w:noProof/>
                <w:webHidden/>
              </w:rPr>
              <w:fldChar w:fldCharType="begin"/>
            </w:r>
            <w:r>
              <w:rPr>
                <w:noProof/>
                <w:webHidden/>
              </w:rPr>
              <w:instrText xml:space="preserve"> PAGEREF _Toc72745806 \h </w:instrText>
            </w:r>
            <w:r>
              <w:rPr>
                <w:noProof/>
                <w:webHidden/>
              </w:rPr>
            </w:r>
          </w:ins>
          <w:r>
            <w:rPr>
              <w:noProof/>
              <w:webHidden/>
            </w:rPr>
            <w:fldChar w:fldCharType="separate"/>
          </w:r>
          <w:ins w:id="50" w:author="Rojo" w:date="2021-05-24T10:49:00Z">
            <w:r>
              <w:rPr>
                <w:noProof/>
                <w:webHidden/>
              </w:rPr>
              <w:t>18</w:t>
            </w:r>
            <w:r>
              <w:rPr>
                <w:noProof/>
                <w:webHidden/>
              </w:rPr>
              <w:fldChar w:fldCharType="end"/>
            </w:r>
            <w:r w:rsidRPr="006F232A">
              <w:rPr>
                <w:rStyle w:val="Lienhypertexte"/>
                <w:noProof/>
              </w:rPr>
              <w:fldChar w:fldCharType="end"/>
            </w:r>
          </w:ins>
        </w:p>
        <w:p w:rsidR="00DB2B1C" w:rsidRDefault="00DB2B1C">
          <w:pPr>
            <w:pStyle w:val="TM3"/>
            <w:tabs>
              <w:tab w:val="left" w:pos="880"/>
              <w:tab w:val="right" w:leader="dot" w:pos="9062"/>
            </w:tabs>
            <w:rPr>
              <w:ins w:id="51" w:author="Rojo" w:date="2021-05-24T10:49:00Z"/>
              <w:rFonts w:eastAsiaTheme="minorEastAsia"/>
              <w:noProof/>
              <w:lang w:eastAsia="fr-FR"/>
            </w:rPr>
          </w:pPr>
          <w:ins w:id="52"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"_Toc72745807"</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i/>
                <w:iCs/>
                <w:noProof/>
              </w:rPr>
              <w:t>iv.</w:t>
            </w:r>
            <w:r>
              <w:rPr>
                <w:rFonts w:eastAsiaTheme="minorEastAsia"/>
                <w:noProof/>
                <w:lang w:eastAsia="fr-FR"/>
              </w:rPr>
              <w:tab/>
            </w:r>
            <w:r w:rsidRPr="006F232A">
              <w:rPr>
                <w:rStyle w:val="Lienhypertexte"/>
                <w:i/>
                <w:iCs/>
                <w:noProof/>
              </w:rPr>
              <w:t>Gérer la demande d’habilitation d’un personnel</w:t>
            </w:r>
            <w:r>
              <w:rPr>
                <w:noProof/>
                <w:webHidden/>
              </w:rPr>
              <w:tab/>
            </w:r>
            <w:r>
              <w:rPr>
                <w:noProof/>
                <w:webHidden/>
              </w:rPr>
              <w:fldChar w:fldCharType="begin"/>
            </w:r>
            <w:r>
              <w:rPr>
                <w:noProof/>
                <w:webHidden/>
              </w:rPr>
              <w:instrText xml:space="preserve"> PAGEREF _Toc72745807 \h </w:instrText>
            </w:r>
            <w:r>
              <w:rPr>
                <w:noProof/>
                <w:webHidden/>
              </w:rPr>
            </w:r>
          </w:ins>
          <w:r>
            <w:rPr>
              <w:noProof/>
              <w:webHidden/>
            </w:rPr>
            <w:fldChar w:fldCharType="separate"/>
          </w:r>
          <w:ins w:id="53" w:author="Rojo" w:date="2021-05-24T10:49:00Z">
            <w:r>
              <w:rPr>
                <w:noProof/>
                <w:webHidden/>
              </w:rPr>
              <w:t>19</w:t>
            </w:r>
            <w:r>
              <w:rPr>
                <w:noProof/>
                <w:webHidden/>
              </w:rPr>
              <w:fldChar w:fldCharType="end"/>
            </w:r>
            <w:r w:rsidRPr="006F232A">
              <w:rPr>
                <w:rStyle w:val="Lienhypertexte"/>
                <w:noProof/>
              </w:rPr>
              <w:fldChar w:fldCharType="end"/>
            </w:r>
          </w:ins>
        </w:p>
        <w:p w:rsidR="00DB2B1C" w:rsidRDefault="00DB2B1C">
          <w:pPr>
            <w:pStyle w:val="TM3"/>
            <w:tabs>
              <w:tab w:val="left" w:pos="880"/>
              <w:tab w:val="right" w:leader="dot" w:pos="9062"/>
            </w:tabs>
            <w:rPr>
              <w:ins w:id="54" w:author="Rojo" w:date="2021-05-24T10:49:00Z"/>
              <w:rFonts w:eastAsiaTheme="minorEastAsia"/>
              <w:noProof/>
              <w:lang w:eastAsia="fr-FR"/>
            </w:rPr>
          </w:pPr>
          <w:ins w:id="55"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"_Toc72745808"</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v.</w:t>
            </w:r>
            <w:r>
              <w:rPr>
                <w:rFonts w:eastAsiaTheme="minorEastAsia"/>
                <w:noProof/>
                <w:lang w:eastAsia="fr-FR"/>
              </w:rPr>
              <w:tab/>
            </w:r>
            <w:r w:rsidRPr="006F232A">
              <w:rPr>
                <w:rStyle w:val="Lienhypertexte"/>
                <w:noProof/>
              </w:rPr>
              <w:t>Lister les personnes habilités, à désactiver et déshabilités</w:t>
            </w:r>
            <w:r>
              <w:rPr>
                <w:noProof/>
                <w:webHidden/>
              </w:rPr>
              <w:tab/>
            </w:r>
            <w:r>
              <w:rPr>
                <w:noProof/>
                <w:webHidden/>
              </w:rPr>
              <w:fldChar w:fldCharType="begin"/>
            </w:r>
            <w:r>
              <w:rPr>
                <w:noProof/>
                <w:webHidden/>
              </w:rPr>
              <w:instrText xml:space="preserve"> PAGEREF _Toc72745808 \h </w:instrText>
            </w:r>
            <w:r>
              <w:rPr>
                <w:noProof/>
                <w:webHidden/>
              </w:rPr>
            </w:r>
          </w:ins>
          <w:r>
            <w:rPr>
              <w:noProof/>
              <w:webHidden/>
            </w:rPr>
            <w:fldChar w:fldCharType="separate"/>
          </w:r>
          <w:ins w:id="56" w:author="Rojo" w:date="2021-05-24T10:49:00Z">
            <w:r>
              <w:rPr>
                <w:noProof/>
                <w:webHidden/>
              </w:rPr>
              <w:t>26</w:t>
            </w:r>
            <w:r>
              <w:rPr>
                <w:noProof/>
                <w:webHidden/>
              </w:rPr>
              <w:fldChar w:fldCharType="end"/>
            </w:r>
            <w:r w:rsidRPr="006F232A">
              <w:rPr>
                <w:rStyle w:val="Lienhypertexte"/>
                <w:noProof/>
              </w:rPr>
              <w:fldChar w:fldCharType="end"/>
            </w:r>
          </w:ins>
        </w:p>
        <w:p w:rsidR="00DB2B1C" w:rsidRDefault="00DB2B1C">
          <w:pPr>
            <w:pStyle w:val="TM3"/>
            <w:tabs>
              <w:tab w:val="left" w:pos="880"/>
              <w:tab w:val="right" w:leader="dot" w:pos="9062"/>
            </w:tabs>
            <w:rPr>
              <w:ins w:id="57" w:author="Rojo" w:date="2021-05-24T10:49:00Z"/>
              <w:rFonts w:eastAsiaTheme="minorEastAsia"/>
              <w:noProof/>
              <w:lang w:eastAsia="fr-FR"/>
            </w:rPr>
          </w:pPr>
          <w:ins w:id="58"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"_Toc72745809"</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vi.</w:t>
            </w:r>
            <w:r>
              <w:rPr>
                <w:rFonts w:eastAsiaTheme="minorEastAsia"/>
                <w:noProof/>
                <w:lang w:eastAsia="fr-FR"/>
              </w:rPr>
              <w:tab/>
            </w:r>
            <w:r w:rsidRPr="006F232A">
              <w:rPr>
                <w:rStyle w:val="Lienhypertexte"/>
                <w:noProof/>
              </w:rPr>
              <w:t>Restaurer les personnes archivées</w:t>
            </w:r>
            <w:r>
              <w:rPr>
                <w:noProof/>
                <w:webHidden/>
              </w:rPr>
              <w:tab/>
            </w:r>
            <w:r>
              <w:rPr>
                <w:noProof/>
                <w:webHidden/>
              </w:rPr>
              <w:fldChar w:fldCharType="begin"/>
            </w:r>
            <w:r>
              <w:rPr>
                <w:noProof/>
                <w:webHidden/>
              </w:rPr>
              <w:instrText xml:space="preserve"> PAGEREF _Toc72745809 \h </w:instrText>
            </w:r>
            <w:r>
              <w:rPr>
                <w:noProof/>
                <w:webHidden/>
              </w:rPr>
            </w:r>
          </w:ins>
          <w:r>
            <w:rPr>
              <w:noProof/>
              <w:webHidden/>
            </w:rPr>
            <w:fldChar w:fldCharType="separate"/>
          </w:r>
          <w:ins w:id="59" w:author="Rojo" w:date="2021-05-24T10:49:00Z">
            <w:r>
              <w:rPr>
                <w:noProof/>
                <w:webHidden/>
              </w:rPr>
              <w:t>29</w:t>
            </w:r>
            <w:r>
              <w:rPr>
                <w:noProof/>
                <w:webHidden/>
              </w:rPr>
              <w:fldChar w:fldCharType="end"/>
            </w:r>
            <w:r w:rsidRPr="006F232A">
              <w:rPr>
                <w:rStyle w:val="Lienhypertexte"/>
                <w:noProof/>
              </w:rPr>
              <w:fldChar w:fldCharType="end"/>
            </w:r>
          </w:ins>
        </w:p>
        <w:p w:rsidR="00DB2B1C" w:rsidRDefault="00DB2B1C">
          <w:pPr>
            <w:pStyle w:val="TM1"/>
            <w:tabs>
              <w:tab w:val="left" w:pos="440"/>
              <w:tab w:val="right" w:leader="dot" w:pos="9062"/>
            </w:tabs>
            <w:rPr>
              <w:ins w:id="60" w:author="Rojo" w:date="2021-05-24T10:49:00Z"/>
              <w:rFonts w:eastAsiaTheme="minorEastAsia"/>
              <w:noProof/>
              <w:lang w:eastAsia="fr-FR"/>
            </w:rPr>
          </w:pPr>
          <w:ins w:id="61"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"_Toc72745810"</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3.</w:t>
            </w:r>
            <w:r>
              <w:rPr>
                <w:rFonts w:eastAsiaTheme="minorEastAsia"/>
                <w:noProof/>
                <w:lang w:eastAsia="fr-FR"/>
              </w:rPr>
              <w:tab/>
            </w:r>
            <w:r w:rsidRPr="006F232A">
              <w:rPr>
                <w:rStyle w:val="Lienhypertexte"/>
                <w:noProof/>
              </w:rPr>
              <w:t>Manager</w:t>
            </w:r>
            <w:r>
              <w:rPr>
                <w:noProof/>
                <w:webHidden/>
              </w:rPr>
              <w:tab/>
            </w:r>
            <w:r>
              <w:rPr>
                <w:noProof/>
                <w:webHidden/>
              </w:rPr>
              <w:fldChar w:fldCharType="begin"/>
            </w:r>
            <w:r>
              <w:rPr>
                <w:noProof/>
                <w:webHidden/>
              </w:rPr>
              <w:instrText xml:space="preserve"> PAGEREF _Toc72745810 \h </w:instrText>
            </w:r>
            <w:r>
              <w:rPr>
                <w:noProof/>
                <w:webHidden/>
              </w:rPr>
            </w:r>
          </w:ins>
          <w:r>
            <w:rPr>
              <w:noProof/>
              <w:webHidden/>
            </w:rPr>
            <w:fldChar w:fldCharType="separate"/>
          </w:r>
          <w:ins w:id="62" w:author="Rojo" w:date="2021-05-24T10:49:00Z">
            <w:r>
              <w:rPr>
                <w:noProof/>
                <w:webHidden/>
              </w:rPr>
              <w:t>30</w:t>
            </w:r>
            <w:r>
              <w:rPr>
                <w:noProof/>
                <w:webHidden/>
              </w:rPr>
              <w:fldChar w:fldCharType="end"/>
            </w:r>
            <w:r w:rsidRPr="006F232A">
              <w:rPr>
                <w:rStyle w:val="Lienhypertexte"/>
                <w:noProof/>
              </w:rPr>
              <w:fldChar w:fldCharType="end"/>
            </w:r>
          </w:ins>
        </w:p>
        <w:p w:rsidR="00DB2B1C" w:rsidRDefault="00DB2B1C">
          <w:pPr>
            <w:pStyle w:val="TM2"/>
            <w:tabs>
              <w:tab w:val="left" w:pos="880"/>
              <w:tab w:val="right" w:leader="dot" w:pos="9062"/>
            </w:tabs>
            <w:rPr>
              <w:ins w:id="63" w:author="Rojo" w:date="2021-05-24T10:49:00Z"/>
              <w:rFonts w:eastAsiaTheme="minorEastAsia"/>
              <w:noProof/>
              <w:lang w:eastAsia="fr-FR"/>
            </w:rPr>
          </w:pPr>
          <w:ins w:id="64"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"_Toc72745811"</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3.1.</w:t>
            </w:r>
            <w:r>
              <w:rPr>
                <w:rFonts w:eastAsiaTheme="minorEastAsia"/>
                <w:noProof/>
                <w:lang w:eastAsia="fr-FR"/>
              </w:rPr>
              <w:tab/>
            </w:r>
            <w:r w:rsidRPr="006F232A">
              <w:rPr>
                <w:rStyle w:val="Lienhypertexte"/>
                <w:noProof/>
              </w:rPr>
              <w:t>Authentification</w:t>
            </w:r>
            <w:r>
              <w:rPr>
                <w:noProof/>
                <w:webHidden/>
              </w:rPr>
              <w:tab/>
            </w:r>
            <w:r>
              <w:rPr>
                <w:noProof/>
                <w:webHidden/>
              </w:rPr>
              <w:fldChar w:fldCharType="begin"/>
            </w:r>
            <w:r>
              <w:rPr>
                <w:noProof/>
                <w:webHidden/>
              </w:rPr>
              <w:instrText xml:space="preserve"> PAGEREF _Toc72745811 \h </w:instrText>
            </w:r>
            <w:r>
              <w:rPr>
                <w:noProof/>
                <w:webHidden/>
              </w:rPr>
            </w:r>
          </w:ins>
          <w:r>
            <w:rPr>
              <w:noProof/>
              <w:webHidden/>
            </w:rPr>
            <w:fldChar w:fldCharType="separate"/>
          </w:r>
          <w:ins w:id="65" w:author="Rojo" w:date="2021-05-24T10:49:00Z">
            <w:r>
              <w:rPr>
                <w:noProof/>
                <w:webHidden/>
              </w:rPr>
              <w:t>30</w:t>
            </w:r>
            <w:r>
              <w:rPr>
                <w:noProof/>
                <w:webHidden/>
              </w:rPr>
              <w:fldChar w:fldCharType="end"/>
            </w:r>
            <w:r w:rsidRPr="006F232A">
              <w:rPr>
                <w:rStyle w:val="Lienhypertexte"/>
                <w:noProof/>
              </w:rPr>
              <w:fldChar w:fldCharType="end"/>
            </w:r>
          </w:ins>
        </w:p>
        <w:p w:rsidR="00DB2B1C" w:rsidRDefault="00DB2B1C">
          <w:pPr>
            <w:pStyle w:val="TM2"/>
            <w:tabs>
              <w:tab w:val="left" w:pos="880"/>
              <w:tab w:val="right" w:leader="dot" w:pos="9062"/>
            </w:tabs>
            <w:rPr>
              <w:ins w:id="66" w:author="Rojo" w:date="2021-05-24T10:49:00Z"/>
              <w:rFonts w:eastAsiaTheme="minorEastAsia"/>
              <w:noProof/>
              <w:lang w:eastAsia="fr-FR"/>
            </w:rPr>
          </w:pPr>
          <w:ins w:id="67"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"_Toc72745812"</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3.2.</w:t>
            </w:r>
            <w:r>
              <w:rPr>
                <w:rFonts w:eastAsiaTheme="minorEastAsia"/>
                <w:noProof/>
                <w:lang w:eastAsia="fr-FR"/>
              </w:rPr>
              <w:tab/>
            </w:r>
            <w:r w:rsidRPr="006F232A">
              <w:rPr>
                <w:rStyle w:val="Lienhypertexte"/>
                <w:noProof/>
              </w:rPr>
              <w:t>Affichage de la page d’accueil</w:t>
            </w:r>
            <w:r>
              <w:rPr>
                <w:noProof/>
                <w:webHidden/>
              </w:rPr>
              <w:tab/>
            </w:r>
            <w:r>
              <w:rPr>
                <w:noProof/>
                <w:webHidden/>
              </w:rPr>
              <w:fldChar w:fldCharType="begin"/>
            </w:r>
            <w:r>
              <w:rPr>
                <w:noProof/>
                <w:webHidden/>
              </w:rPr>
              <w:instrText xml:space="preserve"> PAGEREF _Toc72745812 \h </w:instrText>
            </w:r>
            <w:r>
              <w:rPr>
                <w:noProof/>
                <w:webHidden/>
              </w:rPr>
            </w:r>
          </w:ins>
          <w:r>
            <w:rPr>
              <w:noProof/>
              <w:webHidden/>
            </w:rPr>
            <w:fldChar w:fldCharType="separate"/>
          </w:r>
          <w:ins w:id="68" w:author="Rojo" w:date="2021-05-24T10:49:00Z">
            <w:r>
              <w:rPr>
                <w:noProof/>
                <w:webHidden/>
              </w:rPr>
              <w:t>30</w:t>
            </w:r>
            <w:r>
              <w:rPr>
                <w:noProof/>
                <w:webHidden/>
              </w:rPr>
              <w:fldChar w:fldCharType="end"/>
            </w:r>
            <w:r w:rsidRPr="006F232A">
              <w:rPr>
                <w:rStyle w:val="Lienhypertexte"/>
                <w:noProof/>
              </w:rPr>
              <w:fldChar w:fldCharType="end"/>
            </w:r>
          </w:ins>
        </w:p>
        <w:p w:rsidR="00DB2B1C" w:rsidRDefault="00DB2B1C">
          <w:pPr>
            <w:pStyle w:val="TM3"/>
            <w:tabs>
              <w:tab w:val="left" w:pos="1320"/>
              <w:tab w:val="right" w:leader="dot" w:pos="9062"/>
            </w:tabs>
            <w:rPr>
              <w:ins w:id="69" w:author="Rojo" w:date="2021-05-24T10:49:00Z"/>
              <w:rFonts w:eastAsiaTheme="minorEastAsia"/>
              <w:noProof/>
              <w:lang w:eastAsia="fr-FR"/>
            </w:rPr>
          </w:pPr>
          <w:ins w:id="70"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"_Toc72745813"</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i/>
                <w:iCs/>
                <w:noProof/>
              </w:rPr>
              <w:t>3.2.1.</w:t>
            </w:r>
            <w:r>
              <w:rPr>
                <w:rFonts w:eastAsiaTheme="minorEastAsia"/>
                <w:noProof/>
                <w:lang w:eastAsia="fr-FR"/>
              </w:rPr>
              <w:tab/>
            </w:r>
            <w:r w:rsidRPr="006F232A">
              <w:rPr>
                <w:rStyle w:val="Lienhypertexte"/>
                <w:i/>
                <w:iCs/>
                <w:noProof/>
              </w:rPr>
              <w:t>Gérer la demande d’habilitation d’un personnel</w:t>
            </w:r>
            <w:r>
              <w:rPr>
                <w:noProof/>
                <w:webHidden/>
              </w:rPr>
              <w:tab/>
            </w:r>
            <w:r>
              <w:rPr>
                <w:noProof/>
                <w:webHidden/>
              </w:rPr>
              <w:fldChar w:fldCharType="begin"/>
            </w:r>
            <w:r>
              <w:rPr>
                <w:noProof/>
                <w:webHidden/>
              </w:rPr>
              <w:instrText xml:space="preserve"> PAGEREF _Toc72745813 \h </w:instrText>
            </w:r>
            <w:r>
              <w:rPr>
                <w:noProof/>
                <w:webHidden/>
              </w:rPr>
            </w:r>
          </w:ins>
          <w:r>
            <w:rPr>
              <w:noProof/>
              <w:webHidden/>
            </w:rPr>
            <w:fldChar w:fldCharType="separate"/>
          </w:r>
          <w:ins w:id="71" w:author="Rojo" w:date="2021-05-24T10:49:00Z">
            <w:r>
              <w:rPr>
                <w:noProof/>
                <w:webHidden/>
              </w:rPr>
              <w:t>32</w:t>
            </w:r>
            <w:r>
              <w:rPr>
                <w:noProof/>
                <w:webHidden/>
              </w:rPr>
              <w:fldChar w:fldCharType="end"/>
            </w:r>
            <w:r w:rsidRPr="006F232A">
              <w:rPr>
                <w:rStyle w:val="Lienhypertexte"/>
                <w:noProof/>
              </w:rPr>
              <w:fldChar w:fldCharType="end"/>
            </w:r>
          </w:ins>
        </w:p>
        <w:p w:rsidR="00DB2B1C" w:rsidRDefault="00DB2B1C">
          <w:pPr>
            <w:pStyle w:val="TM1"/>
            <w:tabs>
              <w:tab w:val="left" w:pos="440"/>
              <w:tab w:val="right" w:leader="dot" w:pos="9062"/>
            </w:tabs>
            <w:rPr>
              <w:ins w:id="72" w:author="Rojo" w:date="2021-05-24T10:49:00Z"/>
              <w:rFonts w:eastAsiaTheme="minorEastAsia"/>
              <w:noProof/>
              <w:lang w:eastAsia="fr-FR"/>
            </w:rPr>
          </w:pPr>
          <w:ins w:id="73"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"_Toc72745814"</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3.</w:t>
            </w:r>
            <w:r>
              <w:rPr>
                <w:rFonts w:eastAsiaTheme="minorEastAsia"/>
                <w:noProof/>
                <w:lang w:eastAsia="fr-FR"/>
              </w:rPr>
              <w:tab/>
            </w:r>
            <w:r w:rsidRPr="006F232A">
              <w:rPr>
                <w:rStyle w:val="Lienhypertexte"/>
                <w:noProof/>
              </w:rPr>
              <w:t>Administrateur IT</w:t>
            </w:r>
            <w:r>
              <w:rPr>
                <w:noProof/>
                <w:webHidden/>
              </w:rPr>
              <w:tab/>
            </w:r>
            <w:r>
              <w:rPr>
                <w:noProof/>
                <w:webHidden/>
              </w:rPr>
              <w:fldChar w:fldCharType="begin"/>
            </w:r>
            <w:r>
              <w:rPr>
                <w:noProof/>
                <w:webHidden/>
              </w:rPr>
              <w:instrText xml:space="preserve"> PAGEREF _Toc72745814 \h </w:instrText>
            </w:r>
            <w:r>
              <w:rPr>
                <w:noProof/>
                <w:webHidden/>
              </w:rPr>
            </w:r>
          </w:ins>
          <w:r>
            <w:rPr>
              <w:noProof/>
              <w:webHidden/>
            </w:rPr>
            <w:fldChar w:fldCharType="separate"/>
          </w:r>
          <w:ins w:id="74" w:author="Rojo" w:date="2021-05-24T10:49:00Z">
            <w:r>
              <w:rPr>
                <w:noProof/>
                <w:webHidden/>
              </w:rPr>
              <w:t>37</w:t>
            </w:r>
            <w:r>
              <w:rPr>
                <w:noProof/>
                <w:webHidden/>
              </w:rPr>
              <w:fldChar w:fldCharType="end"/>
            </w:r>
            <w:r w:rsidRPr="006F232A">
              <w:rPr>
                <w:rStyle w:val="Lienhypertexte"/>
                <w:noProof/>
              </w:rPr>
              <w:fldChar w:fldCharType="end"/>
            </w:r>
          </w:ins>
        </w:p>
        <w:p w:rsidR="00DB2B1C" w:rsidRDefault="00DB2B1C">
          <w:pPr>
            <w:pStyle w:val="TM2"/>
            <w:tabs>
              <w:tab w:val="left" w:pos="880"/>
              <w:tab w:val="right" w:leader="dot" w:pos="9062"/>
            </w:tabs>
            <w:rPr>
              <w:ins w:id="75" w:author="Rojo" w:date="2021-05-24T10:49:00Z"/>
              <w:rFonts w:eastAsiaTheme="minorEastAsia"/>
              <w:noProof/>
              <w:lang w:eastAsia="fr-FR"/>
            </w:rPr>
          </w:pPr>
          <w:ins w:id="76"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"_Toc72745815"</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3.1.</w:t>
            </w:r>
            <w:r>
              <w:rPr>
                <w:rFonts w:eastAsiaTheme="minorEastAsia"/>
                <w:noProof/>
                <w:lang w:eastAsia="fr-FR"/>
              </w:rPr>
              <w:tab/>
            </w:r>
            <w:r w:rsidRPr="006F232A">
              <w:rPr>
                <w:rStyle w:val="Lienhypertexte"/>
                <w:noProof/>
              </w:rPr>
              <w:t>Authentification</w:t>
            </w:r>
            <w:r>
              <w:rPr>
                <w:noProof/>
                <w:webHidden/>
              </w:rPr>
              <w:tab/>
            </w:r>
            <w:r>
              <w:rPr>
                <w:noProof/>
                <w:webHidden/>
              </w:rPr>
              <w:fldChar w:fldCharType="begin"/>
            </w:r>
            <w:r>
              <w:rPr>
                <w:noProof/>
                <w:webHidden/>
              </w:rPr>
              <w:instrText xml:space="preserve"> PAGEREF _Toc72745815 \h </w:instrText>
            </w:r>
            <w:r>
              <w:rPr>
                <w:noProof/>
                <w:webHidden/>
              </w:rPr>
            </w:r>
          </w:ins>
          <w:r>
            <w:rPr>
              <w:noProof/>
              <w:webHidden/>
            </w:rPr>
            <w:fldChar w:fldCharType="separate"/>
          </w:r>
          <w:ins w:id="77" w:author="Rojo" w:date="2021-05-24T10:49:00Z">
            <w:r>
              <w:rPr>
                <w:noProof/>
                <w:webHidden/>
              </w:rPr>
              <w:t>37</w:t>
            </w:r>
            <w:r>
              <w:rPr>
                <w:noProof/>
                <w:webHidden/>
              </w:rPr>
              <w:fldChar w:fldCharType="end"/>
            </w:r>
            <w:r w:rsidRPr="006F232A">
              <w:rPr>
                <w:rStyle w:val="Lienhypertexte"/>
                <w:noProof/>
              </w:rPr>
              <w:fldChar w:fldCharType="end"/>
            </w:r>
          </w:ins>
        </w:p>
        <w:p w:rsidR="00DB2B1C" w:rsidRDefault="00DB2B1C">
          <w:pPr>
            <w:pStyle w:val="TM2"/>
            <w:tabs>
              <w:tab w:val="left" w:pos="880"/>
              <w:tab w:val="right" w:leader="dot" w:pos="9062"/>
            </w:tabs>
            <w:rPr>
              <w:ins w:id="78" w:author="Rojo" w:date="2021-05-24T10:49:00Z"/>
              <w:rFonts w:eastAsiaTheme="minorEastAsia"/>
              <w:noProof/>
              <w:lang w:eastAsia="fr-FR"/>
            </w:rPr>
          </w:pPr>
          <w:ins w:id="79"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"_Toc72745816"</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3.2.</w:t>
            </w:r>
            <w:r>
              <w:rPr>
                <w:rFonts w:eastAsiaTheme="minorEastAsia"/>
                <w:noProof/>
                <w:lang w:eastAsia="fr-FR"/>
              </w:rPr>
              <w:tab/>
            </w:r>
            <w:r w:rsidRPr="006F232A">
              <w:rPr>
                <w:rStyle w:val="Lienhypertexte"/>
                <w:noProof/>
              </w:rPr>
              <w:t>Affichage de la page d’accueil</w:t>
            </w:r>
            <w:r>
              <w:rPr>
                <w:noProof/>
                <w:webHidden/>
              </w:rPr>
              <w:tab/>
            </w:r>
            <w:r>
              <w:rPr>
                <w:noProof/>
                <w:webHidden/>
              </w:rPr>
              <w:fldChar w:fldCharType="begin"/>
            </w:r>
            <w:r>
              <w:rPr>
                <w:noProof/>
                <w:webHidden/>
              </w:rPr>
              <w:instrText xml:space="preserve"> PAGEREF _Toc72745816 \h </w:instrText>
            </w:r>
            <w:r>
              <w:rPr>
                <w:noProof/>
                <w:webHidden/>
              </w:rPr>
            </w:r>
          </w:ins>
          <w:r>
            <w:rPr>
              <w:noProof/>
              <w:webHidden/>
            </w:rPr>
            <w:fldChar w:fldCharType="separate"/>
          </w:r>
          <w:ins w:id="80" w:author="Rojo" w:date="2021-05-24T10:49:00Z">
            <w:r>
              <w:rPr>
                <w:noProof/>
                <w:webHidden/>
              </w:rPr>
              <w:t>38</w:t>
            </w:r>
            <w:r>
              <w:rPr>
                <w:noProof/>
                <w:webHidden/>
              </w:rPr>
              <w:fldChar w:fldCharType="end"/>
            </w:r>
            <w:r w:rsidRPr="006F232A">
              <w:rPr>
                <w:rStyle w:val="Lienhypertexte"/>
                <w:noProof/>
              </w:rPr>
              <w:fldChar w:fldCharType="end"/>
            </w:r>
          </w:ins>
        </w:p>
        <w:p w:rsidR="00DB2B1C" w:rsidRDefault="00DB2B1C">
          <w:pPr>
            <w:pStyle w:val="TM3"/>
            <w:tabs>
              <w:tab w:val="left" w:pos="1320"/>
              <w:tab w:val="right" w:leader="dot" w:pos="9062"/>
            </w:tabs>
            <w:rPr>
              <w:ins w:id="81" w:author="Rojo" w:date="2021-05-24T10:49:00Z"/>
              <w:rFonts w:eastAsiaTheme="minorEastAsia"/>
              <w:noProof/>
              <w:lang w:eastAsia="fr-FR"/>
            </w:rPr>
          </w:pPr>
          <w:ins w:id="82"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"_Toc72745817"</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3.2.1.</w:t>
            </w:r>
            <w:r>
              <w:rPr>
                <w:rFonts w:eastAsiaTheme="minorEastAsia"/>
                <w:noProof/>
                <w:lang w:eastAsia="fr-FR"/>
              </w:rPr>
              <w:tab/>
            </w:r>
            <w:r w:rsidRPr="006F232A">
              <w:rPr>
                <w:rStyle w:val="Lienhypertexte"/>
                <w:noProof/>
              </w:rPr>
              <w:t>Suivre l’historique info</w:t>
            </w:r>
            <w:r>
              <w:rPr>
                <w:noProof/>
                <w:webHidden/>
              </w:rPr>
              <w:tab/>
            </w:r>
            <w:r>
              <w:rPr>
                <w:noProof/>
                <w:webHidden/>
              </w:rPr>
              <w:fldChar w:fldCharType="begin"/>
            </w:r>
            <w:r>
              <w:rPr>
                <w:noProof/>
                <w:webHidden/>
              </w:rPr>
              <w:instrText xml:space="preserve"> PAGEREF _Toc72745817 \h </w:instrText>
            </w:r>
            <w:r>
              <w:rPr>
                <w:noProof/>
                <w:webHidden/>
              </w:rPr>
            </w:r>
          </w:ins>
          <w:r>
            <w:rPr>
              <w:noProof/>
              <w:webHidden/>
            </w:rPr>
            <w:fldChar w:fldCharType="separate"/>
          </w:r>
          <w:ins w:id="83" w:author="Rojo" w:date="2021-05-24T10:49:00Z">
            <w:r>
              <w:rPr>
                <w:noProof/>
                <w:webHidden/>
              </w:rPr>
              <w:t>40</w:t>
            </w:r>
            <w:r>
              <w:rPr>
                <w:noProof/>
                <w:webHidden/>
              </w:rPr>
              <w:fldChar w:fldCharType="end"/>
            </w:r>
            <w:r w:rsidRPr="006F232A">
              <w:rPr>
                <w:rStyle w:val="Lienhypertexte"/>
                <w:noProof/>
              </w:rPr>
              <w:fldChar w:fldCharType="end"/>
            </w:r>
          </w:ins>
        </w:p>
        <w:p w:rsidR="00DB2B1C" w:rsidRDefault="00DB2B1C">
          <w:pPr>
            <w:pStyle w:val="TM3"/>
            <w:tabs>
              <w:tab w:val="left" w:pos="1320"/>
              <w:tab w:val="right" w:leader="dot" w:pos="9062"/>
            </w:tabs>
            <w:rPr>
              <w:ins w:id="84" w:author="Rojo" w:date="2021-05-24T10:49:00Z"/>
              <w:rFonts w:eastAsiaTheme="minorEastAsia"/>
              <w:noProof/>
              <w:lang w:eastAsia="fr-FR"/>
            </w:rPr>
          </w:pPr>
          <w:ins w:id="85" w:author="Rojo" w:date="2021-05-24T10:49:00Z">
            <w:r w:rsidRPr="006F232A">
              <w:rPr>
                <w:rStyle w:val="Lienhypertexte"/>
                <w:noProof/>
              </w:rPr>
              <w:fldChar w:fldCharType="begin"/>
            </w:r>
            <w:r w:rsidRPr="006F232A">
              <w:rPr>
                <w:rStyle w:val="Lienhypertexte"/>
                <w:noProof/>
              </w:rPr>
              <w:instrText xml:space="preserve"> </w:instrText>
            </w:r>
            <w:r>
              <w:rPr>
                <w:noProof/>
              </w:rPr>
              <w:instrText>HYPERLINK \l "_Toc72745818"</w:instrText>
            </w:r>
            <w:r w:rsidRPr="006F232A">
              <w:rPr>
                <w:rStyle w:val="Lienhypertexte"/>
                <w:noProof/>
              </w:rPr>
              <w:instrText xml:space="preserve"> </w:instrText>
            </w:r>
            <w:r w:rsidRPr="006F232A">
              <w:rPr>
                <w:rStyle w:val="Lienhypertexte"/>
                <w:noProof/>
              </w:rPr>
            </w:r>
            <w:r w:rsidRPr="006F232A">
              <w:rPr>
                <w:rStyle w:val="Lienhypertexte"/>
                <w:noProof/>
              </w:rPr>
              <w:fldChar w:fldCharType="separate"/>
            </w:r>
            <w:r w:rsidRPr="006F232A">
              <w:rPr>
                <w:rStyle w:val="Lienhypertexte"/>
                <w:noProof/>
              </w:rPr>
              <w:t>3.2.2.</w:t>
            </w:r>
            <w:r>
              <w:rPr>
                <w:rFonts w:eastAsiaTheme="minorEastAsia"/>
                <w:noProof/>
                <w:lang w:eastAsia="fr-FR"/>
              </w:rPr>
              <w:tab/>
            </w:r>
            <w:r w:rsidRPr="006F232A">
              <w:rPr>
                <w:rStyle w:val="Lienhypertexte"/>
                <w:noProof/>
              </w:rPr>
              <w:t>Recevoir une notification d’habilitation ou déshabilitation</w:t>
            </w:r>
            <w:r>
              <w:rPr>
                <w:noProof/>
                <w:webHidden/>
              </w:rPr>
              <w:tab/>
            </w:r>
            <w:r>
              <w:rPr>
                <w:noProof/>
                <w:webHidden/>
              </w:rPr>
              <w:fldChar w:fldCharType="begin"/>
            </w:r>
            <w:r>
              <w:rPr>
                <w:noProof/>
                <w:webHidden/>
              </w:rPr>
              <w:instrText xml:space="preserve"> PAGEREF _Toc72745818 \h </w:instrText>
            </w:r>
            <w:r>
              <w:rPr>
                <w:noProof/>
                <w:webHidden/>
              </w:rPr>
            </w:r>
          </w:ins>
          <w:r>
            <w:rPr>
              <w:noProof/>
              <w:webHidden/>
            </w:rPr>
            <w:fldChar w:fldCharType="separate"/>
          </w:r>
          <w:ins w:id="86" w:author="Rojo" w:date="2021-05-24T10:49:00Z">
            <w:r>
              <w:rPr>
                <w:noProof/>
                <w:webHidden/>
              </w:rPr>
              <w:t>41</w:t>
            </w:r>
            <w:r>
              <w:rPr>
                <w:noProof/>
                <w:webHidden/>
              </w:rPr>
              <w:fldChar w:fldCharType="end"/>
            </w:r>
            <w:r w:rsidRPr="006F232A">
              <w:rPr>
                <w:rStyle w:val="Lienhypertexte"/>
                <w:noProof/>
              </w:rPr>
              <w:fldChar w:fldCharType="end"/>
            </w:r>
          </w:ins>
        </w:p>
        <w:p w:rsidR="005D6840" w:rsidDel="00DB2B1C" w:rsidRDefault="005D6840">
          <w:pPr>
            <w:pStyle w:val="TM1"/>
            <w:tabs>
              <w:tab w:val="left" w:pos="440"/>
              <w:tab w:val="right" w:leader="dot" w:pos="9062"/>
            </w:tabs>
            <w:rPr>
              <w:del w:id="87" w:author="Rojo" w:date="2021-05-24T10:49:00Z"/>
              <w:rFonts w:eastAsiaTheme="minorEastAsia"/>
              <w:noProof/>
              <w:lang w:eastAsia="fr-FR"/>
            </w:rPr>
          </w:pPr>
          <w:del w:id="88" w:author="Rojo" w:date="2021-05-24T10:49:00Z">
            <w:r w:rsidRPr="00DB2B1C" w:rsidDel="00DB2B1C">
              <w:rPr>
                <w:noProof/>
                <w:rPrChange w:id="89" w:author="Rojo" w:date="2021-05-24T10:49:00Z">
                  <w:rPr>
                    <w:rStyle w:val="Lienhypertexte"/>
                    <w:noProof/>
                  </w:rPr>
                </w:rPrChange>
              </w:rPr>
              <w:delText>I-</w:delText>
            </w:r>
            <w:r w:rsidDel="00DB2B1C">
              <w:rPr>
                <w:rFonts w:eastAsiaTheme="minorEastAsia"/>
                <w:noProof/>
                <w:lang w:eastAsia="fr-FR"/>
              </w:rPr>
              <w:tab/>
            </w:r>
            <w:r w:rsidRPr="00DB2B1C" w:rsidDel="00DB2B1C">
              <w:rPr>
                <w:noProof/>
                <w:rPrChange w:id="90" w:author="Rojo" w:date="2021-05-24T10:49:00Z">
                  <w:rPr>
                    <w:rStyle w:val="Lienhypertexte"/>
                    <w:noProof/>
                  </w:rPr>
                </w:rPrChange>
              </w:rPr>
              <w:delText>Informations générales</w:delText>
            </w:r>
            <w:r w:rsidDel="00DB2B1C">
              <w:rPr>
                <w:noProof/>
                <w:webHidden/>
              </w:rPr>
              <w:tab/>
            </w:r>
            <w:bookmarkStart w:id="91" w:name="_GoBack"/>
            <w:bookmarkEnd w:id="91"/>
            <w:r w:rsidDel="00DB2B1C">
              <w:rPr>
                <w:noProof/>
                <w:webHidden/>
              </w:rPr>
              <w:delText>5</w:delText>
            </w:r>
          </w:del>
        </w:p>
        <w:p w:rsidR="005D6840" w:rsidDel="00DB2B1C" w:rsidRDefault="005D6840">
          <w:pPr>
            <w:pStyle w:val="TM2"/>
            <w:tabs>
              <w:tab w:val="left" w:pos="660"/>
              <w:tab w:val="right" w:leader="dot" w:pos="9062"/>
            </w:tabs>
            <w:rPr>
              <w:del w:id="92" w:author="Rojo" w:date="2021-05-24T10:49:00Z"/>
              <w:rFonts w:eastAsiaTheme="minorEastAsia"/>
              <w:noProof/>
              <w:lang w:eastAsia="fr-FR"/>
            </w:rPr>
          </w:pPr>
          <w:del w:id="93" w:author="Rojo" w:date="2021-05-24T10:49:00Z">
            <w:r w:rsidRPr="00DB2B1C" w:rsidDel="00DB2B1C">
              <w:rPr>
                <w:noProof/>
                <w:rPrChange w:id="94" w:author="Rojo" w:date="2021-05-24T10:49:00Z">
                  <w:rPr>
                    <w:rStyle w:val="Lienhypertexte"/>
                    <w:noProof/>
                  </w:rPr>
                </w:rPrChange>
              </w:rPr>
              <w:delText>1.</w:delText>
            </w:r>
            <w:r w:rsidDel="00DB2B1C">
              <w:rPr>
                <w:rFonts w:eastAsiaTheme="minorEastAsia"/>
                <w:noProof/>
                <w:lang w:eastAsia="fr-FR"/>
              </w:rPr>
              <w:tab/>
            </w:r>
            <w:r w:rsidRPr="00DB2B1C" w:rsidDel="00DB2B1C">
              <w:rPr>
                <w:noProof/>
                <w:rPrChange w:id="95" w:author="Rojo" w:date="2021-05-24T10:49:00Z">
                  <w:rPr>
                    <w:rStyle w:val="Lienhypertexte"/>
                    <w:noProof/>
                  </w:rPr>
                </w:rPrChange>
              </w:rPr>
              <w:delText>Contexte</w:delText>
            </w:r>
            <w:r w:rsidDel="00DB2B1C">
              <w:rPr>
                <w:noProof/>
                <w:webHidden/>
              </w:rPr>
              <w:tab/>
              <w:delText>5</w:delText>
            </w:r>
          </w:del>
        </w:p>
        <w:p w:rsidR="005D6840" w:rsidDel="00DB2B1C" w:rsidRDefault="005D6840">
          <w:pPr>
            <w:pStyle w:val="TM2"/>
            <w:tabs>
              <w:tab w:val="left" w:pos="660"/>
              <w:tab w:val="right" w:leader="dot" w:pos="9062"/>
            </w:tabs>
            <w:rPr>
              <w:del w:id="96" w:author="Rojo" w:date="2021-05-24T10:49:00Z"/>
              <w:rFonts w:eastAsiaTheme="minorEastAsia"/>
              <w:noProof/>
              <w:lang w:eastAsia="fr-FR"/>
            </w:rPr>
          </w:pPr>
          <w:del w:id="97" w:author="Rojo" w:date="2021-05-24T10:49:00Z">
            <w:r w:rsidRPr="00DB2B1C" w:rsidDel="00DB2B1C">
              <w:rPr>
                <w:noProof/>
                <w:rPrChange w:id="98" w:author="Rojo" w:date="2021-05-24T10:49:00Z">
                  <w:rPr>
                    <w:rStyle w:val="Lienhypertexte"/>
                    <w:noProof/>
                  </w:rPr>
                </w:rPrChange>
              </w:rPr>
              <w:delText>2.</w:delText>
            </w:r>
            <w:r w:rsidDel="00DB2B1C">
              <w:rPr>
                <w:rFonts w:eastAsiaTheme="minorEastAsia"/>
                <w:noProof/>
                <w:lang w:eastAsia="fr-FR"/>
              </w:rPr>
              <w:tab/>
            </w:r>
            <w:r w:rsidRPr="00DB2B1C" w:rsidDel="00DB2B1C">
              <w:rPr>
                <w:noProof/>
                <w:rPrChange w:id="99" w:author="Rojo" w:date="2021-05-24T10:49:00Z">
                  <w:rPr>
                    <w:rStyle w:val="Lienhypertexte"/>
                    <w:noProof/>
                  </w:rPr>
                </w:rPrChange>
              </w:rPr>
              <w:delText>Objectif</w:delText>
            </w:r>
            <w:r w:rsidDel="00DB2B1C">
              <w:rPr>
                <w:noProof/>
                <w:webHidden/>
              </w:rPr>
              <w:tab/>
              <w:delText>5</w:delText>
            </w:r>
          </w:del>
        </w:p>
        <w:p w:rsidR="005D6840" w:rsidDel="00DB2B1C" w:rsidRDefault="005D6840">
          <w:pPr>
            <w:pStyle w:val="TM2"/>
            <w:tabs>
              <w:tab w:val="left" w:pos="660"/>
              <w:tab w:val="right" w:leader="dot" w:pos="9062"/>
            </w:tabs>
            <w:rPr>
              <w:del w:id="100" w:author="Rojo" w:date="2021-05-24T10:49:00Z"/>
              <w:rFonts w:eastAsiaTheme="minorEastAsia"/>
              <w:noProof/>
              <w:lang w:eastAsia="fr-FR"/>
            </w:rPr>
          </w:pPr>
          <w:del w:id="101" w:author="Rojo" w:date="2021-05-24T10:49:00Z">
            <w:r w:rsidRPr="00DB2B1C" w:rsidDel="00DB2B1C">
              <w:rPr>
                <w:noProof/>
                <w:rPrChange w:id="102" w:author="Rojo" w:date="2021-05-24T10:49:00Z">
                  <w:rPr>
                    <w:rStyle w:val="Lienhypertexte"/>
                    <w:noProof/>
                  </w:rPr>
                </w:rPrChange>
              </w:rPr>
              <w:delText>3.</w:delText>
            </w:r>
            <w:r w:rsidDel="00DB2B1C">
              <w:rPr>
                <w:rFonts w:eastAsiaTheme="minorEastAsia"/>
                <w:noProof/>
                <w:lang w:eastAsia="fr-FR"/>
              </w:rPr>
              <w:tab/>
            </w:r>
            <w:r w:rsidRPr="00DB2B1C" w:rsidDel="00DB2B1C">
              <w:rPr>
                <w:noProof/>
                <w:rPrChange w:id="103" w:author="Rojo" w:date="2021-05-24T10:49:00Z">
                  <w:rPr>
                    <w:rStyle w:val="Lienhypertexte"/>
                    <w:noProof/>
                  </w:rPr>
                </w:rPrChange>
              </w:rPr>
              <w:delText>Objet du présent document</w:delText>
            </w:r>
            <w:r w:rsidDel="00DB2B1C">
              <w:rPr>
                <w:noProof/>
                <w:webHidden/>
              </w:rPr>
              <w:tab/>
              <w:delText>5</w:delText>
            </w:r>
          </w:del>
        </w:p>
        <w:p w:rsidR="005D6840" w:rsidDel="00DB2B1C" w:rsidRDefault="005D6840">
          <w:pPr>
            <w:pStyle w:val="TM1"/>
            <w:tabs>
              <w:tab w:val="left" w:pos="440"/>
              <w:tab w:val="right" w:leader="dot" w:pos="9062"/>
            </w:tabs>
            <w:rPr>
              <w:del w:id="104" w:author="Rojo" w:date="2021-05-24T10:49:00Z"/>
              <w:rFonts w:eastAsiaTheme="minorEastAsia"/>
              <w:noProof/>
              <w:lang w:eastAsia="fr-FR"/>
            </w:rPr>
          </w:pPr>
          <w:del w:id="105" w:author="Rojo" w:date="2021-05-24T10:49:00Z">
            <w:r w:rsidRPr="00DB2B1C" w:rsidDel="00DB2B1C">
              <w:rPr>
                <w:noProof/>
                <w:rPrChange w:id="106" w:author="Rojo" w:date="2021-05-24T10:49:00Z">
                  <w:rPr>
                    <w:rStyle w:val="Lienhypertexte"/>
                    <w:noProof/>
                  </w:rPr>
                </w:rPrChange>
              </w:rPr>
              <w:delText>II-</w:delText>
            </w:r>
            <w:r w:rsidDel="00DB2B1C">
              <w:rPr>
                <w:rFonts w:eastAsiaTheme="minorEastAsia"/>
                <w:noProof/>
                <w:lang w:eastAsia="fr-FR"/>
              </w:rPr>
              <w:tab/>
            </w:r>
            <w:r w:rsidRPr="00DB2B1C" w:rsidDel="00DB2B1C">
              <w:rPr>
                <w:noProof/>
                <w:rPrChange w:id="107" w:author="Rojo" w:date="2021-05-24T10:49:00Z">
                  <w:rPr>
                    <w:rStyle w:val="Lienhypertexte"/>
                    <w:noProof/>
                  </w:rPr>
                </w:rPrChange>
              </w:rPr>
              <w:delText>Environnement de production</w:delText>
            </w:r>
            <w:r w:rsidDel="00DB2B1C">
              <w:rPr>
                <w:noProof/>
                <w:webHidden/>
              </w:rPr>
              <w:tab/>
              <w:delText>5</w:delText>
            </w:r>
          </w:del>
        </w:p>
        <w:p w:rsidR="005D6840" w:rsidDel="00DB2B1C" w:rsidRDefault="005D6840">
          <w:pPr>
            <w:pStyle w:val="TM3"/>
            <w:tabs>
              <w:tab w:val="left" w:pos="880"/>
              <w:tab w:val="right" w:leader="dot" w:pos="9062"/>
            </w:tabs>
            <w:rPr>
              <w:del w:id="108" w:author="Rojo" w:date="2021-05-24T10:49:00Z"/>
              <w:rFonts w:eastAsiaTheme="minorEastAsia"/>
              <w:noProof/>
              <w:lang w:eastAsia="fr-FR"/>
            </w:rPr>
          </w:pPr>
          <w:del w:id="109" w:author="Rojo" w:date="2021-05-24T10:49:00Z">
            <w:r w:rsidRPr="00DB2B1C" w:rsidDel="00DB2B1C">
              <w:rPr>
                <w:noProof/>
                <w:rPrChange w:id="110" w:author="Rojo" w:date="2021-05-24T10:49:00Z">
                  <w:rPr>
                    <w:rStyle w:val="Lienhypertexte"/>
                    <w:noProof/>
                  </w:rPr>
                </w:rPrChange>
              </w:rPr>
              <w:delText>1.</w:delText>
            </w:r>
            <w:r w:rsidDel="00DB2B1C">
              <w:rPr>
                <w:rFonts w:eastAsiaTheme="minorEastAsia"/>
                <w:noProof/>
                <w:lang w:eastAsia="fr-FR"/>
              </w:rPr>
              <w:tab/>
            </w:r>
            <w:r w:rsidRPr="00DB2B1C" w:rsidDel="00DB2B1C">
              <w:rPr>
                <w:noProof/>
                <w:rPrChange w:id="111" w:author="Rojo" w:date="2021-05-24T10:49:00Z">
                  <w:rPr>
                    <w:rStyle w:val="Lienhypertexte"/>
                    <w:noProof/>
                  </w:rPr>
                </w:rPrChange>
              </w:rPr>
              <w:delText>Description de l’outil en place</w:delText>
            </w:r>
            <w:r w:rsidDel="00DB2B1C">
              <w:rPr>
                <w:noProof/>
                <w:webHidden/>
              </w:rPr>
              <w:tab/>
              <w:delText>5</w:delText>
            </w:r>
          </w:del>
        </w:p>
        <w:p w:rsidR="005D6840" w:rsidDel="00DB2B1C" w:rsidRDefault="005D6840">
          <w:pPr>
            <w:pStyle w:val="TM3"/>
            <w:tabs>
              <w:tab w:val="left" w:pos="880"/>
              <w:tab w:val="right" w:leader="dot" w:pos="9062"/>
            </w:tabs>
            <w:rPr>
              <w:del w:id="112" w:author="Rojo" w:date="2021-05-24T10:49:00Z"/>
              <w:rFonts w:eastAsiaTheme="minorEastAsia"/>
              <w:noProof/>
              <w:lang w:eastAsia="fr-FR"/>
            </w:rPr>
          </w:pPr>
          <w:del w:id="113" w:author="Rojo" w:date="2021-05-24T10:49:00Z">
            <w:r w:rsidRPr="00DB2B1C" w:rsidDel="00DB2B1C">
              <w:rPr>
                <w:noProof/>
                <w:rPrChange w:id="114" w:author="Rojo" w:date="2021-05-24T10:49:00Z">
                  <w:rPr>
                    <w:rStyle w:val="Lienhypertexte"/>
                    <w:noProof/>
                  </w:rPr>
                </w:rPrChange>
              </w:rPr>
              <w:delText>2.</w:delText>
            </w:r>
            <w:r w:rsidDel="00DB2B1C">
              <w:rPr>
                <w:rFonts w:eastAsiaTheme="minorEastAsia"/>
                <w:noProof/>
                <w:lang w:eastAsia="fr-FR"/>
              </w:rPr>
              <w:tab/>
            </w:r>
            <w:r w:rsidRPr="00DB2B1C" w:rsidDel="00DB2B1C">
              <w:rPr>
                <w:noProof/>
                <w:rPrChange w:id="115" w:author="Rojo" w:date="2021-05-24T10:49:00Z">
                  <w:rPr>
                    <w:rStyle w:val="Lienhypertexte"/>
                    <w:noProof/>
                  </w:rPr>
                </w:rPrChange>
              </w:rPr>
              <w:delText>Proposition d’amélioration</w:delText>
            </w:r>
            <w:r w:rsidDel="00DB2B1C">
              <w:rPr>
                <w:noProof/>
                <w:webHidden/>
              </w:rPr>
              <w:tab/>
              <w:delText>6</w:delText>
            </w:r>
          </w:del>
        </w:p>
        <w:p w:rsidR="005D6840" w:rsidDel="00DB2B1C" w:rsidRDefault="005D6840">
          <w:pPr>
            <w:pStyle w:val="TM1"/>
            <w:tabs>
              <w:tab w:val="left" w:pos="660"/>
              <w:tab w:val="right" w:leader="dot" w:pos="9062"/>
            </w:tabs>
            <w:rPr>
              <w:del w:id="116" w:author="Rojo" w:date="2021-05-24T10:49:00Z"/>
              <w:rFonts w:eastAsiaTheme="minorEastAsia"/>
              <w:noProof/>
              <w:lang w:eastAsia="fr-FR"/>
            </w:rPr>
          </w:pPr>
          <w:del w:id="117" w:author="Rojo" w:date="2021-05-24T10:49:00Z">
            <w:r w:rsidRPr="00DB2B1C" w:rsidDel="00DB2B1C">
              <w:rPr>
                <w:noProof/>
                <w:rPrChange w:id="118" w:author="Rojo" w:date="2021-05-24T10:49:00Z">
                  <w:rPr>
                    <w:rStyle w:val="Lienhypertexte"/>
                    <w:noProof/>
                  </w:rPr>
                </w:rPrChange>
              </w:rPr>
              <w:delText>III-</w:delText>
            </w:r>
            <w:r w:rsidDel="00DB2B1C">
              <w:rPr>
                <w:rFonts w:eastAsiaTheme="minorEastAsia"/>
                <w:noProof/>
                <w:lang w:eastAsia="fr-FR"/>
              </w:rPr>
              <w:tab/>
            </w:r>
            <w:r w:rsidRPr="00DB2B1C" w:rsidDel="00DB2B1C">
              <w:rPr>
                <w:noProof/>
                <w:rPrChange w:id="119" w:author="Rojo" w:date="2021-05-24T10:49:00Z">
                  <w:rPr>
                    <w:rStyle w:val="Lienhypertexte"/>
                    <w:noProof/>
                  </w:rPr>
                </w:rPrChange>
              </w:rPr>
              <w:delText>Description détaillée des besoins</w:delText>
            </w:r>
            <w:r w:rsidDel="00DB2B1C">
              <w:rPr>
                <w:noProof/>
                <w:webHidden/>
              </w:rPr>
              <w:tab/>
              <w:delText>6</w:delText>
            </w:r>
          </w:del>
        </w:p>
        <w:p w:rsidR="005D6840" w:rsidDel="00DB2B1C" w:rsidRDefault="005D6840">
          <w:pPr>
            <w:pStyle w:val="TM1"/>
            <w:tabs>
              <w:tab w:val="left" w:pos="440"/>
              <w:tab w:val="right" w:leader="dot" w:pos="9062"/>
            </w:tabs>
            <w:rPr>
              <w:del w:id="120" w:author="Rojo" w:date="2021-05-24T10:49:00Z"/>
              <w:rFonts w:eastAsiaTheme="minorEastAsia"/>
              <w:noProof/>
              <w:lang w:eastAsia="fr-FR"/>
            </w:rPr>
          </w:pPr>
          <w:del w:id="121" w:author="Rojo" w:date="2021-05-24T10:49:00Z">
            <w:r w:rsidRPr="00DB2B1C" w:rsidDel="00DB2B1C">
              <w:rPr>
                <w:noProof/>
                <w:rPrChange w:id="122" w:author="Rojo" w:date="2021-05-24T10:49:00Z">
                  <w:rPr>
                    <w:rStyle w:val="Lienhypertexte"/>
                    <w:noProof/>
                  </w:rPr>
                </w:rPrChange>
              </w:rPr>
              <w:delText>1.</w:delText>
            </w:r>
            <w:r w:rsidDel="00DB2B1C">
              <w:rPr>
                <w:rFonts w:eastAsiaTheme="minorEastAsia"/>
                <w:noProof/>
                <w:lang w:eastAsia="fr-FR"/>
              </w:rPr>
              <w:tab/>
            </w:r>
            <w:r w:rsidRPr="00DB2B1C" w:rsidDel="00DB2B1C">
              <w:rPr>
                <w:noProof/>
                <w:rPrChange w:id="123" w:author="Rojo" w:date="2021-05-24T10:49:00Z">
                  <w:rPr>
                    <w:rStyle w:val="Lienhypertexte"/>
                    <w:noProof/>
                  </w:rPr>
                </w:rPrChange>
              </w:rPr>
              <w:delText>Simple-user</w:delText>
            </w:r>
            <w:r w:rsidDel="00DB2B1C">
              <w:rPr>
                <w:noProof/>
                <w:webHidden/>
              </w:rPr>
              <w:tab/>
              <w:delText>6</w:delText>
            </w:r>
          </w:del>
        </w:p>
        <w:p w:rsidR="005D6840" w:rsidDel="00DB2B1C" w:rsidRDefault="005D6840">
          <w:pPr>
            <w:pStyle w:val="TM2"/>
            <w:tabs>
              <w:tab w:val="left" w:pos="880"/>
              <w:tab w:val="right" w:leader="dot" w:pos="9062"/>
            </w:tabs>
            <w:rPr>
              <w:del w:id="124" w:author="Rojo" w:date="2021-05-24T10:49:00Z"/>
              <w:rFonts w:eastAsiaTheme="minorEastAsia"/>
              <w:noProof/>
              <w:lang w:eastAsia="fr-FR"/>
            </w:rPr>
          </w:pPr>
          <w:del w:id="125" w:author="Rojo" w:date="2021-05-24T10:49:00Z">
            <w:r w:rsidRPr="00DB2B1C" w:rsidDel="00DB2B1C">
              <w:rPr>
                <w:noProof/>
                <w:rPrChange w:id="126" w:author="Rojo" w:date="2021-05-24T10:49:00Z">
                  <w:rPr>
                    <w:rStyle w:val="Lienhypertexte"/>
                    <w:noProof/>
                  </w:rPr>
                </w:rPrChange>
              </w:rPr>
              <w:delText>1.1</w:delText>
            </w:r>
            <w:r w:rsidDel="00DB2B1C">
              <w:rPr>
                <w:rFonts w:eastAsiaTheme="minorEastAsia"/>
                <w:noProof/>
                <w:lang w:eastAsia="fr-FR"/>
              </w:rPr>
              <w:tab/>
            </w:r>
            <w:r w:rsidRPr="00DB2B1C" w:rsidDel="00DB2B1C">
              <w:rPr>
                <w:noProof/>
                <w:rPrChange w:id="127" w:author="Rojo" w:date="2021-05-24T10:49:00Z">
                  <w:rPr>
                    <w:rStyle w:val="Lienhypertexte"/>
                    <w:noProof/>
                  </w:rPr>
                </w:rPrChange>
              </w:rPr>
              <w:delText>Authentification</w:delText>
            </w:r>
            <w:r w:rsidDel="00DB2B1C">
              <w:rPr>
                <w:noProof/>
                <w:webHidden/>
              </w:rPr>
              <w:tab/>
              <w:delText>6</w:delText>
            </w:r>
          </w:del>
        </w:p>
        <w:p w:rsidR="005D6840" w:rsidDel="00DB2B1C" w:rsidRDefault="005D6840">
          <w:pPr>
            <w:pStyle w:val="TM2"/>
            <w:tabs>
              <w:tab w:val="left" w:pos="880"/>
              <w:tab w:val="right" w:leader="dot" w:pos="9062"/>
            </w:tabs>
            <w:rPr>
              <w:del w:id="128" w:author="Rojo" w:date="2021-05-24T10:49:00Z"/>
              <w:rFonts w:eastAsiaTheme="minorEastAsia"/>
              <w:noProof/>
              <w:lang w:eastAsia="fr-FR"/>
            </w:rPr>
          </w:pPr>
          <w:del w:id="129" w:author="Rojo" w:date="2021-05-24T10:49:00Z">
            <w:r w:rsidRPr="00DB2B1C" w:rsidDel="00DB2B1C">
              <w:rPr>
                <w:noProof/>
                <w:rPrChange w:id="130" w:author="Rojo" w:date="2021-05-24T10:49:00Z">
                  <w:rPr>
                    <w:rStyle w:val="Lienhypertexte"/>
                    <w:noProof/>
                  </w:rPr>
                </w:rPrChange>
              </w:rPr>
              <w:delText>1.2</w:delText>
            </w:r>
            <w:r w:rsidDel="00DB2B1C">
              <w:rPr>
                <w:rFonts w:eastAsiaTheme="minorEastAsia"/>
                <w:noProof/>
                <w:lang w:eastAsia="fr-FR"/>
              </w:rPr>
              <w:tab/>
            </w:r>
            <w:r w:rsidRPr="00DB2B1C" w:rsidDel="00DB2B1C">
              <w:rPr>
                <w:noProof/>
                <w:rPrChange w:id="131" w:author="Rojo" w:date="2021-05-24T10:49:00Z">
                  <w:rPr>
                    <w:rStyle w:val="Lienhypertexte"/>
                    <w:noProof/>
                  </w:rPr>
                </w:rPrChange>
              </w:rPr>
              <w:delText>Affichage de la page d’accueil</w:delText>
            </w:r>
            <w:r w:rsidDel="00DB2B1C">
              <w:rPr>
                <w:noProof/>
                <w:webHidden/>
              </w:rPr>
              <w:tab/>
              <w:delText>7</w:delText>
            </w:r>
          </w:del>
        </w:p>
        <w:p w:rsidR="005D6840" w:rsidDel="00DB2B1C" w:rsidRDefault="005D6840">
          <w:pPr>
            <w:pStyle w:val="TM1"/>
            <w:tabs>
              <w:tab w:val="left" w:pos="440"/>
              <w:tab w:val="right" w:leader="dot" w:pos="9062"/>
            </w:tabs>
            <w:rPr>
              <w:del w:id="132" w:author="Rojo" w:date="2021-05-24T10:49:00Z"/>
              <w:rFonts w:eastAsiaTheme="minorEastAsia"/>
              <w:noProof/>
              <w:lang w:eastAsia="fr-FR"/>
            </w:rPr>
          </w:pPr>
          <w:del w:id="133" w:author="Rojo" w:date="2021-05-24T10:49:00Z">
            <w:r w:rsidRPr="00DB2B1C" w:rsidDel="00DB2B1C">
              <w:rPr>
                <w:noProof/>
                <w:rPrChange w:id="134" w:author="Rojo" w:date="2021-05-24T10:49:00Z">
                  <w:rPr>
                    <w:rStyle w:val="Lienhypertexte"/>
                    <w:noProof/>
                  </w:rPr>
                </w:rPrChange>
              </w:rPr>
              <w:delText>2.</w:delText>
            </w:r>
            <w:r w:rsidDel="00DB2B1C">
              <w:rPr>
                <w:rFonts w:eastAsiaTheme="minorEastAsia"/>
                <w:noProof/>
                <w:lang w:eastAsia="fr-FR"/>
              </w:rPr>
              <w:tab/>
            </w:r>
            <w:r w:rsidRPr="00DB2B1C" w:rsidDel="00DB2B1C">
              <w:rPr>
                <w:noProof/>
                <w:rPrChange w:id="135" w:author="Rojo" w:date="2021-05-24T10:49:00Z">
                  <w:rPr>
                    <w:rStyle w:val="Lienhypertexte"/>
                    <w:noProof/>
                  </w:rPr>
                </w:rPrChange>
              </w:rPr>
              <w:delText>Administrateur RHI</w:delText>
            </w:r>
            <w:r w:rsidDel="00DB2B1C">
              <w:rPr>
                <w:noProof/>
                <w:webHidden/>
              </w:rPr>
              <w:tab/>
              <w:delText>11</w:delText>
            </w:r>
          </w:del>
        </w:p>
        <w:p w:rsidR="005D6840" w:rsidDel="00DB2B1C" w:rsidRDefault="005D6840">
          <w:pPr>
            <w:pStyle w:val="TM2"/>
            <w:tabs>
              <w:tab w:val="left" w:pos="660"/>
              <w:tab w:val="right" w:leader="dot" w:pos="9062"/>
            </w:tabs>
            <w:rPr>
              <w:del w:id="136" w:author="Rojo" w:date="2021-05-24T10:49:00Z"/>
              <w:rFonts w:eastAsiaTheme="minorEastAsia"/>
              <w:noProof/>
              <w:lang w:eastAsia="fr-FR"/>
            </w:rPr>
          </w:pPr>
          <w:del w:id="137" w:author="Rojo" w:date="2021-05-24T10:49:00Z">
            <w:r w:rsidRPr="00DB2B1C" w:rsidDel="00DB2B1C">
              <w:rPr>
                <w:noProof/>
                <w:rPrChange w:id="138" w:author="Rojo" w:date="2021-05-24T10:49:00Z">
                  <w:rPr>
                    <w:rStyle w:val="Lienhypertexte"/>
                    <w:noProof/>
                  </w:rPr>
                </w:rPrChange>
              </w:rPr>
              <w:delText>a.</w:delText>
            </w:r>
            <w:r w:rsidDel="00DB2B1C">
              <w:rPr>
                <w:rFonts w:eastAsiaTheme="minorEastAsia"/>
                <w:noProof/>
                <w:lang w:eastAsia="fr-FR"/>
              </w:rPr>
              <w:tab/>
            </w:r>
            <w:r w:rsidRPr="00DB2B1C" w:rsidDel="00DB2B1C">
              <w:rPr>
                <w:noProof/>
                <w:rPrChange w:id="139" w:author="Rojo" w:date="2021-05-24T10:49:00Z">
                  <w:rPr>
                    <w:rStyle w:val="Lienhypertexte"/>
                    <w:noProof/>
                  </w:rPr>
                </w:rPrChange>
              </w:rPr>
              <w:delText>Authentification</w:delText>
            </w:r>
            <w:r w:rsidDel="00DB2B1C">
              <w:rPr>
                <w:noProof/>
                <w:webHidden/>
              </w:rPr>
              <w:tab/>
              <w:delText>11</w:delText>
            </w:r>
          </w:del>
        </w:p>
        <w:p w:rsidR="005D6840" w:rsidDel="00DB2B1C" w:rsidRDefault="005D6840">
          <w:pPr>
            <w:pStyle w:val="TM2"/>
            <w:tabs>
              <w:tab w:val="left" w:pos="660"/>
              <w:tab w:val="right" w:leader="dot" w:pos="9062"/>
            </w:tabs>
            <w:rPr>
              <w:del w:id="140" w:author="Rojo" w:date="2021-05-24T10:49:00Z"/>
              <w:rFonts w:eastAsiaTheme="minorEastAsia"/>
              <w:noProof/>
              <w:lang w:eastAsia="fr-FR"/>
            </w:rPr>
          </w:pPr>
          <w:del w:id="141" w:author="Rojo" w:date="2021-05-24T10:49:00Z">
            <w:r w:rsidRPr="00DB2B1C" w:rsidDel="00DB2B1C">
              <w:rPr>
                <w:noProof/>
                <w:rPrChange w:id="142" w:author="Rojo" w:date="2021-05-24T10:49:00Z">
                  <w:rPr>
                    <w:rStyle w:val="Lienhypertexte"/>
                    <w:noProof/>
                  </w:rPr>
                </w:rPrChange>
              </w:rPr>
              <w:delText>b.</w:delText>
            </w:r>
            <w:r w:rsidDel="00DB2B1C">
              <w:rPr>
                <w:rFonts w:eastAsiaTheme="minorEastAsia"/>
                <w:noProof/>
                <w:lang w:eastAsia="fr-FR"/>
              </w:rPr>
              <w:tab/>
            </w:r>
            <w:r w:rsidRPr="00DB2B1C" w:rsidDel="00DB2B1C">
              <w:rPr>
                <w:noProof/>
                <w:rPrChange w:id="143" w:author="Rojo" w:date="2021-05-24T10:49:00Z">
                  <w:rPr>
                    <w:rStyle w:val="Lienhypertexte"/>
                    <w:noProof/>
                  </w:rPr>
                </w:rPrChange>
              </w:rPr>
              <w:delText>Affichage de la page d’accueil</w:delText>
            </w:r>
            <w:r w:rsidDel="00DB2B1C">
              <w:rPr>
                <w:noProof/>
                <w:webHidden/>
              </w:rPr>
              <w:tab/>
              <w:delText>11</w:delText>
            </w:r>
          </w:del>
        </w:p>
        <w:p w:rsidR="005D6840" w:rsidDel="00DB2B1C" w:rsidRDefault="005D6840">
          <w:pPr>
            <w:pStyle w:val="TM3"/>
            <w:tabs>
              <w:tab w:val="left" w:pos="880"/>
              <w:tab w:val="right" w:leader="dot" w:pos="9062"/>
            </w:tabs>
            <w:rPr>
              <w:del w:id="144" w:author="Rojo" w:date="2021-05-24T10:49:00Z"/>
              <w:rFonts w:eastAsiaTheme="minorEastAsia"/>
              <w:noProof/>
              <w:lang w:eastAsia="fr-FR"/>
            </w:rPr>
          </w:pPr>
          <w:del w:id="145" w:author="Rojo" w:date="2021-05-24T10:49:00Z">
            <w:r w:rsidRPr="00DB2B1C" w:rsidDel="00DB2B1C">
              <w:rPr>
                <w:noProof/>
                <w:rPrChange w:id="146" w:author="Rojo" w:date="2021-05-24T10:49:00Z">
                  <w:rPr>
                    <w:rStyle w:val="Lienhypertexte"/>
                    <w:noProof/>
                  </w:rPr>
                </w:rPrChange>
              </w:rPr>
              <w:delText>i.</w:delText>
            </w:r>
            <w:r w:rsidDel="00DB2B1C">
              <w:rPr>
                <w:rFonts w:eastAsiaTheme="minorEastAsia"/>
                <w:noProof/>
                <w:lang w:eastAsia="fr-FR"/>
              </w:rPr>
              <w:tab/>
            </w:r>
            <w:r w:rsidRPr="00DB2B1C" w:rsidDel="00DB2B1C">
              <w:rPr>
                <w:noProof/>
                <w:rPrChange w:id="147" w:author="Rojo" w:date="2021-05-24T10:49:00Z">
                  <w:rPr>
                    <w:rStyle w:val="Lienhypertexte"/>
                    <w:noProof/>
                  </w:rPr>
                </w:rPrChange>
              </w:rPr>
              <w:delText>Ajouter un personnel</w:delText>
            </w:r>
            <w:r w:rsidDel="00DB2B1C">
              <w:rPr>
                <w:noProof/>
                <w:webHidden/>
              </w:rPr>
              <w:tab/>
              <w:delText>13</w:delText>
            </w:r>
          </w:del>
        </w:p>
        <w:p w:rsidR="005D6840" w:rsidDel="00DB2B1C" w:rsidRDefault="005D6840">
          <w:pPr>
            <w:pStyle w:val="TM3"/>
            <w:tabs>
              <w:tab w:val="left" w:pos="880"/>
              <w:tab w:val="right" w:leader="dot" w:pos="9062"/>
            </w:tabs>
            <w:rPr>
              <w:del w:id="148" w:author="Rojo" w:date="2021-05-24T10:49:00Z"/>
              <w:rFonts w:eastAsiaTheme="minorEastAsia"/>
              <w:noProof/>
              <w:lang w:eastAsia="fr-FR"/>
            </w:rPr>
          </w:pPr>
          <w:del w:id="149" w:author="Rojo" w:date="2021-05-24T10:49:00Z">
            <w:r w:rsidRPr="00DB2B1C" w:rsidDel="00DB2B1C">
              <w:rPr>
                <w:i/>
                <w:iCs/>
                <w:noProof/>
                <w:rPrChange w:id="150" w:author="Rojo" w:date="2021-05-24T10:49:00Z">
                  <w:rPr>
                    <w:rStyle w:val="Lienhypertexte"/>
                    <w:i/>
                    <w:iCs/>
                    <w:noProof/>
                  </w:rPr>
                </w:rPrChange>
              </w:rPr>
              <w:delText>ii.</w:delText>
            </w:r>
            <w:r w:rsidDel="00DB2B1C">
              <w:rPr>
                <w:rFonts w:eastAsiaTheme="minorEastAsia"/>
                <w:noProof/>
                <w:lang w:eastAsia="fr-FR"/>
              </w:rPr>
              <w:tab/>
            </w:r>
            <w:r w:rsidRPr="00DB2B1C" w:rsidDel="00DB2B1C">
              <w:rPr>
                <w:noProof/>
                <w:rPrChange w:id="151" w:author="Rojo" w:date="2021-05-24T10:49:00Z">
                  <w:rPr>
                    <w:rStyle w:val="Lienhypertexte"/>
                    <w:noProof/>
                  </w:rPr>
                </w:rPrChange>
              </w:rPr>
              <w:delText>Modifier</w:delText>
            </w:r>
            <w:r w:rsidRPr="00DB2B1C" w:rsidDel="00DB2B1C">
              <w:rPr>
                <w:i/>
                <w:iCs/>
                <w:noProof/>
                <w:rPrChange w:id="152" w:author="Rojo" w:date="2021-05-24T10:49:00Z">
                  <w:rPr>
                    <w:rStyle w:val="Lienhypertexte"/>
                    <w:i/>
                    <w:iCs/>
                    <w:noProof/>
                  </w:rPr>
                </w:rPrChange>
              </w:rPr>
              <w:delText xml:space="preserve"> le profil d’un personnel</w:delText>
            </w:r>
            <w:r w:rsidDel="00DB2B1C">
              <w:rPr>
                <w:noProof/>
                <w:webHidden/>
              </w:rPr>
              <w:tab/>
              <w:delText>16</w:delText>
            </w:r>
          </w:del>
        </w:p>
        <w:p w:rsidR="005D6840" w:rsidDel="00DB2B1C" w:rsidRDefault="005D6840">
          <w:pPr>
            <w:pStyle w:val="TM3"/>
            <w:tabs>
              <w:tab w:val="left" w:pos="880"/>
              <w:tab w:val="right" w:leader="dot" w:pos="9062"/>
            </w:tabs>
            <w:rPr>
              <w:del w:id="153" w:author="Rojo" w:date="2021-05-24T10:49:00Z"/>
              <w:rFonts w:eastAsiaTheme="minorEastAsia"/>
              <w:noProof/>
              <w:lang w:eastAsia="fr-FR"/>
            </w:rPr>
          </w:pPr>
          <w:del w:id="154" w:author="Rojo" w:date="2021-05-24T10:49:00Z">
            <w:r w:rsidRPr="00DB2B1C" w:rsidDel="00DB2B1C">
              <w:rPr>
                <w:i/>
                <w:iCs/>
                <w:noProof/>
                <w:rPrChange w:id="155" w:author="Rojo" w:date="2021-05-24T10:49:00Z">
                  <w:rPr>
                    <w:rStyle w:val="Lienhypertexte"/>
                    <w:i/>
                    <w:iCs/>
                    <w:noProof/>
                  </w:rPr>
                </w:rPrChange>
              </w:rPr>
              <w:delText>iii.</w:delText>
            </w:r>
            <w:r w:rsidDel="00DB2B1C">
              <w:rPr>
                <w:rFonts w:eastAsiaTheme="minorEastAsia"/>
                <w:noProof/>
                <w:lang w:eastAsia="fr-FR"/>
              </w:rPr>
              <w:tab/>
            </w:r>
            <w:r w:rsidRPr="00DB2B1C" w:rsidDel="00DB2B1C">
              <w:rPr>
                <w:i/>
                <w:iCs/>
                <w:noProof/>
                <w:rPrChange w:id="156" w:author="Rojo" w:date="2021-05-24T10:49:00Z">
                  <w:rPr>
                    <w:rStyle w:val="Lienhypertexte"/>
                    <w:i/>
                    <w:iCs/>
                    <w:noProof/>
                  </w:rPr>
                </w:rPrChange>
              </w:rPr>
              <w:delText>Supprimer un personnel</w:delText>
            </w:r>
            <w:r w:rsidDel="00DB2B1C">
              <w:rPr>
                <w:noProof/>
                <w:webHidden/>
              </w:rPr>
              <w:tab/>
              <w:delText>17</w:delText>
            </w:r>
          </w:del>
        </w:p>
        <w:p w:rsidR="005D6840" w:rsidDel="00DB2B1C" w:rsidRDefault="005D6840">
          <w:pPr>
            <w:pStyle w:val="TM3"/>
            <w:tabs>
              <w:tab w:val="left" w:pos="880"/>
              <w:tab w:val="right" w:leader="dot" w:pos="9062"/>
            </w:tabs>
            <w:rPr>
              <w:del w:id="157" w:author="Rojo" w:date="2021-05-24T10:49:00Z"/>
              <w:rFonts w:eastAsiaTheme="minorEastAsia"/>
              <w:noProof/>
              <w:lang w:eastAsia="fr-FR"/>
            </w:rPr>
          </w:pPr>
          <w:del w:id="158" w:author="Rojo" w:date="2021-05-24T10:49:00Z">
            <w:r w:rsidRPr="00DB2B1C" w:rsidDel="00DB2B1C">
              <w:rPr>
                <w:i/>
                <w:iCs/>
                <w:noProof/>
                <w:rPrChange w:id="159" w:author="Rojo" w:date="2021-05-24T10:49:00Z">
                  <w:rPr>
                    <w:rStyle w:val="Lienhypertexte"/>
                    <w:i/>
                    <w:iCs/>
                    <w:noProof/>
                  </w:rPr>
                </w:rPrChange>
              </w:rPr>
              <w:delText>iv.</w:delText>
            </w:r>
            <w:r w:rsidDel="00DB2B1C">
              <w:rPr>
                <w:rFonts w:eastAsiaTheme="minorEastAsia"/>
                <w:noProof/>
                <w:lang w:eastAsia="fr-FR"/>
              </w:rPr>
              <w:tab/>
            </w:r>
            <w:r w:rsidRPr="00DB2B1C" w:rsidDel="00DB2B1C">
              <w:rPr>
                <w:i/>
                <w:iCs/>
                <w:noProof/>
                <w:rPrChange w:id="160" w:author="Rojo" w:date="2021-05-24T10:49:00Z">
                  <w:rPr>
                    <w:rStyle w:val="Lienhypertexte"/>
                    <w:i/>
                    <w:iCs/>
                    <w:noProof/>
                  </w:rPr>
                </w:rPrChange>
              </w:rPr>
              <w:delText>Gérer la demande d’habilitation d’un personnel</w:delText>
            </w:r>
            <w:r w:rsidDel="00DB2B1C">
              <w:rPr>
                <w:noProof/>
                <w:webHidden/>
              </w:rPr>
              <w:tab/>
              <w:delText>18</w:delText>
            </w:r>
          </w:del>
        </w:p>
        <w:p w:rsidR="005D6840" w:rsidDel="00DB2B1C" w:rsidRDefault="005D6840">
          <w:pPr>
            <w:pStyle w:val="TM1"/>
            <w:tabs>
              <w:tab w:val="left" w:pos="440"/>
              <w:tab w:val="right" w:leader="dot" w:pos="9062"/>
            </w:tabs>
            <w:rPr>
              <w:del w:id="161" w:author="Rojo" w:date="2021-05-24T10:49:00Z"/>
              <w:rFonts w:eastAsiaTheme="minorEastAsia"/>
              <w:noProof/>
              <w:lang w:eastAsia="fr-FR"/>
            </w:rPr>
          </w:pPr>
          <w:del w:id="162" w:author="Rojo" w:date="2021-05-24T10:49:00Z">
            <w:r w:rsidRPr="00DB2B1C" w:rsidDel="00DB2B1C">
              <w:rPr>
                <w:noProof/>
                <w:rPrChange w:id="163" w:author="Rojo" w:date="2021-05-24T10:49:00Z">
                  <w:rPr>
                    <w:rStyle w:val="Lienhypertexte"/>
                    <w:noProof/>
                  </w:rPr>
                </w:rPrChange>
              </w:rPr>
              <w:delText>3.</w:delText>
            </w:r>
            <w:r w:rsidDel="00DB2B1C">
              <w:rPr>
                <w:rFonts w:eastAsiaTheme="minorEastAsia"/>
                <w:noProof/>
                <w:lang w:eastAsia="fr-FR"/>
              </w:rPr>
              <w:tab/>
            </w:r>
            <w:r w:rsidRPr="00DB2B1C" w:rsidDel="00DB2B1C">
              <w:rPr>
                <w:noProof/>
                <w:rPrChange w:id="164" w:author="Rojo" w:date="2021-05-24T10:49:00Z">
                  <w:rPr>
                    <w:rStyle w:val="Lienhypertexte"/>
                    <w:noProof/>
                  </w:rPr>
                </w:rPrChange>
              </w:rPr>
              <w:delText>Manager</w:delText>
            </w:r>
            <w:r w:rsidDel="00DB2B1C">
              <w:rPr>
                <w:noProof/>
                <w:webHidden/>
              </w:rPr>
              <w:tab/>
              <w:delText>24</w:delText>
            </w:r>
          </w:del>
        </w:p>
        <w:p w:rsidR="005D6840" w:rsidDel="00DB2B1C" w:rsidRDefault="005D6840">
          <w:pPr>
            <w:pStyle w:val="TM2"/>
            <w:tabs>
              <w:tab w:val="left" w:pos="880"/>
              <w:tab w:val="right" w:leader="dot" w:pos="9062"/>
            </w:tabs>
            <w:rPr>
              <w:del w:id="165" w:author="Rojo" w:date="2021-05-24T10:49:00Z"/>
              <w:rFonts w:eastAsiaTheme="minorEastAsia"/>
              <w:noProof/>
              <w:lang w:eastAsia="fr-FR"/>
            </w:rPr>
          </w:pPr>
          <w:del w:id="166" w:author="Rojo" w:date="2021-05-24T10:49:00Z">
            <w:r w:rsidRPr="00DB2B1C" w:rsidDel="00DB2B1C">
              <w:rPr>
                <w:noProof/>
                <w:rPrChange w:id="167" w:author="Rojo" w:date="2021-05-24T10:49:00Z">
                  <w:rPr>
                    <w:rStyle w:val="Lienhypertexte"/>
                    <w:noProof/>
                  </w:rPr>
                </w:rPrChange>
              </w:rPr>
              <w:delText>3.1.</w:delText>
            </w:r>
            <w:r w:rsidDel="00DB2B1C">
              <w:rPr>
                <w:rFonts w:eastAsiaTheme="minorEastAsia"/>
                <w:noProof/>
                <w:lang w:eastAsia="fr-FR"/>
              </w:rPr>
              <w:tab/>
            </w:r>
            <w:r w:rsidRPr="00DB2B1C" w:rsidDel="00DB2B1C">
              <w:rPr>
                <w:noProof/>
                <w:rPrChange w:id="168" w:author="Rojo" w:date="2021-05-24T10:49:00Z">
                  <w:rPr>
                    <w:rStyle w:val="Lienhypertexte"/>
                    <w:noProof/>
                  </w:rPr>
                </w:rPrChange>
              </w:rPr>
              <w:delText>Authentification</w:delText>
            </w:r>
            <w:r w:rsidDel="00DB2B1C">
              <w:rPr>
                <w:noProof/>
                <w:webHidden/>
              </w:rPr>
              <w:tab/>
              <w:delText>24</w:delText>
            </w:r>
          </w:del>
        </w:p>
        <w:p w:rsidR="005D6840" w:rsidDel="00DB2B1C" w:rsidRDefault="005D6840">
          <w:pPr>
            <w:pStyle w:val="TM2"/>
            <w:tabs>
              <w:tab w:val="left" w:pos="880"/>
              <w:tab w:val="right" w:leader="dot" w:pos="9062"/>
            </w:tabs>
            <w:rPr>
              <w:del w:id="169" w:author="Rojo" w:date="2021-05-24T10:49:00Z"/>
              <w:rFonts w:eastAsiaTheme="minorEastAsia"/>
              <w:noProof/>
              <w:lang w:eastAsia="fr-FR"/>
            </w:rPr>
          </w:pPr>
          <w:del w:id="170" w:author="Rojo" w:date="2021-05-24T10:49:00Z">
            <w:r w:rsidRPr="00DB2B1C" w:rsidDel="00DB2B1C">
              <w:rPr>
                <w:noProof/>
                <w:rPrChange w:id="171" w:author="Rojo" w:date="2021-05-24T10:49:00Z">
                  <w:rPr>
                    <w:rStyle w:val="Lienhypertexte"/>
                    <w:noProof/>
                  </w:rPr>
                </w:rPrChange>
              </w:rPr>
              <w:delText>3.2.</w:delText>
            </w:r>
            <w:r w:rsidDel="00DB2B1C">
              <w:rPr>
                <w:rFonts w:eastAsiaTheme="minorEastAsia"/>
                <w:noProof/>
                <w:lang w:eastAsia="fr-FR"/>
              </w:rPr>
              <w:tab/>
            </w:r>
            <w:r w:rsidRPr="00DB2B1C" w:rsidDel="00DB2B1C">
              <w:rPr>
                <w:noProof/>
                <w:rPrChange w:id="172" w:author="Rojo" w:date="2021-05-24T10:49:00Z">
                  <w:rPr>
                    <w:rStyle w:val="Lienhypertexte"/>
                    <w:noProof/>
                  </w:rPr>
                </w:rPrChange>
              </w:rPr>
              <w:delText>Affichage de la page d’accueil</w:delText>
            </w:r>
            <w:r w:rsidDel="00DB2B1C">
              <w:rPr>
                <w:noProof/>
                <w:webHidden/>
              </w:rPr>
              <w:tab/>
              <w:delText>25</w:delText>
            </w:r>
          </w:del>
        </w:p>
        <w:p w:rsidR="005D6840" w:rsidDel="00DB2B1C" w:rsidRDefault="005D6840">
          <w:pPr>
            <w:pStyle w:val="TM3"/>
            <w:tabs>
              <w:tab w:val="left" w:pos="1320"/>
              <w:tab w:val="right" w:leader="dot" w:pos="9062"/>
            </w:tabs>
            <w:rPr>
              <w:del w:id="173" w:author="Rojo" w:date="2021-05-24T10:49:00Z"/>
              <w:rFonts w:eastAsiaTheme="minorEastAsia"/>
              <w:noProof/>
              <w:lang w:eastAsia="fr-FR"/>
            </w:rPr>
          </w:pPr>
          <w:del w:id="174" w:author="Rojo" w:date="2021-05-24T10:49:00Z">
            <w:r w:rsidRPr="00DB2B1C" w:rsidDel="00DB2B1C">
              <w:rPr>
                <w:i/>
                <w:iCs/>
                <w:noProof/>
                <w:rPrChange w:id="175" w:author="Rojo" w:date="2021-05-24T10:49:00Z">
                  <w:rPr>
                    <w:rStyle w:val="Lienhypertexte"/>
                    <w:i/>
                    <w:iCs/>
                    <w:noProof/>
                  </w:rPr>
                </w:rPrChange>
              </w:rPr>
              <w:delText>3.2.1.</w:delText>
            </w:r>
            <w:r w:rsidDel="00DB2B1C">
              <w:rPr>
                <w:rFonts w:eastAsiaTheme="minorEastAsia"/>
                <w:noProof/>
                <w:lang w:eastAsia="fr-FR"/>
              </w:rPr>
              <w:tab/>
            </w:r>
            <w:r w:rsidRPr="00DB2B1C" w:rsidDel="00DB2B1C">
              <w:rPr>
                <w:i/>
                <w:iCs/>
                <w:noProof/>
                <w:rPrChange w:id="176" w:author="Rojo" w:date="2021-05-24T10:49:00Z">
                  <w:rPr>
                    <w:rStyle w:val="Lienhypertexte"/>
                    <w:i/>
                    <w:iCs/>
                    <w:noProof/>
                  </w:rPr>
                </w:rPrChange>
              </w:rPr>
              <w:delText>Gérer la demande d’habilitation d’un personnel</w:delText>
            </w:r>
            <w:r w:rsidDel="00DB2B1C">
              <w:rPr>
                <w:noProof/>
                <w:webHidden/>
              </w:rPr>
              <w:tab/>
              <w:delText>26</w:delText>
            </w:r>
          </w:del>
        </w:p>
        <w:p w:rsidR="005D6840" w:rsidDel="00DB2B1C" w:rsidRDefault="005D6840">
          <w:pPr>
            <w:pStyle w:val="TM1"/>
            <w:tabs>
              <w:tab w:val="left" w:pos="440"/>
              <w:tab w:val="right" w:leader="dot" w:pos="9062"/>
            </w:tabs>
            <w:rPr>
              <w:del w:id="177" w:author="Rojo" w:date="2021-05-24T10:49:00Z"/>
              <w:rFonts w:eastAsiaTheme="minorEastAsia"/>
              <w:noProof/>
              <w:lang w:eastAsia="fr-FR"/>
            </w:rPr>
          </w:pPr>
          <w:del w:id="178" w:author="Rojo" w:date="2021-05-24T10:49:00Z">
            <w:r w:rsidRPr="00DB2B1C" w:rsidDel="00DB2B1C">
              <w:rPr>
                <w:noProof/>
                <w:rPrChange w:id="179" w:author="Rojo" w:date="2021-05-24T10:49:00Z">
                  <w:rPr>
                    <w:rStyle w:val="Lienhypertexte"/>
                    <w:noProof/>
                  </w:rPr>
                </w:rPrChange>
              </w:rPr>
              <w:delText>4.</w:delText>
            </w:r>
            <w:r w:rsidDel="00DB2B1C">
              <w:rPr>
                <w:rFonts w:eastAsiaTheme="minorEastAsia"/>
                <w:noProof/>
                <w:lang w:eastAsia="fr-FR"/>
              </w:rPr>
              <w:tab/>
            </w:r>
            <w:r w:rsidRPr="00DB2B1C" w:rsidDel="00DB2B1C">
              <w:rPr>
                <w:noProof/>
                <w:rPrChange w:id="180" w:author="Rojo" w:date="2021-05-24T10:49:00Z">
                  <w:rPr>
                    <w:rStyle w:val="Lienhypertexte"/>
                    <w:noProof/>
                  </w:rPr>
                </w:rPrChange>
              </w:rPr>
              <w:delText>Administrateur IT</w:delText>
            </w:r>
            <w:r w:rsidDel="00DB2B1C">
              <w:rPr>
                <w:noProof/>
                <w:webHidden/>
              </w:rPr>
              <w:tab/>
              <w:delText>31</w:delText>
            </w:r>
          </w:del>
        </w:p>
        <w:p w:rsidR="005D6840" w:rsidDel="00DB2B1C" w:rsidRDefault="005D6840">
          <w:pPr>
            <w:pStyle w:val="TM2"/>
            <w:tabs>
              <w:tab w:val="left" w:pos="880"/>
              <w:tab w:val="right" w:leader="dot" w:pos="9062"/>
            </w:tabs>
            <w:rPr>
              <w:del w:id="181" w:author="Rojo" w:date="2021-05-24T10:49:00Z"/>
              <w:rFonts w:eastAsiaTheme="minorEastAsia"/>
              <w:noProof/>
              <w:lang w:eastAsia="fr-FR"/>
            </w:rPr>
          </w:pPr>
          <w:del w:id="182" w:author="Rojo" w:date="2021-05-24T10:49:00Z">
            <w:r w:rsidRPr="00DB2B1C" w:rsidDel="00DB2B1C">
              <w:rPr>
                <w:noProof/>
                <w:rPrChange w:id="183" w:author="Rojo" w:date="2021-05-24T10:49:00Z">
                  <w:rPr>
                    <w:rStyle w:val="Lienhypertexte"/>
                    <w:noProof/>
                  </w:rPr>
                </w:rPrChange>
              </w:rPr>
              <w:delText>4.2.</w:delText>
            </w:r>
            <w:r w:rsidDel="00DB2B1C">
              <w:rPr>
                <w:rFonts w:eastAsiaTheme="minorEastAsia"/>
                <w:noProof/>
                <w:lang w:eastAsia="fr-FR"/>
              </w:rPr>
              <w:tab/>
            </w:r>
            <w:r w:rsidRPr="00DB2B1C" w:rsidDel="00DB2B1C">
              <w:rPr>
                <w:noProof/>
                <w:rPrChange w:id="184" w:author="Rojo" w:date="2021-05-24T10:49:00Z">
                  <w:rPr>
                    <w:rStyle w:val="Lienhypertexte"/>
                    <w:noProof/>
                  </w:rPr>
                </w:rPrChange>
              </w:rPr>
              <w:delText>Authentification</w:delText>
            </w:r>
            <w:r w:rsidDel="00DB2B1C">
              <w:rPr>
                <w:noProof/>
                <w:webHidden/>
              </w:rPr>
              <w:tab/>
              <w:delText>31</w:delText>
            </w:r>
          </w:del>
        </w:p>
        <w:p w:rsidR="005D6840" w:rsidDel="00DB2B1C" w:rsidRDefault="005D6840">
          <w:pPr>
            <w:pStyle w:val="TM2"/>
            <w:tabs>
              <w:tab w:val="left" w:pos="880"/>
              <w:tab w:val="right" w:leader="dot" w:pos="9062"/>
            </w:tabs>
            <w:rPr>
              <w:del w:id="185" w:author="Rojo" w:date="2021-05-24T10:49:00Z"/>
              <w:rFonts w:eastAsiaTheme="minorEastAsia"/>
              <w:noProof/>
              <w:lang w:eastAsia="fr-FR"/>
            </w:rPr>
          </w:pPr>
          <w:del w:id="186" w:author="Rojo" w:date="2021-05-24T10:49:00Z">
            <w:r w:rsidRPr="00DB2B1C" w:rsidDel="00DB2B1C">
              <w:rPr>
                <w:noProof/>
                <w:rPrChange w:id="187" w:author="Rojo" w:date="2021-05-24T10:49:00Z">
                  <w:rPr>
                    <w:rStyle w:val="Lienhypertexte"/>
                    <w:noProof/>
                  </w:rPr>
                </w:rPrChange>
              </w:rPr>
              <w:delText>4.3.</w:delText>
            </w:r>
            <w:r w:rsidDel="00DB2B1C">
              <w:rPr>
                <w:rFonts w:eastAsiaTheme="minorEastAsia"/>
                <w:noProof/>
                <w:lang w:eastAsia="fr-FR"/>
              </w:rPr>
              <w:tab/>
            </w:r>
            <w:r w:rsidRPr="00DB2B1C" w:rsidDel="00DB2B1C">
              <w:rPr>
                <w:noProof/>
                <w:rPrChange w:id="188" w:author="Rojo" w:date="2021-05-24T10:49:00Z">
                  <w:rPr>
                    <w:rStyle w:val="Lienhypertexte"/>
                    <w:noProof/>
                  </w:rPr>
                </w:rPrChange>
              </w:rPr>
              <w:delText>Affichage de la page d’accueil</w:delText>
            </w:r>
            <w:r w:rsidDel="00DB2B1C">
              <w:rPr>
                <w:noProof/>
                <w:webHidden/>
              </w:rPr>
              <w:tab/>
              <w:delText>32</w:delText>
            </w:r>
          </w:del>
        </w:p>
        <w:p w:rsidR="005D6840" w:rsidDel="00DB2B1C" w:rsidRDefault="005D6840">
          <w:pPr>
            <w:pStyle w:val="TM3"/>
            <w:tabs>
              <w:tab w:val="left" w:pos="1320"/>
              <w:tab w:val="right" w:leader="dot" w:pos="9062"/>
            </w:tabs>
            <w:rPr>
              <w:del w:id="189" w:author="Rojo" w:date="2021-05-24T10:49:00Z"/>
              <w:rFonts w:eastAsiaTheme="minorEastAsia"/>
              <w:noProof/>
              <w:lang w:eastAsia="fr-FR"/>
            </w:rPr>
          </w:pPr>
          <w:del w:id="190" w:author="Rojo" w:date="2021-05-24T10:49:00Z">
            <w:r w:rsidRPr="00DB2B1C" w:rsidDel="00DB2B1C">
              <w:rPr>
                <w:i/>
                <w:iCs/>
                <w:noProof/>
                <w:rPrChange w:id="191" w:author="Rojo" w:date="2021-05-24T10:49:00Z">
                  <w:rPr>
                    <w:rStyle w:val="Lienhypertexte"/>
                    <w:i/>
                    <w:iCs/>
                    <w:noProof/>
                  </w:rPr>
                </w:rPrChange>
              </w:rPr>
              <w:delText>4.3.1.</w:delText>
            </w:r>
            <w:r w:rsidDel="00DB2B1C">
              <w:rPr>
                <w:rFonts w:eastAsiaTheme="minorEastAsia"/>
                <w:noProof/>
                <w:lang w:eastAsia="fr-FR"/>
              </w:rPr>
              <w:tab/>
            </w:r>
            <w:r w:rsidRPr="00DB2B1C" w:rsidDel="00DB2B1C">
              <w:rPr>
                <w:i/>
                <w:iCs/>
                <w:noProof/>
                <w:rPrChange w:id="192" w:author="Rojo" w:date="2021-05-24T10:49:00Z">
                  <w:rPr>
                    <w:rStyle w:val="Lienhypertexte"/>
                    <w:i/>
                    <w:iCs/>
                    <w:noProof/>
                  </w:rPr>
                </w:rPrChange>
              </w:rPr>
              <w:delText>Suivre l’historique-info</w:delText>
            </w:r>
            <w:r w:rsidDel="00DB2B1C">
              <w:rPr>
                <w:noProof/>
                <w:webHidden/>
              </w:rPr>
              <w:tab/>
              <w:delText>34</w:delText>
            </w:r>
          </w:del>
        </w:p>
        <w:p w:rsidR="00273E35" w:rsidRDefault="00273E35">
          <w:r>
            <w:rPr>
              <w:b/>
              <w:bCs/>
            </w:rPr>
            <w:fldChar w:fldCharType="end"/>
          </w:r>
        </w:p>
      </w:sdtContent>
    </w:sdt>
    <w:p w:rsidR="005D6840" w:rsidRDefault="005D6840">
      <w:r>
        <w:br w:type="page"/>
      </w:r>
    </w:p>
    <w:p w:rsidR="005D6840" w:rsidRDefault="005D6840" w:rsidP="005D6840">
      <w:pPr>
        <w:pStyle w:val="En-ttee"/>
      </w:pPr>
      <w:r>
        <w:lastRenderedPageBreak/>
        <w:t>Liste des figures</w:t>
      </w:r>
    </w:p>
    <w:p w:rsidR="005D6840" w:rsidRDefault="005D6840" w:rsidP="005D6840">
      <w:pPr>
        <w:pStyle w:val="En-ttee"/>
      </w:pPr>
    </w:p>
    <w:p w:rsidR="00DB2B1C" w:rsidRDefault="005D6840">
      <w:pPr>
        <w:pStyle w:val="Tabledesillustrations"/>
        <w:tabs>
          <w:tab w:val="right" w:leader="dot" w:pos="9062"/>
        </w:tabs>
        <w:rPr>
          <w:ins w:id="193" w:author="Rojo" w:date="2021-05-24T10:49:00Z"/>
          <w:rFonts w:eastAsiaTheme="minorEastAsia"/>
          <w:noProof/>
          <w:lang w:eastAsia="fr-FR"/>
        </w:rPr>
      </w:pPr>
      <w:r>
        <w:fldChar w:fldCharType="begin"/>
      </w:r>
      <w:r>
        <w:instrText xml:space="preserve"> TOC \h \z \c "Figure" </w:instrText>
      </w:r>
      <w:r>
        <w:fldChar w:fldCharType="separate"/>
      </w:r>
      <w:ins w:id="194" w:author="Rojo" w:date="2021-05-24T10:49:00Z">
        <w:r w:rsidR="00DB2B1C" w:rsidRPr="00DC3C02">
          <w:rPr>
            <w:rStyle w:val="Lienhypertexte"/>
            <w:noProof/>
          </w:rPr>
          <w:fldChar w:fldCharType="begin"/>
        </w:r>
        <w:r w:rsidR="00DB2B1C" w:rsidRPr="00DC3C02">
          <w:rPr>
            <w:rStyle w:val="Lienhypertexte"/>
            <w:noProof/>
          </w:rPr>
          <w:instrText xml:space="preserve"> </w:instrText>
        </w:r>
        <w:r w:rsidR="00DB2B1C">
          <w:rPr>
            <w:noProof/>
          </w:rPr>
          <w:instrText>HYPERLINK "E:\\Cahier de test\\Trombinoscope_CDC.docx" \l "_Toc72745768"</w:instrText>
        </w:r>
        <w:r w:rsidR="00DB2B1C" w:rsidRPr="00DC3C02">
          <w:rPr>
            <w:rStyle w:val="Lienhypertexte"/>
            <w:noProof/>
          </w:rPr>
          <w:instrText xml:space="preserve"> </w:instrText>
        </w:r>
        <w:r w:rsidR="00DB2B1C" w:rsidRPr="00DC3C02">
          <w:rPr>
            <w:rStyle w:val="Lienhypertexte"/>
            <w:noProof/>
          </w:rPr>
        </w:r>
        <w:r w:rsidR="00DB2B1C" w:rsidRPr="00DC3C02">
          <w:rPr>
            <w:rStyle w:val="Lienhypertexte"/>
            <w:noProof/>
          </w:rPr>
          <w:fldChar w:fldCharType="separate"/>
        </w:r>
        <w:r w:rsidR="00DB2B1C" w:rsidRPr="00DC3C02">
          <w:rPr>
            <w:rStyle w:val="Lienhypertexte"/>
            <w:noProof/>
          </w:rPr>
          <w:t>Figure 1: Ecran d'authentification</w:t>
        </w:r>
        <w:r w:rsidR="00DB2B1C">
          <w:rPr>
            <w:noProof/>
            <w:webHidden/>
          </w:rPr>
          <w:tab/>
        </w:r>
        <w:r w:rsidR="00DB2B1C">
          <w:rPr>
            <w:noProof/>
            <w:webHidden/>
          </w:rPr>
          <w:fldChar w:fldCharType="begin"/>
        </w:r>
        <w:r w:rsidR="00DB2B1C">
          <w:rPr>
            <w:noProof/>
            <w:webHidden/>
          </w:rPr>
          <w:instrText xml:space="preserve"> PAGEREF _Toc72745768 \h </w:instrText>
        </w:r>
        <w:r w:rsidR="00DB2B1C">
          <w:rPr>
            <w:noProof/>
            <w:webHidden/>
          </w:rPr>
        </w:r>
      </w:ins>
      <w:r w:rsidR="00DB2B1C">
        <w:rPr>
          <w:noProof/>
          <w:webHidden/>
        </w:rPr>
        <w:fldChar w:fldCharType="separate"/>
      </w:r>
      <w:ins w:id="195" w:author="Rojo" w:date="2021-05-24T10:49:00Z">
        <w:r w:rsidR="00DB2B1C">
          <w:rPr>
            <w:noProof/>
            <w:webHidden/>
          </w:rPr>
          <w:t>8</w:t>
        </w:r>
        <w:r w:rsidR="00DB2B1C">
          <w:rPr>
            <w:noProof/>
            <w:webHidden/>
          </w:rPr>
          <w:fldChar w:fldCharType="end"/>
        </w:r>
        <w:r w:rsidR="00DB2B1C" w:rsidRPr="00DC3C02">
          <w:rPr>
            <w:rStyle w:val="Lienhypertexte"/>
            <w:noProof/>
          </w:rPr>
          <w:fldChar w:fldCharType="end"/>
        </w:r>
      </w:ins>
    </w:p>
    <w:p w:rsidR="00DB2B1C" w:rsidRDefault="00DB2B1C">
      <w:pPr>
        <w:pStyle w:val="Tabledesillustrations"/>
        <w:tabs>
          <w:tab w:val="right" w:leader="dot" w:pos="9062"/>
        </w:tabs>
        <w:rPr>
          <w:ins w:id="196" w:author="Rojo" w:date="2021-05-24T10:49:00Z"/>
          <w:rFonts w:eastAsiaTheme="minorEastAsia"/>
          <w:noProof/>
          <w:lang w:eastAsia="fr-FR"/>
        </w:rPr>
      </w:pPr>
      <w:ins w:id="197"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"_Toc72745769"</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2: Page d'accueil</w:t>
        </w:r>
        <w:r>
          <w:rPr>
            <w:noProof/>
            <w:webHidden/>
          </w:rPr>
          <w:tab/>
        </w:r>
        <w:r>
          <w:rPr>
            <w:noProof/>
            <w:webHidden/>
          </w:rPr>
          <w:fldChar w:fldCharType="begin"/>
        </w:r>
        <w:r>
          <w:rPr>
            <w:noProof/>
            <w:webHidden/>
          </w:rPr>
          <w:instrText xml:space="preserve"> PAGEREF _Toc72745769 \h </w:instrText>
        </w:r>
        <w:r>
          <w:rPr>
            <w:noProof/>
            <w:webHidden/>
          </w:rPr>
        </w:r>
      </w:ins>
      <w:r>
        <w:rPr>
          <w:noProof/>
          <w:webHidden/>
        </w:rPr>
        <w:fldChar w:fldCharType="separate"/>
      </w:r>
      <w:ins w:id="198" w:author="Rojo" w:date="2021-05-24T10:49:00Z">
        <w:r>
          <w:rPr>
            <w:noProof/>
            <w:webHidden/>
          </w:rPr>
          <w:t>9</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199" w:author="Rojo" w:date="2021-05-24T10:49:00Z"/>
          <w:rFonts w:eastAsiaTheme="minorEastAsia"/>
          <w:noProof/>
          <w:lang w:eastAsia="fr-FR"/>
        </w:rPr>
      </w:pPr>
      <w:ins w:id="200"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"_Toc72745770"</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3: Affichage de chaque département</w:t>
        </w:r>
        <w:r>
          <w:rPr>
            <w:noProof/>
            <w:webHidden/>
          </w:rPr>
          <w:tab/>
        </w:r>
        <w:r>
          <w:rPr>
            <w:noProof/>
            <w:webHidden/>
          </w:rPr>
          <w:fldChar w:fldCharType="begin"/>
        </w:r>
        <w:r>
          <w:rPr>
            <w:noProof/>
            <w:webHidden/>
          </w:rPr>
          <w:instrText xml:space="preserve"> PAGEREF _Toc72745770 \h </w:instrText>
        </w:r>
        <w:r>
          <w:rPr>
            <w:noProof/>
            <w:webHidden/>
          </w:rPr>
        </w:r>
      </w:ins>
      <w:r>
        <w:rPr>
          <w:noProof/>
          <w:webHidden/>
        </w:rPr>
        <w:fldChar w:fldCharType="separate"/>
      </w:r>
      <w:ins w:id="201" w:author="Rojo" w:date="2021-05-24T10:49:00Z">
        <w:r>
          <w:rPr>
            <w:noProof/>
            <w:webHidden/>
          </w:rPr>
          <w:t>9</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02" w:author="Rojo" w:date="2021-05-24T10:49:00Z"/>
          <w:rFonts w:eastAsiaTheme="minorEastAsia"/>
          <w:noProof/>
          <w:lang w:eastAsia="fr-FR"/>
        </w:rPr>
      </w:pPr>
      <w:ins w:id="203"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"_Toc72745771"</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4: Présentation du profil d'un associé</w:t>
        </w:r>
        <w:r>
          <w:rPr>
            <w:noProof/>
            <w:webHidden/>
          </w:rPr>
          <w:tab/>
        </w:r>
        <w:r>
          <w:rPr>
            <w:noProof/>
            <w:webHidden/>
          </w:rPr>
          <w:fldChar w:fldCharType="begin"/>
        </w:r>
        <w:r>
          <w:rPr>
            <w:noProof/>
            <w:webHidden/>
          </w:rPr>
          <w:instrText xml:space="preserve"> PAGEREF _Toc72745771 \h </w:instrText>
        </w:r>
        <w:r>
          <w:rPr>
            <w:noProof/>
            <w:webHidden/>
          </w:rPr>
        </w:r>
      </w:ins>
      <w:r>
        <w:rPr>
          <w:noProof/>
          <w:webHidden/>
        </w:rPr>
        <w:fldChar w:fldCharType="separate"/>
      </w:r>
      <w:ins w:id="204" w:author="Rojo" w:date="2021-05-24T10:49:00Z">
        <w:r>
          <w:rPr>
            <w:noProof/>
            <w:webHidden/>
          </w:rPr>
          <w:t>10</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05" w:author="Rojo" w:date="2021-05-24T10:49:00Z"/>
          <w:rFonts w:eastAsiaTheme="minorEastAsia"/>
          <w:noProof/>
          <w:lang w:eastAsia="fr-FR"/>
        </w:rPr>
      </w:pPr>
      <w:ins w:id="206"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"_Toc72745772"</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5: Présentation du profil d'un consultant</w:t>
        </w:r>
        <w:r>
          <w:rPr>
            <w:noProof/>
            <w:webHidden/>
          </w:rPr>
          <w:tab/>
        </w:r>
        <w:r>
          <w:rPr>
            <w:noProof/>
            <w:webHidden/>
          </w:rPr>
          <w:fldChar w:fldCharType="begin"/>
        </w:r>
        <w:r>
          <w:rPr>
            <w:noProof/>
            <w:webHidden/>
          </w:rPr>
          <w:instrText xml:space="preserve"> PAGEREF _Toc72745772 \h </w:instrText>
        </w:r>
        <w:r>
          <w:rPr>
            <w:noProof/>
            <w:webHidden/>
          </w:rPr>
        </w:r>
      </w:ins>
      <w:r>
        <w:rPr>
          <w:noProof/>
          <w:webHidden/>
        </w:rPr>
        <w:fldChar w:fldCharType="separate"/>
      </w:r>
      <w:ins w:id="207" w:author="Rojo" w:date="2021-05-24T10:49:00Z">
        <w:r>
          <w:rPr>
            <w:noProof/>
            <w:webHidden/>
          </w:rPr>
          <w:t>10</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08" w:author="Rojo" w:date="2021-05-24T10:49:00Z"/>
          <w:rFonts w:eastAsiaTheme="minorEastAsia"/>
          <w:noProof/>
          <w:lang w:eastAsia="fr-FR"/>
        </w:rPr>
      </w:pPr>
      <w:ins w:id="209"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"_Toc72745773"</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6: Présentation de l'interface pour la RHI</w:t>
        </w:r>
        <w:r>
          <w:rPr>
            <w:noProof/>
            <w:webHidden/>
          </w:rPr>
          <w:tab/>
        </w:r>
        <w:r>
          <w:rPr>
            <w:noProof/>
            <w:webHidden/>
          </w:rPr>
          <w:fldChar w:fldCharType="begin"/>
        </w:r>
        <w:r>
          <w:rPr>
            <w:noProof/>
            <w:webHidden/>
          </w:rPr>
          <w:instrText xml:space="preserve"> PAGEREF _Toc72745773 \h </w:instrText>
        </w:r>
        <w:r>
          <w:rPr>
            <w:noProof/>
            <w:webHidden/>
          </w:rPr>
        </w:r>
      </w:ins>
      <w:r>
        <w:rPr>
          <w:noProof/>
          <w:webHidden/>
        </w:rPr>
        <w:fldChar w:fldCharType="separate"/>
      </w:r>
      <w:ins w:id="210" w:author="Rojo" w:date="2021-05-24T10:49:00Z">
        <w:r>
          <w:rPr>
            <w:noProof/>
            <w:webHidden/>
          </w:rPr>
          <w:t>13</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11" w:author="Rojo" w:date="2021-05-24T10:49:00Z"/>
          <w:rFonts w:eastAsiaTheme="minorEastAsia"/>
          <w:noProof/>
          <w:lang w:eastAsia="fr-FR"/>
        </w:rPr>
      </w:pPr>
      <w:ins w:id="212"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"_Toc72745774"</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7: Présentation de la page d'ajout d'un associé</w:t>
        </w:r>
        <w:r>
          <w:rPr>
            <w:noProof/>
            <w:webHidden/>
          </w:rPr>
          <w:tab/>
        </w:r>
        <w:r>
          <w:rPr>
            <w:noProof/>
            <w:webHidden/>
          </w:rPr>
          <w:fldChar w:fldCharType="begin"/>
        </w:r>
        <w:r>
          <w:rPr>
            <w:noProof/>
            <w:webHidden/>
          </w:rPr>
          <w:instrText xml:space="preserve"> PAGEREF _Toc72745774 \h </w:instrText>
        </w:r>
        <w:r>
          <w:rPr>
            <w:noProof/>
            <w:webHidden/>
          </w:rPr>
        </w:r>
      </w:ins>
      <w:r>
        <w:rPr>
          <w:noProof/>
          <w:webHidden/>
        </w:rPr>
        <w:fldChar w:fldCharType="separate"/>
      </w:r>
      <w:ins w:id="213" w:author="Rojo" w:date="2021-05-24T10:49:00Z">
        <w:r>
          <w:rPr>
            <w:noProof/>
            <w:webHidden/>
          </w:rPr>
          <w:t>15</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14" w:author="Rojo" w:date="2021-05-24T10:49:00Z"/>
          <w:rFonts w:eastAsiaTheme="minorEastAsia"/>
          <w:noProof/>
          <w:lang w:eastAsia="fr-FR"/>
        </w:rPr>
      </w:pPr>
      <w:ins w:id="215"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"_Toc72745775"</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8: Présentation de la page d'ajout d'un consultant</w:t>
        </w:r>
        <w:r>
          <w:rPr>
            <w:noProof/>
            <w:webHidden/>
          </w:rPr>
          <w:tab/>
        </w:r>
        <w:r>
          <w:rPr>
            <w:noProof/>
            <w:webHidden/>
          </w:rPr>
          <w:fldChar w:fldCharType="begin"/>
        </w:r>
        <w:r>
          <w:rPr>
            <w:noProof/>
            <w:webHidden/>
          </w:rPr>
          <w:instrText xml:space="preserve"> PAGEREF _Toc72745775 \h </w:instrText>
        </w:r>
        <w:r>
          <w:rPr>
            <w:noProof/>
            <w:webHidden/>
          </w:rPr>
        </w:r>
      </w:ins>
      <w:r>
        <w:rPr>
          <w:noProof/>
          <w:webHidden/>
        </w:rPr>
        <w:fldChar w:fldCharType="separate"/>
      </w:r>
      <w:ins w:id="216" w:author="Rojo" w:date="2021-05-24T10:49:00Z">
        <w:r>
          <w:rPr>
            <w:noProof/>
            <w:webHidden/>
          </w:rPr>
          <w:t>15</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17" w:author="Rojo" w:date="2021-05-24T10:49:00Z"/>
          <w:rFonts w:eastAsiaTheme="minorEastAsia"/>
          <w:noProof/>
          <w:lang w:eastAsia="fr-FR"/>
        </w:rPr>
      </w:pPr>
      <w:ins w:id="218"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"_Toc72745776"</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9: Présentation de la modification d'un associé</w:t>
        </w:r>
        <w:r>
          <w:rPr>
            <w:noProof/>
            <w:webHidden/>
          </w:rPr>
          <w:tab/>
        </w:r>
        <w:r>
          <w:rPr>
            <w:noProof/>
            <w:webHidden/>
          </w:rPr>
          <w:fldChar w:fldCharType="begin"/>
        </w:r>
        <w:r>
          <w:rPr>
            <w:noProof/>
            <w:webHidden/>
          </w:rPr>
          <w:instrText xml:space="preserve"> PAGEREF _Toc72745776 \h </w:instrText>
        </w:r>
        <w:r>
          <w:rPr>
            <w:noProof/>
            <w:webHidden/>
          </w:rPr>
        </w:r>
      </w:ins>
      <w:r>
        <w:rPr>
          <w:noProof/>
          <w:webHidden/>
        </w:rPr>
        <w:fldChar w:fldCharType="separate"/>
      </w:r>
      <w:ins w:id="219" w:author="Rojo" w:date="2021-05-24T10:49:00Z">
        <w:r>
          <w:rPr>
            <w:noProof/>
            <w:webHidden/>
          </w:rPr>
          <w:t>17</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20" w:author="Rojo" w:date="2021-05-24T10:49:00Z"/>
          <w:rFonts w:eastAsiaTheme="minorEastAsia"/>
          <w:noProof/>
          <w:lang w:eastAsia="fr-FR"/>
        </w:rPr>
      </w:pPr>
      <w:ins w:id="221"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"_Toc72745777"</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10: Présentation de la page de modification d'un consultant</w:t>
        </w:r>
        <w:r>
          <w:rPr>
            <w:noProof/>
            <w:webHidden/>
          </w:rPr>
          <w:tab/>
        </w:r>
        <w:r>
          <w:rPr>
            <w:noProof/>
            <w:webHidden/>
          </w:rPr>
          <w:fldChar w:fldCharType="begin"/>
        </w:r>
        <w:r>
          <w:rPr>
            <w:noProof/>
            <w:webHidden/>
          </w:rPr>
          <w:instrText xml:space="preserve"> PAGEREF _Toc72745777 \h </w:instrText>
        </w:r>
        <w:r>
          <w:rPr>
            <w:noProof/>
            <w:webHidden/>
          </w:rPr>
        </w:r>
      </w:ins>
      <w:r>
        <w:rPr>
          <w:noProof/>
          <w:webHidden/>
        </w:rPr>
        <w:fldChar w:fldCharType="separate"/>
      </w:r>
      <w:ins w:id="222" w:author="Rojo" w:date="2021-05-24T10:49:00Z">
        <w:r>
          <w:rPr>
            <w:noProof/>
            <w:webHidden/>
          </w:rPr>
          <w:t>18</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23" w:author="Rojo" w:date="2021-05-24T10:49:00Z"/>
          <w:rFonts w:eastAsiaTheme="minorEastAsia"/>
          <w:noProof/>
          <w:lang w:eastAsia="fr-FR"/>
        </w:rPr>
      </w:pPr>
      <w:ins w:id="224"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"_Toc72745778"</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11: Présentation de la page de suppression d'un personnel</w:t>
        </w:r>
        <w:r>
          <w:rPr>
            <w:noProof/>
            <w:webHidden/>
          </w:rPr>
          <w:tab/>
        </w:r>
        <w:r>
          <w:rPr>
            <w:noProof/>
            <w:webHidden/>
          </w:rPr>
          <w:fldChar w:fldCharType="begin"/>
        </w:r>
        <w:r>
          <w:rPr>
            <w:noProof/>
            <w:webHidden/>
          </w:rPr>
          <w:instrText xml:space="preserve"> PAGEREF _Toc72745778 \h </w:instrText>
        </w:r>
        <w:r>
          <w:rPr>
            <w:noProof/>
            <w:webHidden/>
          </w:rPr>
        </w:r>
      </w:ins>
      <w:r>
        <w:rPr>
          <w:noProof/>
          <w:webHidden/>
        </w:rPr>
        <w:fldChar w:fldCharType="separate"/>
      </w:r>
      <w:ins w:id="225" w:author="Rojo" w:date="2021-05-24T10:49:00Z">
        <w:r>
          <w:rPr>
            <w:noProof/>
            <w:webHidden/>
          </w:rPr>
          <w:t>19</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26" w:author="Rojo" w:date="2021-05-24T10:49:00Z"/>
          <w:rFonts w:eastAsiaTheme="minorEastAsia"/>
          <w:noProof/>
          <w:lang w:eastAsia="fr-FR"/>
        </w:rPr>
      </w:pPr>
      <w:ins w:id="227"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"_Toc72745779"</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12: Présentation de la page de gestion d'habilitation</w:t>
        </w:r>
        <w:r>
          <w:rPr>
            <w:noProof/>
            <w:webHidden/>
          </w:rPr>
          <w:tab/>
        </w:r>
        <w:r>
          <w:rPr>
            <w:noProof/>
            <w:webHidden/>
          </w:rPr>
          <w:fldChar w:fldCharType="begin"/>
        </w:r>
        <w:r>
          <w:rPr>
            <w:noProof/>
            <w:webHidden/>
          </w:rPr>
          <w:instrText xml:space="preserve"> PAGEREF _Toc72745779 \h </w:instrText>
        </w:r>
        <w:r>
          <w:rPr>
            <w:noProof/>
            <w:webHidden/>
          </w:rPr>
        </w:r>
      </w:ins>
      <w:r>
        <w:rPr>
          <w:noProof/>
          <w:webHidden/>
        </w:rPr>
        <w:fldChar w:fldCharType="separate"/>
      </w:r>
      <w:ins w:id="228" w:author="Rojo" w:date="2021-05-24T10:49:00Z">
        <w:r>
          <w:rPr>
            <w:noProof/>
            <w:webHidden/>
          </w:rPr>
          <w:t>20</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29" w:author="Rojo" w:date="2021-05-24T10:49:00Z"/>
          <w:rFonts w:eastAsiaTheme="minorEastAsia"/>
          <w:noProof/>
          <w:lang w:eastAsia="fr-FR"/>
        </w:rPr>
      </w:pPr>
      <w:ins w:id="230"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"_Toc72745780"</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13: Présentation d'ajout de nouvelle demande</w:t>
        </w:r>
        <w:r>
          <w:rPr>
            <w:noProof/>
            <w:webHidden/>
          </w:rPr>
          <w:tab/>
        </w:r>
        <w:r>
          <w:rPr>
            <w:noProof/>
            <w:webHidden/>
          </w:rPr>
          <w:fldChar w:fldCharType="begin"/>
        </w:r>
        <w:r>
          <w:rPr>
            <w:noProof/>
            <w:webHidden/>
          </w:rPr>
          <w:instrText xml:space="preserve"> PAGEREF _Toc72745780 \h </w:instrText>
        </w:r>
        <w:r>
          <w:rPr>
            <w:noProof/>
            <w:webHidden/>
          </w:rPr>
        </w:r>
      </w:ins>
      <w:r>
        <w:rPr>
          <w:noProof/>
          <w:webHidden/>
        </w:rPr>
        <w:fldChar w:fldCharType="separate"/>
      </w:r>
      <w:ins w:id="231" w:author="Rojo" w:date="2021-05-24T10:49:00Z">
        <w:r>
          <w:rPr>
            <w:noProof/>
            <w:webHidden/>
          </w:rPr>
          <w:t>22</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32" w:author="Rojo" w:date="2021-05-24T10:49:00Z"/>
          <w:rFonts w:eastAsiaTheme="minorEastAsia"/>
          <w:noProof/>
          <w:lang w:eastAsia="fr-FR"/>
        </w:rPr>
      </w:pPr>
      <w:ins w:id="233"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"_Toc72745781"</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14: Présentation de la suite de la page d'ajout de la nouvelle demande</w:t>
        </w:r>
        <w:r>
          <w:rPr>
            <w:noProof/>
            <w:webHidden/>
          </w:rPr>
          <w:tab/>
        </w:r>
        <w:r>
          <w:rPr>
            <w:noProof/>
            <w:webHidden/>
          </w:rPr>
          <w:fldChar w:fldCharType="begin"/>
        </w:r>
        <w:r>
          <w:rPr>
            <w:noProof/>
            <w:webHidden/>
          </w:rPr>
          <w:instrText xml:space="preserve"> PAGEREF _Toc72745781 \h </w:instrText>
        </w:r>
        <w:r>
          <w:rPr>
            <w:noProof/>
            <w:webHidden/>
          </w:rPr>
        </w:r>
      </w:ins>
      <w:r>
        <w:rPr>
          <w:noProof/>
          <w:webHidden/>
        </w:rPr>
        <w:fldChar w:fldCharType="separate"/>
      </w:r>
      <w:ins w:id="234" w:author="Rojo" w:date="2021-05-24T10:49:00Z">
        <w:r>
          <w:rPr>
            <w:noProof/>
            <w:webHidden/>
          </w:rPr>
          <w:t>23</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35" w:author="Rojo" w:date="2021-05-24T10:49:00Z"/>
          <w:rFonts w:eastAsiaTheme="minorEastAsia"/>
          <w:noProof/>
          <w:lang w:eastAsia="fr-FR"/>
        </w:rPr>
      </w:pPr>
      <w:ins w:id="236"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"_Toc72745782"</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15: Liste des habilités</w:t>
        </w:r>
        <w:r>
          <w:rPr>
            <w:noProof/>
            <w:webHidden/>
          </w:rPr>
          <w:tab/>
        </w:r>
        <w:r>
          <w:rPr>
            <w:noProof/>
            <w:webHidden/>
          </w:rPr>
          <w:fldChar w:fldCharType="begin"/>
        </w:r>
        <w:r>
          <w:rPr>
            <w:noProof/>
            <w:webHidden/>
          </w:rPr>
          <w:instrText xml:space="preserve"> PAGEREF _Toc72745782 \h </w:instrText>
        </w:r>
        <w:r>
          <w:rPr>
            <w:noProof/>
            <w:webHidden/>
          </w:rPr>
        </w:r>
      </w:ins>
      <w:r>
        <w:rPr>
          <w:noProof/>
          <w:webHidden/>
        </w:rPr>
        <w:fldChar w:fldCharType="separate"/>
      </w:r>
      <w:ins w:id="237" w:author="Rojo" w:date="2021-05-24T10:49:00Z">
        <w:r>
          <w:rPr>
            <w:noProof/>
            <w:webHidden/>
          </w:rPr>
          <w:t>26</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38" w:author="Rojo" w:date="2021-05-24T10:49:00Z"/>
          <w:rFonts w:eastAsiaTheme="minorEastAsia"/>
          <w:noProof/>
          <w:lang w:eastAsia="fr-FR"/>
        </w:rPr>
      </w:pPr>
      <w:ins w:id="239"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\l "_Toc72745783"</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17: Liste des personnes à désactiver</w:t>
        </w:r>
        <w:r>
          <w:rPr>
            <w:noProof/>
            <w:webHidden/>
          </w:rPr>
          <w:tab/>
        </w:r>
        <w:r>
          <w:rPr>
            <w:noProof/>
            <w:webHidden/>
          </w:rPr>
          <w:fldChar w:fldCharType="begin"/>
        </w:r>
        <w:r>
          <w:rPr>
            <w:noProof/>
            <w:webHidden/>
          </w:rPr>
          <w:instrText xml:space="preserve"> PAGEREF _Toc72745783 \h </w:instrText>
        </w:r>
        <w:r>
          <w:rPr>
            <w:noProof/>
            <w:webHidden/>
          </w:rPr>
        </w:r>
      </w:ins>
      <w:r>
        <w:rPr>
          <w:noProof/>
          <w:webHidden/>
        </w:rPr>
        <w:fldChar w:fldCharType="separate"/>
      </w:r>
      <w:ins w:id="240" w:author="Rojo" w:date="2021-05-24T10:49:00Z">
        <w:r>
          <w:rPr>
            <w:noProof/>
            <w:webHidden/>
          </w:rPr>
          <w:t>27</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41" w:author="Rojo" w:date="2021-05-24T10:49:00Z"/>
          <w:rFonts w:eastAsiaTheme="minorEastAsia"/>
          <w:noProof/>
          <w:lang w:eastAsia="fr-FR"/>
        </w:rPr>
      </w:pPr>
      <w:ins w:id="242"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"_Toc72745784"</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16: Demande d'authentification pour procéder à la désactivation</w:t>
        </w:r>
        <w:r>
          <w:rPr>
            <w:noProof/>
            <w:webHidden/>
          </w:rPr>
          <w:tab/>
        </w:r>
        <w:r>
          <w:rPr>
            <w:noProof/>
            <w:webHidden/>
          </w:rPr>
          <w:fldChar w:fldCharType="begin"/>
        </w:r>
        <w:r>
          <w:rPr>
            <w:noProof/>
            <w:webHidden/>
          </w:rPr>
          <w:instrText xml:space="preserve"> PAGEREF _Toc72745784 \h </w:instrText>
        </w:r>
        <w:r>
          <w:rPr>
            <w:noProof/>
            <w:webHidden/>
          </w:rPr>
        </w:r>
      </w:ins>
      <w:r>
        <w:rPr>
          <w:noProof/>
          <w:webHidden/>
        </w:rPr>
        <w:fldChar w:fldCharType="separate"/>
      </w:r>
      <w:ins w:id="243" w:author="Rojo" w:date="2021-05-24T10:49:00Z">
        <w:r>
          <w:rPr>
            <w:noProof/>
            <w:webHidden/>
          </w:rPr>
          <w:t>27</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44" w:author="Rojo" w:date="2021-05-24T10:49:00Z"/>
          <w:rFonts w:eastAsiaTheme="minorEastAsia"/>
          <w:noProof/>
          <w:lang w:eastAsia="fr-FR"/>
        </w:rPr>
      </w:pPr>
      <w:ins w:id="245"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\l "_Toc72745785"</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18: Liste des déshabilités</w:t>
        </w:r>
        <w:r>
          <w:rPr>
            <w:noProof/>
            <w:webHidden/>
          </w:rPr>
          <w:tab/>
        </w:r>
        <w:r>
          <w:rPr>
            <w:noProof/>
            <w:webHidden/>
          </w:rPr>
          <w:fldChar w:fldCharType="begin"/>
        </w:r>
        <w:r>
          <w:rPr>
            <w:noProof/>
            <w:webHidden/>
          </w:rPr>
          <w:instrText xml:space="preserve"> PAGEREF _Toc72745785 \h </w:instrText>
        </w:r>
        <w:r>
          <w:rPr>
            <w:noProof/>
            <w:webHidden/>
          </w:rPr>
        </w:r>
      </w:ins>
      <w:r>
        <w:rPr>
          <w:noProof/>
          <w:webHidden/>
        </w:rPr>
        <w:fldChar w:fldCharType="separate"/>
      </w:r>
      <w:ins w:id="246" w:author="Rojo" w:date="2021-05-24T10:49:00Z">
        <w:r>
          <w:rPr>
            <w:noProof/>
            <w:webHidden/>
          </w:rPr>
          <w:t>28</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47" w:author="Rojo" w:date="2021-05-24T10:49:00Z"/>
          <w:rFonts w:eastAsiaTheme="minorEastAsia"/>
          <w:noProof/>
          <w:lang w:eastAsia="fr-FR"/>
        </w:rPr>
      </w:pPr>
      <w:ins w:id="248"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"_Toc72745786"</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19: Présentation de l'archive</w:t>
        </w:r>
        <w:r>
          <w:rPr>
            <w:noProof/>
            <w:webHidden/>
          </w:rPr>
          <w:tab/>
        </w:r>
        <w:r>
          <w:rPr>
            <w:noProof/>
            <w:webHidden/>
          </w:rPr>
          <w:fldChar w:fldCharType="begin"/>
        </w:r>
        <w:r>
          <w:rPr>
            <w:noProof/>
            <w:webHidden/>
          </w:rPr>
          <w:instrText xml:space="preserve"> PAGEREF _Toc72745786 \h </w:instrText>
        </w:r>
        <w:r>
          <w:rPr>
            <w:noProof/>
            <w:webHidden/>
          </w:rPr>
        </w:r>
      </w:ins>
      <w:r>
        <w:rPr>
          <w:noProof/>
          <w:webHidden/>
        </w:rPr>
        <w:fldChar w:fldCharType="separate"/>
      </w:r>
      <w:ins w:id="249" w:author="Rojo" w:date="2021-05-24T10:49:00Z">
        <w:r>
          <w:rPr>
            <w:noProof/>
            <w:webHidden/>
          </w:rPr>
          <w:t>29</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50" w:author="Rojo" w:date="2021-05-24T10:49:00Z"/>
          <w:rFonts w:eastAsiaTheme="minorEastAsia"/>
          <w:noProof/>
          <w:lang w:eastAsia="fr-FR"/>
        </w:rPr>
      </w:pPr>
      <w:ins w:id="251"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"_Toc72745787"</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20: Présentation des options IT</w:t>
        </w:r>
        <w:r>
          <w:rPr>
            <w:noProof/>
            <w:webHidden/>
          </w:rPr>
          <w:tab/>
        </w:r>
        <w:r>
          <w:rPr>
            <w:noProof/>
            <w:webHidden/>
          </w:rPr>
          <w:fldChar w:fldCharType="begin"/>
        </w:r>
        <w:r>
          <w:rPr>
            <w:noProof/>
            <w:webHidden/>
          </w:rPr>
          <w:instrText xml:space="preserve"> PAGEREF _Toc72745787 \h </w:instrText>
        </w:r>
        <w:r>
          <w:rPr>
            <w:noProof/>
            <w:webHidden/>
          </w:rPr>
        </w:r>
      </w:ins>
      <w:r>
        <w:rPr>
          <w:noProof/>
          <w:webHidden/>
        </w:rPr>
        <w:fldChar w:fldCharType="separate"/>
      </w:r>
      <w:ins w:id="252" w:author="Rojo" w:date="2021-05-24T10:49:00Z">
        <w:r>
          <w:rPr>
            <w:noProof/>
            <w:webHidden/>
          </w:rPr>
          <w:t>38</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53" w:author="Rojo" w:date="2021-05-24T10:49:00Z"/>
          <w:rFonts w:eastAsiaTheme="minorEastAsia"/>
          <w:noProof/>
          <w:lang w:eastAsia="fr-FR"/>
        </w:rPr>
      </w:pPr>
      <w:ins w:id="254"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"_Toc72745788"</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21: Présentation de la page d'historique info</w:t>
        </w:r>
        <w:r>
          <w:rPr>
            <w:noProof/>
            <w:webHidden/>
          </w:rPr>
          <w:tab/>
        </w:r>
        <w:r>
          <w:rPr>
            <w:noProof/>
            <w:webHidden/>
          </w:rPr>
          <w:fldChar w:fldCharType="begin"/>
        </w:r>
        <w:r>
          <w:rPr>
            <w:noProof/>
            <w:webHidden/>
          </w:rPr>
          <w:instrText xml:space="preserve"> PAGEREF _Toc72745788 \h </w:instrText>
        </w:r>
        <w:r>
          <w:rPr>
            <w:noProof/>
            <w:webHidden/>
          </w:rPr>
        </w:r>
      </w:ins>
      <w:r>
        <w:rPr>
          <w:noProof/>
          <w:webHidden/>
        </w:rPr>
        <w:fldChar w:fldCharType="separate"/>
      </w:r>
      <w:ins w:id="255" w:author="Rojo" w:date="2021-05-24T10:49:00Z">
        <w:r>
          <w:rPr>
            <w:noProof/>
            <w:webHidden/>
          </w:rPr>
          <w:t>40</w:t>
        </w:r>
        <w:r>
          <w:rPr>
            <w:noProof/>
            <w:webHidden/>
          </w:rPr>
          <w:fldChar w:fldCharType="end"/>
        </w:r>
        <w:r w:rsidRPr="00DC3C02">
          <w:rPr>
            <w:rStyle w:val="Lienhypertexte"/>
            <w:noProof/>
          </w:rPr>
          <w:fldChar w:fldCharType="end"/>
        </w:r>
      </w:ins>
    </w:p>
    <w:p w:rsidR="00DB2B1C" w:rsidRDefault="00DB2B1C">
      <w:pPr>
        <w:pStyle w:val="Tabledesillustrations"/>
        <w:tabs>
          <w:tab w:val="right" w:leader="dot" w:pos="9062"/>
        </w:tabs>
        <w:rPr>
          <w:ins w:id="256" w:author="Rojo" w:date="2021-05-24T10:49:00Z"/>
          <w:rFonts w:eastAsiaTheme="minorEastAsia"/>
          <w:noProof/>
          <w:lang w:eastAsia="fr-FR"/>
        </w:rPr>
      </w:pPr>
      <w:ins w:id="257" w:author="Rojo" w:date="2021-05-24T10:49:00Z">
        <w:r w:rsidRPr="00DC3C02">
          <w:rPr>
            <w:rStyle w:val="Lienhypertexte"/>
            <w:noProof/>
          </w:rPr>
          <w:fldChar w:fldCharType="begin"/>
        </w:r>
        <w:r w:rsidRPr="00DC3C02">
          <w:rPr>
            <w:rStyle w:val="Lienhypertexte"/>
            <w:noProof/>
          </w:rPr>
          <w:instrText xml:space="preserve"> </w:instrText>
        </w:r>
        <w:r>
          <w:rPr>
            <w:noProof/>
          </w:rPr>
          <w:instrText>HYPERLINK "E:\\Cahier de test\\Trombinoscope_CDC.docx" \l "_Toc72745789"</w:instrText>
        </w:r>
        <w:r w:rsidRPr="00DC3C02">
          <w:rPr>
            <w:rStyle w:val="Lienhypertexte"/>
            <w:noProof/>
          </w:rPr>
          <w:instrText xml:space="preserve"> </w:instrText>
        </w:r>
        <w:r w:rsidRPr="00DC3C02">
          <w:rPr>
            <w:rStyle w:val="Lienhypertexte"/>
            <w:noProof/>
          </w:rPr>
        </w:r>
        <w:r w:rsidRPr="00DC3C02">
          <w:rPr>
            <w:rStyle w:val="Lienhypertexte"/>
            <w:noProof/>
          </w:rPr>
          <w:fldChar w:fldCharType="separate"/>
        </w:r>
        <w:r w:rsidRPr="00DC3C02">
          <w:rPr>
            <w:rStyle w:val="Lienhypertexte"/>
            <w:noProof/>
          </w:rPr>
          <w:t>Figure 22: Présentation de la notification IT</w:t>
        </w:r>
        <w:r>
          <w:rPr>
            <w:noProof/>
            <w:webHidden/>
          </w:rPr>
          <w:tab/>
        </w:r>
        <w:r>
          <w:rPr>
            <w:noProof/>
            <w:webHidden/>
          </w:rPr>
          <w:fldChar w:fldCharType="begin"/>
        </w:r>
        <w:r>
          <w:rPr>
            <w:noProof/>
            <w:webHidden/>
          </w:rPr>
          <w:instrText xml:space="preserve"> PAGEREF _Toc72745789 \h </w:instrText>
        </w:r>
        <w:r>
          <w:rPr>
            <w:noProof/>
            <w:webHidden/>
          </w:rPr>
        </w:r>
      </w:ins>
      <w:r>
        <w:rPr>
          <w:noProof/>
          <w:webHidden/>
        </w:rPr>
        <w:fldChar w:fldCharType="separate"/>
      </w:r>
      <w:ins w:id="258" w:author="Rojo" w:date="2021-05-24T10:49:00Z">
        <w:r>
          <w:rPr>
            <w:noProof/>
            <w:webHidden/>
          </w:rPr>
          <w:t>41</w:t>
        </w:r>
        <w:r>
          <w:rPr>
            <w:noProof/>
            <w:webHidden/>
          </w:rPr>
          <w:fldChar w:fldCharType="end"/>
        </w:r>
        <w:r w:rsidRPr="00DC3C02">
          <w:rPr>
            <w:rStyle w:val="Lienhypertexte"/>
            <w:noProof/>
          </w:rPr>
          <w:fldChar w:fldCharType="end"/>
        </w:r>
      </w:ins>
    </w:p>
    <w:p w:rsidR="005D6840" w:rsidDel="00DB2B1C" w:rsidRDefault="005D6840">
      <w:pPr>
        <w:pStyle w:val="Tabledesillustrations"/>
        <w:tabs>
          <w:tab w:val="right" w:leader="dot" w:pos="9062"/>
        </w:tabs>
        <w:rPr>
          <w:del w:id="259" w:author="Rojo" w:date="2021-05-24T10:49:00Z"/>
          <w:noProof/>
        </w:rPr>
      </w:pPr>
      <w:del w:id="260" w:author="Rojo" w:date="2021-05-24T10:49:00Z">
        <w:r w:rsidRPr="00DB2B1C" w:rsidDel="00DB2B1C">
          <w:rPr>
            <w:noProof/>
            <w:rPrChange w:id="261" w:author="Rojo" w:date="2021-05-24T10:49:00Z">
              <w:rPr>
                <w:rStyle w:val="Lienhypertexte"/>
                <w:noProof/>
              </w:rPr>
            </w:rPrChange>
          </w:rPr>
          <w:delText>Figure 1: Ecran d'authentification</w:delText>
        </w:r>
        <w:r w:rsidDel="00DB2B1C">
          <w:rPr>
            <w:noProof/>
            <w:webHidden/>
          </w:rPr>
          <w:tab/>
          <w:delText>8</w:delText>
        </w:r>
      </w:del>
    </w:p>
    <w:p w:rsidR="005D6840" w:rsidDel="00DB2B1C" w:rsidRDefault="005D6840">
      <w:pPr>
        <w:pStyle w:val="Tabledesillustrations"/>
        <w:tabs>
          <w:tab w:val="right" w:leader="dot" w:pos="9062"/>
        </w:tabs>
        <w:rPr>
          <w:del w:id="262" w:author="Rojo" w:date="2021-05-24T10:49:00Z"/>
          <w:noProof/>
        </w:rPr>
      </w:pPr>
      <w:del w:id="263" w:author="Rojo" w:date="2021-05-24T10:49:00Z">
        <w:r w:rsidRPr="00DB2B1C" w:rsidDel="00DB2B1C">
          <w:rPr>
            <w:noProof/>
            <w:rPrChange w:id="264" w:author="Rojo" w:date="2021-05-24T10:49:00Z">
              <w:rPr>
                <w:rStyle w:val="Lienhypertexte"/>
                <w:noProof/>
              </w:rPr>
            </w:rPrChange>
          </w:rPr>
          <w:delText>Figure 2: Page d'accueil</w:delText>
        </w:r>
        <w:r w:rsidDel="00DB2B1C">
          <w:rPr>
            <w:noProof/>
            <w:webHidden/>
          </w:rPr>
          <w:tab/>
          <w:delText>9</w:delText>
        </w:r>
      </w:del>
    </w:p>
    <w:p w:rsidR="005D6840" w:rsidDel="00DB2B1C" w:rsidRDefault="005D6840">
      <w:pPr>
        <w:pStyle w:val="Tabledesillustrations"/>
        <w:tabs>
          <w:tab w:val="right" w:leader="dot" w:pos="9062"/>
        </w:tabs>
        <w:rPr>
          <w:del w:id="265" w:author="Rojo" w:date="2021-05-24T10:49:00Z"/>
          <w:noProof/>
        </w:rPr>
      </w:pPr>
      <w:del w:id="266" w:author="Rojo" w:date="2021-05-24T10:49:00Z">
        <w:r w:rsidRPr="00DB2B1C" w:rsidDel="00DB2B1C">
          <w:rPr>
            <w:noProof/>
            <w:rPrChange w:id="267" w:author="Rojo" w:date="2021-05-24T10:49:00Z">
              <w:rPr>
                <w:rStyle w:val="Lienhypertexte"/>
                <w:noProof/>
              </w:rPr>
            </w:rPrChange>
          </w:rPr>
          <w:delText>Figure 3: Affichage de chaque département</w:delText>
        </w:r>
        <w:r w:rsidDel="00DB2B1C">
          <w:rPr>
            <w:noProof/>
            <w:webHidden/>
          </w:rPr>
          <w:tab/>
          <w:delText>9</w:delText>
        </w:r>
      </w:del>
    </w:p>
    <w:p w:rsidR="005D6840" w:rsidDel="00DB2B1C" w:rsidRDefault="005D6840">
      <w:pPr>
        <w:pStyle w:val="Tabledesillustrations"/>
        <w:tabs>
          <w:tab w:val="right" w:leader="dot" w:pos="9062"/>
        </w:tabs>
        <w:rPr>
          <w:del w:id="268" w:author="Rojo" w:date="2021-05-24T10:49:00Z"/>
          <w:noProof/>
        </w:rPr>
      </w:pPr>
      <w:del w:id="269" w:author="Rojo" w:date="2021-05-24T10:49:00Z">
        <w:r w:rsidRPr="00DB2B1C" w:rsidDel="00DB2B1C">
          <w:rPr>
            <w:noProof/>
            <w:rPrChange w:id="270" w:author="Rojo" w:date="2021-05-24T10:49:00Z">
              <w:rPr>
                <w:rStyle w:val="Lienhypertexte"/>
                <w:noProof/>
              </w:rPr>
            </w:rPrChange>
          </w:rPr>
          <w:delText>Figure 4: Présentation du profil d'un associé</w:delText>
        </w:r>
        <w:r w:rsidDel="00DB2B1C">
          <w:rPr>
            <w:noProof/>
            <w:webHidden/>
          </w:rPr>
          <w:tab/>
          <w:delText>10</w:delText>
        </w:r>
      </w:del>
    </w:p>
    <w:p w:rsidR="005D6840" w:rsidDel="00DB2B1C" w:rsidRDefault="005D6840">
      <w:pPr>
        <w:pStyle w:val="Tabledesillustrations"/>
        <w:tabs>
          <w:tab w:val="right" w:leader="dot" w:pos="9062"/>
        </w:tabs>
        <w:rPr>
          <w:del w:id="271" w:author="Rojo" w:date="2021-05-24T10:49:00Z"/>
          <w:noProof/>
        </w:rPr>
      </w:pPr>
      <w:del w:id="272" w:author="Rojo" w:date="2021-05-24T10:49:00Z">
        <w:r w:rsidRPr="00DB2B1C" w:rsidDel="00DB2B1C">
          <w:rPr>
            <w:noProof/>
            <w:rPrChange w:id="273" w:author="Rojo" w:date="2021-05-24T10:49:00Z">
              <w:rPr>
                <w:rStyle w:val="Lienhypertexte"/>
                <w:noProof/>
              </w:rPr>
            </w:rPrChange>
          </w:rPr>
          <w:delText>Figure 5: Présentation du profil d'un consultant</w:delText>
        </w:r>
        <w:r w:rsidDel="00DB2B1C">
          <w:rPr>
            <w:noProof/>
            <w:webHidden/>
          </w:rPr>
          <w:tab/>
          <w:delText>10</w:delText>
        </w:r>
      </w:del>
    </w:p>
    <w:p w:rsidR="005D6840" w:rsidDel="00DB2B1C" w:rsidRDefault="005D6840">
      <w:pPr>
        <w:pStyle w:val="Tabledesillustrations"/>
        <w:tabs>
          <w:tab w:val="right" w:leader="dot" w:pos="9062"/>
        </w:tabs>
        <w:rPr>
          <w:del w:id="274" w:author="Rojo" w:date="2021-05-24T10:49:00Z"/>
          <w:noProof/>
        </w:rPr>
      </w:pPr>
      <w:del w:id="275" w:author="Rojo" w:date="2021-05-24T10:49:00Z">
        <w:r w:rsidRPr="00DB2B1C" w:rsidDel="00DB2B1C">
          <w:rPr>
            <w:noProof/>
            <w:rPrChange w:id="276" w:author="Rojo" w:date="2021-05-24T10:49:00Z">
              <w:rPr>
                <w:rStyle w:val="Lienhypertexte"/>
                <w:noProof/>
              </w:rPr>
            </w:rPrChange>
          </w:rPr>
          <w:delText>Figure 6: Présentation de l'interface pour la RHI</w:delText>
        </w:r>
        <w:r w:rsidDel="00DB2B1C">
          <w:rPr>
            <w:noProof/>
            <w:webHidden/>
          </w:rPr>
          <w:tab/>
          <w:delText>13</w:delText>
        </w:r>
      </w:del>
    </w:p>
    <w:p w:rsidR="005D6840" w:rsidDel="00DB2B1C" w:rsidRDefault="005D6840">
      <w:pPr>
        <w:pStyle w:val="Tabledesillustrations"/>
        <w:tabs>
          <w:tab w:val="right" w:leader="dot" w:pos="9062"/>
        </w:tabs>
        <w:rPr>
          <w:del w:id="277" w:author="Rojo" w:date="2021-05-24T10:49:00Z"/>
          <w:noProof/>
        </w:rPr>
      </w:pPr>
      <w:del w:id="278" w:author="Rojo" w:date="2021-05-24T10:49:00Z">
        <w:r w:rsidRPr="00DB2B1C" w:rsidDel="00DB2B1C">
          <w:rPr>
            <w:noProof/>
            <w:rPrChange w:id="279" w:author="Rojo" w:date="2021-05-24T10:49:00Z">
              <w:rPr>
                <w:rStyle w:val="Lienhypertexte"/>
                <w:noProof/>
              </w:rPr>
            </w:rPrChange>
          </w:rPr>
          <w:delText>Figure 7: Présentation de la page d'ajout d'un associé</w:delText>
        </w:r>
        <w:r w:rsidDel="00DB2B1C">
          <w:rPr>
            <w:noProof/>
            <w:webHidden/>
          </w:rPr>
          <w:tab/>
          <w:delText>15</w:delText>
        </w:r>
      </w:del>
    </w:p>
    <w:p w:rsidR="005D6840" w:rsidDel="00DB2B1C" w:rsidRDefault="005D6840">
      <w:pPr>
        <w:pStyle w:val="Tabledesillustrations"/>
        <w:tabs>
          <w:tab w:val="right" w:leader="dot" w:pos="9062"/>
        </w:tabs>
        <w:rPr>
          <w:del w:id="280" w:author="Rojo" w:date="2021-05-24T10:49:00Z"/>
          <w:noProof/>
        </w:rPr>
      </w:pPr>
      <w:del w:id="281" w:author="Rojo" w:date="2021-05-24T10:49:00Z">
        <w:r w:rsidRPr="00DB2B1C" w:rsidDel="00DB2B1C">
          <w:rPr>
            <w:noProof/>
            <w:rPrChange w:id="282" w:author="Rojo" w:date="2021-05-24T10:49:00Z">
              <w:rPr>
                <w:rStyle w:val="Lienhypertexte"/>
                <w:noProof/>
              </w:rPr>
            </w:rPrChange>
          </w:rPr>
          <w:delText>Figure 8: Présentation de la page d'ajout d'un consultant</w:delText>
        </w:r>
        <w:r w:rsidDel="00DB2B1C">
          <w:rPr>
            <w:noProof/>
            <w:webHidden/>
          </w:rPr>
          <w:tab/>
          <w:delText>15</w:delText>
        </w:r>
      </w:del>
    </w:p>
    <w:p w:rsidR="005D6840" w:rsidDel="00DB2B1C" w:rsidRDefault="005D6840">
      <w:pPr>
        <w:pStyle w:val="Tabledesillustrations"/>
        <w:tabs>
          <w:tab w:val="right" w:leader="dot" w:pos="9062"/>
        </w:tabs>
        <w:rPr>
          <w:del w:id="283" w:author="Rojo" w:date="2021-05-24T10:49:00Z"/>
          <w:noProof/>
        </w:rPr>
      </w:pPr>
      <w:del w:id="284" w:author="Rojo" w:date="2021-05-24T10:49:00Z">
        <w:r w:rsidRPr="00DB2B1C" w:rsidDel="00DB2B1C">
          <w:rPr>
            <w:noProof/>
            <w:rPrChange w:id="285" w:author="Rojo" w:date="2021-05-24T10:49:00Z">
              <w:rPr>
                <w:rStyle w:val="Lienhypertexte"/>
                <w:noProof/>
              </w:rPr>
            </w:rPrChange>
          </w:rPr>
          <w:delText>Figure 9: Présentation de la modification d'un associé</w:delText>
        </w:r>
        <w:r w:rsidDel="00DB2B1C">
          <w:rPr>
            <w:noProof/>
            <w:webHidden/>
          </w:rPr>
          <w:tab/>
          <w:delText>17</w:delText>
        </w:r>
      </w:del>
    </w:p>
    <w:p w:rsidR="005D6840" w:rsidDel="00DB2B1C" w:rsidRDefault="005D6840">
      <w:pPr>
        <w:pStyle w:val="Tabledesillustrations"/>
        <w:tabs>
          <w:tab w:val="right" w:leader="dot" w:pos="9062"/>
        </w:tabs>
        <w:rPr>
          <w:del w:id="286" w:author="Rojo" w:date="2021-05-24T10:49:00Z"/>
          <w:noProof/>
        </w:rPr>
      </w:pPr>
      <w:del w:id="287" w:author="Rojo" w:date="2021-05-24T10:49:00Z">
        <w:r w:rsidRPr="00DB2B1C" w:rsidDel="00DB2B1C">
          <w:rPr>
            <w:noProof/>
            <w:rPrChange w:id="288" w:author="Rojo" w:date="2021-05-24T10:49:00Z">
              <w:rPr>
                <w:rStyle w:val="Lienhypertexte"/>
                <w:noProof/>
              </w:rPr>
            </w:rPrChange>
          </w:rPr>
          <w:delText>Figure 10: Présentation de la page de modification d'un consultant</w:delText>
        </w:r>
        <w:r w:rsidDel="00DB2B1C">
          <w:rPr>
            <w:noProof/>
            <w:webHidden/>
          </w:rPr>
          <w:tab/>
          <w:delText>17</w:delText>
        </w:r>
      </w:del>
    </w:p>
    <w:p w:rsidR="005D6840" w:rsidDel="00DB2B1C" w:rsidRDefault="005D6840">
      <w:pPr>
        <w:pStyle w:val="Tabledesillustrations"/>
        <w:tabs>
          <w:tab w:val="right" w:leader="dot" w:pos="9062"/>
        </w:tabs>
        <w:rPr>
          <w:del w:id="289" w:author="Rojo" w:date="2021-05-24T10:49:00Z"/>
          <w:noProof/>
        </w:rPr>
      </w:pPr>
      <w:del w:id="290" w:author="Rojo" w:date="2021-05-24T10:49:00Z">
        <w:r w:rsidRPr="00DB2B1C" w:rsidDel="00DB2B1C">
          <w:rPr>
            <w:noProof/>
            <w:rPrChange w:id="291" w:author="Rojo" w:date="2021-05-24T10:49:00Z">
              <w:rPr>
                <w:rStyle w:val="Lienhypertexte"/>
                <w:noProof/>
              </w:rPr>
            </w:rPrChange>
          </w:rPr>
          <w:delText>Figure 11: Présentation de la page de suppression d'un personnel</w:delText>
        </w:r>
        <w:r w:rsidDel="00DB2B1C">
          <w:rPr>
            <w:noProof/>
            <w:webHidden/>
          </w:rPr>
          <w:tab/>
          <w:delText>18</w:delText>
        </w:r>
      </w:del>
    </w:p>
    <w:p w:rsidR="005D6840" w:rsidDel="00DB2B1C" w:rsidRDefault="005D6840">
      <w:pPr>
        <w:pStyle w:val="Tabledesillustrations"/>
        <w:tabs>
          <w:tab w:val="right" w:leader="dot" w:pos="9062"/>
        </w:tabs>
        <w:rPr>
          <w:del w:id="292" w:author="Rojo" w:date="2021-05-24T10:49:00Z"/>
          <w:noProof/>
        </w:rPr>
      </w:pPr>
      <w:del w:id="293" w:author="Rojo" w:date="2021-05-24T10:49:00Z">
        <w:r w:rsidRPr="00DB2B1C" w:rsidDel="00DB2B1C">
          <w:rPr>
            <w:noProof/>
            <w:rPrChange w:id="294" w:author="Rojo" w:date="2021-05-24T10:49:00Z">
              <w:rPr>
                <w:rStyle w:val="Lienhypertexte"/>
                <w:noProof/>
              </w:rPr>
            </w:rPrChange>
          </w:rPr>
          <w:delText>Figure 12: Présentation de la page de gestion d'habilitation</w:delText>
        </w:r>
        <w:r w:rsidDel="00DB2B1C">
          <w:rPr>
            <w:noProof/>
            <w:webHidden/>
          </w:rPr>
          <w:tab/>
          <w:delText>19</w:delText>
        </w:r>
      </w:del>
    </w:p>
    <w:p w:rsidR="005D6840" w:rsidDel="00DB2B1C" w:rsidRDefault="005D6840">
      <w:pPr>
        <w:pStyle w:val="Tabledesillustrations"/>
        <w:tabs>
          <w:tab w:val="right" w:leader="dot" w:pos="9062"/>
        </w:tabs>
        <w:rPr>
          <w:del w:id="295" w:author="Rojo" w:date="2021-05-24T10:49:00Z"/>
          <w:noProof/>
        </w:rPr>
      </w:pPr>
      <w:del w:id="296" w:author="Rojo" w:date="2021-05-24T10:49:00Z">
        <w:r w:rsidRPr="00DB2B1C" w:rsidDel="00DB2B1C">
          <w:rPr>
            <w:noProof/>
            <w:rPrChange w:id="297" w:author="Rojo" w:date="2021-05-24T10:49:00Z">
              <w:rPr>
                <w:rStyle w:val="Lienhypertexte"/>
                <w:noProof/>
              </w:rPr>
            </w:rPrChange>
          </w:rPr>
          <w:delText>Figure 13: Présentation d'ajout de nouvelle demande</w:delText>
        </w:r>
        <w:r w:rsidDel="00DB2B1C">
          <w:rPr>
            <w:noProof/>
            <w:webHidden/>
          </w:rPr>
          <w:tab/>
          <w:delText>21</w:delText>
        </w:r>
      </w:del>
    </w:p>
    <w:p w:rsidR="005D6840" w:rsidDel="00DB2B1C" w:rsidRDefault="005D6840">
      <w:pPr>
        <w:pStyle w:val="Tabledesillustrations"/>
        <w:tabs>
          <w:tab w:val="right" w:leader="dot" w:pos="9062"/>
        </w:tabs>
        <w:rPr>
          <w:del w:id="298" w:author="Rojo" w:date="2021-05-24T10:49:00Z"/>
          <w:noProof/>
        </w:rPr>
      </w:pPr>
      <w:del w:id="299" w:author="Rojo" w:date="2021-05-24T10:49:00Z">
        <w:r w:rsidRPr="00DB2B1C" w:rsidDel="00DB2B1C">
          <w:rPr>
            <w:noProof/>
            <w:rPrChange w:id="300" w:author="Rojo" w:date="2021-05-24T10:49:00Z">
              <w:rPr>
                <w:rStyle w:val="Lienhypertexte"/>
                <w:noProof/>
              </w:rPr>
            </w:rPrChange>
          </w:rPr>
          <w:delText>Figure 14: Présentation de la suite de la page d'ajout de la nouvelle demande</w:delText>
        </w:r>
        <w:r w:rsidDel="00DB2B1C">
          <w:rPr>
            <w:noProof/>
            <w:webHidden/>
          </w:rPr>
          <w:tab/>
          <w:delText>22</w:delText>
        </w:r>
      </w:del>
    </w:p>
    <w:p w:rsidR="005D6840" w:rsidDel="00DB2B1C" w:rsidRDefault="005D6840">
      <w:pPr>
        <w:pStyle w:val="Tabledesillustrations"/>
        <w:tabs>
          <w:tab w:val="right" w:leader="dot" w:pos="9062"/>
        </w:tabs>
        <w:rPr>
          <w:del w:id="301" w:author="Rojo" w:date="2021-05-24T10:49:00Z"/>
          <w:noProof/>
        </w:rPr>
      </w:pPr>
      <w:del w:id="302" w:author="Rojo" w:date="2021-05-24T10:49:00Z">
        <w:r w:rsidRPr="00DB2B1C" w:rsidDel="00DB2B1C">
          <w:rPr>
            <w:noProof/>
            <w:rPrChange w:id="303" w:author="Rojo" w:date="2021-05-24T10:49:00Z">
              <w:rPr>
                <w:rStyle w:val="Lienhypertexte"/>
                <w:noProof/>
              </w:rPr>
            </w:rPrChange>
          </w:rPr>
          <w:delText>Figure 15: Présentation des options IT</w:delText>
        </w:r>
        <w:r w:rsidDel="00DB2B1C">
          <w:rPr>
            <w:noProof/>
            <w:webHidden/>
          </w:rPr>
          <w:tab/>
          <w:delText>33</w:delText>
        </w:r>
      </w:del>
    </w:p>
    <w:p w:rsidR="005D6840" w:rsidDel="00DB2B1C" w:rsidRDefault="005D6840">
      <w:pPr>
        <w:pStyle w:val="Tabledesillustrations"/>
        <w:tabs>
          <w:tab w:val="right" w:leader="dot" w:pos="9062"/>
        </w:tabs>
        <w:rPr>
          <w:del w:id="304" w:author="Rojo" w:date="2021-05-24T10:49:00Z"/>
          <w:noProof/>
        </w:rPr>
      </w:pPr>
      <w:del w:id="305" w:author="Rojo" w:date="2021-05-24T10:49:00Z">
        <w:r w:rsidRPr="00DB2B1C" w:rsidDel="00DB2B1C">
          <w:rPr>
            <w:noProof/>
            <w:rPrChange w:id="306" w:author="Rojo" w:date="2021-05-24T10:49:00Z">
              <w:rPr>
                <w:rStyle w:val="Lienhypertexte"/>
                <w:noProof/>
              </w:rPr>
            </w:rPrChange>
          </w:rPr>
          <w:delText>Figure 16: Présentation de la page d'historique info</w:delText>
        </w:r>
        <w:r w:rsidDel="00DB2B1C">
          <w:rPr>
            <w:noProof/>
            <w:webHidden/>
          </w:rPr>
          <w:tab/>
          <w:delText>35</w:delText>
        </w:r>
      </w:del>
    </w:p>
    <w:p w:rsidR="006D01D5" w:rsidRDefault="005D6840" w:rsidP="005D6840">
      <w:pPr>
        <w:pStyle w:val="En-ttee"/>
      </w:pPr>
      <w:r>
        <w:fldChar w:fldCharType="end"/>
      </w:r>
      <w:r w:rsidR="006D01D5">
        <w:br w:type="page"/>
      </w:r>
    </w:p>
    <w:p w:rsidR="006D01D5" w:rsidRDefault="006D01D5" w:rsidP="006D01D5">
      <w:pPr>
        <w:pStyle w:val="En-ttee"/>
      </w:pPr>
      <w:r>
        <w:lastRenderedPageBreak/>
        <w:t>Tableau des acronymes</w:t>
      </w:r>
    </w:p>
    <w:p w:rsidR="006D01D5" w:rsidRDefault="006D01D5" w:rsidP="006D01D5">
      <w:pPr>
        <w:pStyle w:val="En-ttee"/>
      </w:pPr>
    </w:p>
    <w:tbl>
      <w:tblPr>
        <w:tblStyle w:val="Grilledutableau"/>
        <w:tblW w:w="0" w:type="auto"/>
        <w:tblLook w:val="04A0" w:firstRow="1" w:lastRow="0" w:firstColumn="1" w:lastColumn="0" w:noHBand="0" w:noVBand="1"/>
      </w:tblPr>
      <w:tblGrid>
        <w:gridCol w:w="1696"/>
        <w:gridCol w:w="7366"/>
      </w:tblGrid>
      <w:tr w:rsidR="006D01D5" w:rsidTr="006D01D5">
        <w:tc>
          <w:tcPr>
            <w:tcW w:w="1696" w:type="dxa"/>
          </w:tcPr>
          <w:p w:rsidR="006D01D5" w:rsidRPr="006D01D5" w:rsidRDefault="006D01D5" w:rsidP="006D01D5">
            <w:pPr>
              <w:rPr>
                <w:b/>
              </w:rPr>
            </w:pPr>
            <w:r w:rsidRPr="006D01D5">
              <w:rPr>
                <w:b/>
              </w:rPr>
              <w:t>Acronymes</w:t>
            </w:r>
          </w:p>
        </w:tc>
        <w:tc>
          <w:tcPr>
            <w:tcW w:w="7366" w:type="dxa"/>
          </w:tcPr>
          <w:p w:rsidR="006D01D5" w:rsidRPr="006D01D5" w:rsidRDefault="006D01D5" w:rsidP="006D01D5">
            <w:pPr>
              <w:rPr>
                <w:b/>
              </w:rPr>
            </w:pPr>
            <w:r w:rsidRPr="006D01D5">
              <w:rPr>
                <w:b/>
              </w:rPr>
              <w:t>Développements</w:t>
            </w:r>
          </w:p>
        </w:tc>
      </w:tr>
      <w:tr w:rsidR="00883D9D" w:rsidTr="006D01D5">
        <w:tc>
          <w:tcPr>
            <w:tcW w:w="1696" w:type="dxa"/>
          </w:tcPr>
          <w:p w:rsidR="00883D9D" w:rsidRDefault="00883D9D" w:rsidP="006D01D5">
            <w:r>
              <w:t>AMOA</w:t>
            </w:r>
          </w:p>
        </w:tc>
        <w:tc>
          <w:tcPr>
            <w:tcW w:w="7366" w:type="dxa"/>
          </w:tcPr>
          <w:p w:rsidR="00883D9D" w:rsidRDefault="005D6840" w:rsidP="006D01D5">
            <w:r>
              <w:t>Assistant à la Maîtrise d’Ouvrage</w:t>
            </w:r>
          </w:p>
        </w:tc>
      </w:tr>
      <w:tr w:rsidR="00883D9D" w:rsidTr="006D01D5">
        <w:tc>
          <w:tcPr>
            <w:tcW w:w="1696" w:type="dxa"/>
          </w:tcPr>
          <w:p w:rsidR="00883D9D" w:rsidRDefault="00883D9D" w:rsidP="006D01D5">
            <w:r>
              <w:t>BPO</w:t>
            </w:r>
          </w:p>
        </w:tc>
        <w:tc>
          <w:tcPr>
            <w:tcW w:w="7366" w:type="dxa"/>
          </w:tcPr>
          <w:p w:rsidR="00883D9D" w:rsidRDefault="005D6840" w:rsidP="006D01D5">
            <w:r>
              <w:t xml:space="preserve">Business </w:t>
            </w:r>
            <w:proofErr w:type="spellStart"/>
            <w:r>
              <w:t>Process</w:t>
            </w:r>
            <w:proofErr w:type="spellEnd"/>
            <w:r>
              <w:t xml:space="preserve"> Outsourcing </w:t>
            </w:r>
          </w:p>
        </w:tc>
      </w:tr>
      <w:tr w:rsidR="00883D9D" w:rsidTr="006D01D5">
        <w:tc>
          <w:tcPr>
            <w:tcW w:w="1696" w:type="dxa"/>
          </w:tcPr>
          <w:p w:rsidR="00883D9D" w:rsidRDefault="00883D9D" w:rsidP="006D01D5">
            <w:r>
              <w:t>DAF</w:t>
            </w:r>
          </w:p>
        </w:tc>
        <w:tc>
          <w:tcPr>
            <w:tcW w:w="7366" w:type="dxa"/>
          </w:tcPr>
          <w:p w:rsidR="00883D9D" w:rsidRDefault="005D6840" w:rsidP="006D01D5">
            <w:r>
              <w:t>Direction Administrative et Financière</w:t>
            </w:r>
          </w:p>
        </w:tc>
      </w:tr>
      <w:tr w:rsidR="00883D9D" w:rsidTr="006D01D5">
        <w:tc>
          <w:tcPr>
            <w:tcW w:w="1696" w:type="dxa"/>
          </w:tcPr>
          <w:p w:rsidR="00883D9D" w:rsidRDefault="00883D9D" w:rsidP="006D01D5">
            <w:r>
              <w:t>FTHM</w:t>
            </w:r>
          </w:p>
        </w:tc>
        <w:tc>
          <w:tcPr>
            <w:tcW w:w="7366" w:type="dxa"/>
          </w:tcPr>
          <w:p w:rsidR="00883D9D" w:rsidRDefault="00883D9D" w:rsidP="006D01D5">
            <w:r>
              <w:t xml:space="preserve">Finance </w:t>
            </w:r>
            <w:proofErr w:type="spellStart"/>
            <w:r>
              <w:t>Technology</w:t>
            </w:r>
            <w:proofErr w:type="spellEnd"/>
            <w:r>
              <w:t xml:space="preserve"> </w:t>
            </w:r>
            <w:proofErr w:type="spellStart"/>
            <w:r>
              <w:t>Human</w:t>
            </w:r>
            <w:proofErr w:type="spellEnd"/>
            <w:r>
              <w:t xml:space="preserve"> </w:t>
            </w:r>
            <w:proofErr w:type="spellStart"/>
            <w:r>
              <w:t>Resources</w:t>
            </w:r>
            <w:proofErr w:type="spellEnd"/>
            <w:r>
              <w:t xml:space="preserve"> and Management</w:t>
            </w:r>
          </w:p>
        </w:tc>
      </w:tr>
      <w:tr w:rsidR="00883D9D" w:rsidTr="006D01D5">
        <w:tc>
          <w:tcPr>
            <w:tcW w:w="1696" w:type="dxa"/>
          </w:tcPr>
          <w:p w:rsidR="00883D9D" w:rsidRDefault="00883D9D" w:rsidP="006D01D5">
            <w:r>
              <w:t>IT</w:t>
            </w:r>
          </w:p>
        </w:tc>
        <w:tc>
          <w:tcPr>
            <w:tcW w:w="7366" w:type="dxa"/>
          </w:tcPr>
          <w:p w:rsidR="00883D9D" w:rsidRDefault="00883D9D" w:rsidP="006D01D5">
            <w:r>
              <w:t xml:space="preserve">Information </w:t>
            </w:r>
            <w:proofErr w:type="spellStart"/>
            <w:r>
              <w:t>Technology</w:t>
            </w:r>
            <w:proofErr w:type="spellEnd"/>
          </w:p>
        </w:tc>
      </w:tr>
      <w:tr w:rsidR="001E0583" w:rsidTr="006D01D5">
        <w:tc>
          <w:tcPr>
            <w:tcW w:w="1696" w:type="dxa"/>
          </w:tcPr>
          <w:p w:rsidR="001E0583" w:rsidRDefault="001E0583" w:rsidP="006D01D5">
            <w:r>
              <w:t>LDAP</w:t>
            </w:r>
          </w:p>
        </w:tc>
        <w:tc>
          <w:tcPr>
            <w:tcW w:w="7366" w:type="dxa"/>
          </w:tcPr>
          <w:p w:rsidR="001E0583" w:rsidRDefault="001E0583" w:rsidP="006D01D5">
            <w:proofErr w:type="spellStart"/>
            <w:r>
              <w:t>Lightweight</w:t>
            </w:r>
            <w:proofErr w:type="spellEnd"/>
            <w:r>
              <w:t xml:space="preserve"> Directory Access Protocol</w:t>
            </w:r>
          </w:p>
        </w:tc>
      </w:tr>
      <w:tr w:rsidR="00883D9D" w:rsidTr="006D01D5">
        <w:tc>
          <w:tcPr>
            <w:tcW w:w="1696" w:type="dxa"/>
          </w:tcPr>
          <w:p w:rsidR="00883D9D" w:rsidRDefault="00883D9D" w:rsidP="006D01D5">
            <w:r>
              <w:t>OCS</w:t>
            </w:r>
          </w:p>
        </w:tc>
        <w:tc>
          <w:tcPr>
            <w:tcW w:w="7366" w:type="dxa"/>
          </w:tcPr>
          <w:p w:rsidR="00883D9D" w:rsidRDefault="00883D9D" w:rsidP="006D01D5">
            <w:r>
              <w:t>Open Computer and Software</w:t>
            </w:r>
          </w:p>
        </w:tc>
      </w:tr>
      <w:tr w:rsidR="00883D9D" w:rsidTr="006D01D5">
        <w:tc>
          <w:tcPr>
            <w:tcW w:w="1696" w:type="dxa"/>
          </w:tcPr>
          <w:p w:rsidR="00883D9D" w:rsidRDefault="00883D9D" w:rsidP="006D01D5">
            <w:r>
              <w:t>RHC</w:t>
            </w:r>
          </w:p>
        </w:tc>
        <w:tc>
          <w:tcPr>
            <w:tcW w:w="7366" w:type="dxa"/>
          </w:tcPr>
          <w:p w:rsidR="00883D9D" w:rsidRDefault="001E0583" w:rsidP="006D01D5">
            <w:r>
              <w:t>Ressources Humaines Conseils</w:t>
            </w:r>
          </w:p>
        </w:tc>
      </w:tr>
      <w:tr w:rsidR="00883D9D" w:rsidTr="006D01D5">
        <w:tc>
          <w:tcPr>
            <w:tcW w:w="1696" w:type="dxa"/>
          </w:tcPr>
          <w:p w:rsidR="00883D9D" w:rsidRDefault="00883D9D" w:rsidP="006D01D5">
            <w:r>
              <w:t>RHI</w:t>
            </w:r>
          </w:p>
        </w:tc>
        <w:tc>
          <w:tcPr>
            <w:tcW w:w="7366" w:type="dxa"/>
          </w:tcPr>
          <w:p w:rsidR="00883D9D" w:rsidRDefault="00883D9D" w:rsidP="006D01D5">
            <w:r>
              <w:t>Ressources Humaines Interne</w:t>
            </w:r>
          </w:p>
        </w:tc>
      </w:tr>
      <w:tr w:rsidR="00883D9D" w:rsidTr="006D01D5">
        <w:tc>
          <w:tcPr>
            <w:tcW w:w="1696" w:type="dxa"/>
          </w:tcPr>
          <w:p w:rsidR="00883D9D" w:rsidRDefault="00883D9D" w:rsidP="006D01D5">
            <w:r>
              <w:t>VPN</w:t>
            </w:r>
          </w:p>
        </w:tc>
        <w:tc>
          <w:tcPr>
            <w:tcW w:w="7366" w:type="dxa"/>
          </w:tcPr>
          <w:p w:rsidR="00883D9D" w:rsidRDefault="00883D9D" w:rsidP="006D01D5">
            <w:r>
              <w:t xml:space="preserve">Virtual </w:t>
            </w:r>
            <w:proofErr w:type="spellStart"/>
            <w:r>
              <w:t>Private</w:t>
            </w:r>
            <w:proofErr w:type="spellEnd"/>
            <w:r>
              <w:t xml:space="preserve"> Network</w:t>
            </w:r>
          </w:p>
        </w:tc>
      </w:tr>
      <w:tr w:rsidR="00520C6D" w:rsidTr="006D01D5">
        <w:tc>
          <w:tcPr>
            <w:tcW w:w="1696" w:type="dxa"/>
          </w:tcPr>
          <w:p w:rsidR="00520C6D" w:rsidRDefault="00520C6D" w:rsidP="006D01D5">
            <w:r>
              <w:t>XML</w:t>
            </w:r>
          </w:p>
        </w:tc>
        <w:tc>
          <w:tcPr>
            <w:tcW w:w="7366" w:type="dxa"/>
          </w:tcPr>
          <w:p w:rsidR="00520C6D" w:rsidRDefault="00520C6D" w:rsidP="006D01D5">
            <w:r>
              <w:t xml:space="preserve">Extensible Markup </w:t>
            </w:r>
            <w:proofErr w:type="spellStart"/>
            <w:r>
              <w:t>Language</w:t>
            </w:r>
            <w:proofErr w:type="spellEnd"/>
          </w:p>
        </w:tc>
      </w:tr>
    </w:tbl>
    <w:p w:rsidR="00822AA3" w:rsidRPr="00DC3852" w:rsidRDefault="00822AA3" w:rsidP="00DC3852">
      <w:pPr>
        <w:pStyle w:val="En-ttee"/>
      </w:pPr>
      <w:r>
        <w:br w:type="page"/>
      </w:r>
      <w:r>
        <w:lastRenderedPageBreak/>
        <w:t>Historique des modifications</w:t>
      </w:r>
    </w:p>
    <w:p w:rsidR="00822AA3" w:rsidRDefault="00822AA3" w:rsidP="00822AA3">
      <w:pPr>
        <w:pStyle w:val="En-ttee"/>
      </w:pPr>
    </w:p>
    <w:tbl>
      <w:tblPr>
        <w:tblStyle w:val="Grilledutableau"/>
        <w:tblW w:w="0" w:type="auto"/>
        <w:tblLook w:val="04A0" w:firstRow="1" w:lastRow="0" w:firstColumn="1" w:lastColumn="0" w:noHBand="0" w:noVBand="1"/>
      </w:tblPr>
      <w:tblGrid>
        <w:gridCol w:w="3020"/>
        <w:gridCol w:w="3021"/>
        <w:gridCol w:w="3021"/>
      </w:tblGrid>
      <w:tr w:rsidR="00822AA3" w:rsidTr="00B06FE4">
        <w:tc>
          <w:tcPr>
            <w:tcW w:w="3020" w:type="dxa"/>
            <w:shd w:val="clear" w:color="auto" w:fill="0070C0"/>
          </w:tcPr>
          <w:p w:rsidR="00822AA3" w:rsidRPr="00B06FE4" w:rsidRDefault="00822AA3" w:rsidP="00B06FE4">
            <w:pPr>
              <w:jc w:val="center"/>
              <w:rPr>
                <w:b/>
                <w:color w:val="FFFFFF" w:themeColor="background1"/>
              </w:rPr>
            </w:pPr>
            <w:r w:rsidRPr="00B06FE4">
              <w:rPr>
                <w:b/>
                <w:color w:val="FFFFFF" w:themeColor="background1"/>
              </w:rPr>
              <w:t>Ver</w:t>
            </w:r>
            <w:r w:rsidR="00B06FE4" w:rsidRPr="00B06FE4">
              <w:rPr>
                <w:b/>
                <w:color w:val="FFFFFF" w:themeColor="background1"/>
              </w:rPr>
              <w:t>sion</w:t>
            </w:r>
          </w:p>
        </w:tc>
        <w:tc>
          <w:tcPr>
            <w:tcW w:w="3021" w:type="dxa"/>
            <w:shd w:val="clear" w:color="auto" w:fill="0070C0"/>
          </w:tcPr>
          <w:p w:rsidR="00822AA3" w:rsidRPr="00B06FE4" w:rsidRDefault="00B06FE4" w:rsidP="00B06FE4">
            <w:pPr>
              <w:jc w:val="center"/>
              <w:rPr>
                <w:b/>
                <w:color w:val="FFFFFF" w:themeColor="background1"/>
              </w:rPr>
            </w:pPr>
            <w:r w:rsidRPr="00B06FE4">
              <w:rPr>
                <w:b/>
                <w:color w:val="FFFFFF" w:themeColor="background1"/>
              </w:rPr>
              <w:t>Date</w:t>
            </w:r>
          </w:p>
        </w:tc>
        <w:tc>
          <w:tcPr>
            <w:tcW w:w="3021" w:type="dxa"/>
            <w:shd w:val="clear" w:color="auto" w:fill="0070C0"/>
          </w:tcPr>
          <w:p w:rsidR="00822AA3" w:rsidRPr="00B06FE4" w:rsidRDefault="00B06FE4" w:rsidP="00B06FE4">
            <w:pPr>
              <w:jc w:val="center"/>
              <w:rPr>
                <w:b/>
                <w:color w:val="FFFFFF" w:themeColor="background1"/>
              </w:rPr>
            </w:pPr>
            <w:r w:rsidRPr="00B06FE4">
              <w:rPr>
                <w:b/>
                <w:color w:val="FFFFFF" w:themeColor="background1"/>
              </w:rPr>
              <w:t>Nature de la modification</w:t>
            </w:r>
          </w:p>
        </w:tc>
      </w:tr>
      <w:tr w:rsidR="00822AA3" w:rsidTr="00822AA3">
        <w:tc>
          <w:tcPr>
            <w:tcW w:w="3020" w:type="dxa"/>
          </w:tcPr>
          <w:p w:rsidR="00822AA3" w:rsidRDefault="00B06FE4" w:rsidP="00B06FE4">
            <w:r>
              <w:t>V1.0</w:t>
            </w:r>
          </w:p>
        </w:tc>
        <w:tc>
          <w:tcPr>
            <w:tcW w:w="3021" w:type="dxa"/>
          </w:tcPr>
          <w:p w:rsidR="00822AA3" w:rsidRDefault="00B06FE4" w:rsidP="00B06FE4">
            <w:r>
              <w:t>06/05/2021</w:t>
            </w:r>
          </w:p>
        </w:tc>
        <w:tc>
          <w:tcPr>
            <w:tcW w:w="3021" w:type="dxa"/>
          </w:tcPr>
          <w:p w:rsidR="00822AA3" w:rsidRDefault="00B06FE4" w:rsidP="00B06FE4">
            <w:r>
              <w:t>Création du document</w:t>
            </w:r>
          </w:p>
        </w:tc>
      </w:tr>
    </w:tbl>
    <w:p w:rsidR="00566446" w:rsidRDefault="00566446" w:rsidP="00822AA3">
      <w:pPr>
        <w:pStyle w:val="En-ttee"/>
      </w:pPr>
    </w:p>
    <w:p w:rsidR="00566446" w:rsidRDefault="00566446">
      <w:pPr>
        <w:rPr>
          <w:b/>
          <w:color w:val="002060"/>
          <w:sz w:val="24"/>
        </w:rPr>
      </w:pPr>
      <w:r>
        <w:br w:type="page"/>
      </w:r>
    </w:p>
    <w:p w:rsidR="00822AA3" w:rsidRDefault="00566446" w:rsidP="00566446">
      <w:pPr>
        <w:pStyle w:val="Titre1"/>
        <w:numPr>
          <w:ilvl w:val="0"/>
          <w:numId w:val="4"/>
        </w:numPr>
      </w:pPr>
      <w:bookmarkStart w:id="307" w:name="_Toc72745790"/>
      <w:r w:rsidRPr="00566446">
        <w:lastRenderedPageBreak/>
        <w:t>Informations générales</w:t>
      </w:r>
      <w:bookmarkEnd w:id="307"/>
    </w:p>
    <w:p w:rsidR="00566446" w:rsidRPr="00566446" w:rsidRDefault="00566446" w:rsidP="00566446"/>
    <w:p w:rsidR="00140464" w:rsidRPr="00140464" w:rsidRDefault="00566446" w:rsidP="00103DE7">
      <w:pPr>
        <w:pStyle w:val="Titre2"/>
        <w:numPr>
          <w:ilvl w:val="0"/>
          <w:numId w:val="3"/>
        </w:numPr>
      </w:pPr>
      <w:bookmarkStart w:id="308" w:name="_Toc72745791"/>
      <w:r>
        <w:t>Contexte</w:t>
      </w:r>
      <w:bookmarkEnd w:id="308"/>
    </w:p>
    <w:p w:rsidR="00476F04" w:rsidRDefault="00140464" w:rsidP="0020489D">
      <w:pPr>
        <w:ind w:firstLine="360"/>
        <w:jc w:val="both"/>
      </w:pPr>
      <w:r>
        <w:t>Dans un milieu professionnel, il est nécessaire pour l’ensemble du personnel de se connaître d’abord avant d’entretenir une relation entre collègues. Mais avec un grand nombre d’employés, cela pourrait être compliqué.</w:t>
      </w:r>
    </w:p>
    <w:p w:rsidR="00566446" w:rsidRDefault="00140464" w:rsidP="004B6D62">
      <w:pPr>
        <w:ind w:firstLine="360"/>
        <w:jc w:val="both"/>
      </w:pPr>
      <w:r>
        <w:t>Face à cela</w:t>
      </w:r>
      <w:r w:rsidR="005913BC">
        <w:t xml:space="preserve">, un outil Trombinoscope a été créé pour visualiser les photos de chaque employé et sa fonction. Mais il est obsolète et a besoin de mise à jour. Il serait plus </w:t>
      </w:r>
      <w:r w:rsidR="00403C2D">
        <w:t>modulaire si on pouvait apporter des modifications manuellement.</w:t>
      </w:r>
      <w:r w:rsidR="0020489D">
        <w:t xml:space="preserve"> Donc, </w:t>
      </w:r>
      <w:r w:rsidR="003909ED">
        <w:t>l’outil serait moderne si dans Trombinoscope on pouvait faire un suivi de chaque personnel depuis son arrivée chez FTHM jusqu’à son départ.</w:t>
      </w:r>
    </w:p>
    <w:p w:rsidR="004B6D62" w:rsidRPr="00566446" w:rsidRDefault="004B6D62" w:rsidP="004B6D62">
      <w:pPr>
        <w:ind w:firstLine="360"/>
        <w:jc w:val="both"/>
      </w:pPr>
    </w:p>
    <w:p w:rsidR="00566446" w:rsidRDefault="00566446" w:rsidP="00103DE7">
      <w:pPr>
        <w:pStyle w:val="Titre2"/>
        <w:numPr>
          <w:ilvl w:val="0"/>
          <w:numId w:val="3"/>
        </w:numPr>
      </w:pPr>
      <w:bookmarkStart w:id="309" w:name="_Toc72745792"/>
      <w:r>
        <w:t>Objectif</w:t>
      </w:r>
      <w:bookmarkEnd w:id="309"/>
    </w:p>
    <w:p w:rsidR="00566446" w:rsidRDefault="0022195C" w:rsidP="0022195C">
      <w:pPr>
        <w:ind w:firstLine="360"/>
        <w:jc w:val="both"/>
      </w:pPr>
      <w:r>
        <w:t>L’objectif du mis à jour de Trombinoscope est de disposer d’un outil qui permet non seulement de visualiser tout le personnel mais aussi de gérer ce personnel de façon simplifié, unifié, ainsi que d’avoir tout ce qui le concerne de façon centralisé. D</w:t>
      </w:r>
      <w:r w:rsidR="009352AB">
        <w:t>’une autre manière</w:t>
      </w:r>
      <w:r>
        <w:t xml:space="preserve">, on peut voir dans Trombinoscope </w:t>
      </w:r>
      <w:r w:rsidR="009352AB">
        <w:t>la chronologie du passage d’un employé chez FTHM.</w:t>
      </w:r>
    </w:p>
    <w:p w:rsidR="009C39C9" w:rsidRDefault="009C39C9" w:rsidP="0022195C">
      <w:pPr>
        <w:ind w:firstLine="360"/>
        <w:jc w:val="both"/>
      </w:pPr>
      <w:r>
        <w:t xml:space="preserve">En règle générale, </w:t>
      </w:r>
      <w:r w:rsidR="00C43D58">
        <w:t xml:space="preserve">cet outil doit </w:t>
      </w:r>
      <w:r w:rsidR="005275E1">
        <w:t>être manipulable par un simple utilisateur FTHM.</w:t>
      </w:r>
      <w:r w:rsidR="00FD06E1">
        <w:t xml:space="preserve"> Cependant, seuls le département RHI et les managers auront droit à ajouter un personnel, modifier son profil, le supprimer, gérer sa demande d’habilitation. Le département </w:t>
      </w:r>
      <w:r w:rsidR="002B75FD">
        <w:t>informatique se chargera du suivi des matériels et outils attribués ainsi que la sauvegarde de ses mails. Tout autre utilisateur sera en mode consultation.</w:t>
      </w:r>
    </w:p>
    <w:p w:rsidR="0031205B" w:rsidRPr="00566446" w:rsidRDefault="0031205B" w:rsidP="0022195C">
      <w:pPr>
        <w:ind w:firstLine="360"/>
        <w:jc w:val="both"/>
      </w:pPr>
    </w:p>
    <w:p w:rsidR="00566446" w:rsidRDefault="00566446" w:rsidP="00103DE7">
      <w:pPr>
        <w:pStyle w:val="Titre2"/>
        <w:numPr>
          <w:ilvl w:val="0"/>
          <w:numId w:val="3"/>
        </w:numPr>
      </w:pPr>
      <w:bookmarkStart w:id="310" w:name="_Toc72745793"/>
      <w:r>
        <w:t>Objet du présent document</w:t>
      </w:r>
      <w:bookmarkEnd w:id="310"/>
    </w:p>
    <w:p w:rsidR="00566446" w:rsidRDefault="000432D2" w:rsidP="007C7BF9">
      <w:pPr>
        <w:ind w:firstLine="360"/>
        <w:jc w:val="both"/>
      </w:pPr>
      <w:r>
        <w:t>A présent, ce document est rédigé pour décrire techniquement et fonctionnellement les caractéristiques de Trombinoscope, pour avoir une plateforme</w:t>
      </w:r>
      <w:r w:rsidR="00D45EA0">
        <w:t xml:space="preserve"> de gestion du personnel de manière détaillée à savoir son illustration, son parcours, sa demande d’habilitation par la RHI et le manager, le suivi de ses outils par le département informatique.</w:t>
      </w:r>
    </w:p>
    <w:p w:rsidR="007C7BF9" w:rsidRDefault="007C7BF9" w:rsidP="007C7BF9">
      <w:pPr>
        <w:ind w:firstLine="360"/>
        <w:jc w:val="both"/>
      </w:pPr>
    </w:p>
    <w:p w:rsidR="00566446" w:rsidRDefault="00566446" w:rsidP="00566446">
      <w:pPr>
        <w:pStyle w:val="Titre1"/>
        <w:numPr>
          <w:ilvl w:val="0"/>
          <w:numId w:val="4"/>
        </w:numPr>
      </w:pPr>
      <w:bookmarkStart w:id="311" w:name="_Toc72745794"/>
      <w:r>
        <w:t>Environnement de production</w:t>
      </w:r>
      <w:bookmarkEnd w:id="311"/>
      <w:r>
        <w:t xml:space="preserve"> </w:t>
      </w:r>
    </w:p>
    <w:p w:rsidR="004252F6" w:rsidRPr="004252F6" w:rsidRDefault="007C7BF9" w:rsidP="003B622B">
      <w:pPr>
        <w:pStyle w:val="Titre3"/>
        <w:numPr>
          <w:ilvl w:val="0"/>
          <w:numId w:val="23"/>
        </w:numPr>
      </w:pPr>
      <w:bookmarkStart w:id="312" w:name="_Toc72745795"/>
      <w:r>
        <w:t>Description de l’outil en place</w:t>
      </w:r>
      <w:bookmarkEnd w:id="312"/>
    </w:p>
    <w:p w:rsidR="007C7BF9" w:rsidRDefault="007C7BF9" w:rsidP="007C7BF9">
      <w:r>
        <w:t>Actuellement, Trombinoscope est un outil</w:t>
      </w:r>
      <w:r w:rsidR="004252F6">
        <w:t xml:space="preserve"> pour visualiser l’ensemble du personnel par département.</w:t>
      </w:r>
    </w:p>
    <w:tbl>
      <w:tblPr>
        <w:tblStyle w:val="Grilledutableau"/>
        <w:tblW w:w="0" w:type="auto"/>
        <w:tblLook w:val="04A0" w:firstRow="1" w:lastRow="0" w:firstColumn="1" w:lastColumn="0" w:noHBand="0" w:noVBand="1"/>
      </w:tblPr>
      <w:tblGrid>
        <w:gridCol w:w="4531"/>
        <w:gridCol w:w="4531"/>
      </w:tblGrid>
      <w:tr w:rsidR="004252F6" w:rsidTr="004252F6">
        <w:tc>
          <w:tcPr>
            <w:tcW w:w="4531" w:type="dxa"/>
          </w:tcPr>
          <w:p w:rsidR="004252F6" w:rsidRDefault="004252F6" w:rsidP="00D073F5">
            <w:pPr>
              <w:jc w:val="center"/>
            </w:pPr>
            <w:r>
              <w:t>Avantages</w:t>
            </w:r>
          </w:p>
        </w:tc>
        <w:tc>
          <w:tcPr>
            <w:tcW w:w="4531" w:type="dxa"/>
          </w:tcPr>
          <w:p w:rsidR="004252F6" w:rsidRDefault="004252F6" w:rsidP="00D073F5">
            <w:pPr>
              <w:jc w:val="center"/>
            </w:pPr>
            <w:r>
              <w:t>Inconvénients</w:t>
            </w:r>
          </w:p>
        </w:tc>
      </w:tr>
      <w:tr w:rsidR="004252F6" w:rsidTr="004252F6">
        <w:tc>
          <w:tcPr>
            <w:tcW w:w="4531" w:type="dxa"/>
          </w:tcPr>
          <w:p w:rsidR="004252F6" w:rsidRDefault="001E0583" w:rsidP="001E0583">
            <w:pPr>
              <w:pStyle w:val="Paragraphedeliste"/>
              <w:numPr>
                <w:ilvl w:val="0"/>
                <w:numId w:val="24"/>
              </w:numPr>
            </w:pPr>
            <w:r>
              <w:t>On n’a pas besoin de créer des utilisateurs pour donner un accès à Trombinoscope mais on peut tout de suite tirer un login depuis LDAP</w:t>
            </w:r>
            <w:r w:rsidR="002702A0">
              <w:t> ;</w:t>
            </w:r>
          </w:p>
          <w:p w:rsidR="00C41AED" w:rsidRDefault="00C41AED" w:rsidP="001E0583">
            <w:pPr>
              <w:pStyle w:val="Paragraphedeliste"/>
              <w:numPr>
                <w:ilvl w:val="0"/>
                <w:numId w:val="24"/>
              </w:numPr>
            </w:pPr>
            <w:r>
              <w:t>Depuis que la plupart des employés sont en télétravail, Trombinoscope aide à connaître l’ensemble du personnel et à identifier le département dans lequel il se trouve.</w:t>
            </w:r>
          </w:p>
        </w:tc>
        <w:tc>
          <w:tcPr>
            <w:tcW w:w="4531" w:type="dxa"/>
          </w:tcPr>
          <w:p w:rsidR="002702A0" w:rsidRDefault="002702A0" w:rsidP="004252F6">
            <w:pPr>
              <w:pStyle w:val="Paragraphedeliste"/>
              <w:numPr>
                <w:ilvl w:val="0"/>
                <w:numId w:val="24"/>
              </w:numPr>
            </w:pPr>
            <w:r>
              <w:t>Trombinoscope n’a pas de base de données, mais traité avec des fichiers XML ;</w:t>
            </w:r>
          </w:p>
          <w:p w:rsidR="004252F6" w:rsidRDefault="004252F6" w:rsidP="004252F6">
            <w:pPr>
              <w:pStyle w:val="Paragraphedeliste"/>
              <w:numPr>
                <w:ilvl w:val="0"/>
                <w:numId w:val="24"/>
              </w:numPr>
            </w:pPr>
            <w:r>
              <w:t>Seul le développeur peut insérer un nouveau personnel dans trombinoscope</w:t>
            </w:r>
            <w:r w:rsidR="00CD1215">
              <w:t> ;</w:t>
            </w:r>
          </w:p>
          <w:p w:rsidR="00CD1215" w:rsidRDefault="00CD1215" w:rsidP="00CD1215">
            <w:pPr>
              <w:pStyle w:val="Paragraphedeliste"/>
              <w:numPr>
                <w:ilvl w:val="0"/>
                <w:numId w:val="24"/>
              </w:numPr>
            </w:pPr>
            <w:r>
              <w:t xml:space="preserve">Les tâches d’insertion, de modification et de suppression d’un personnel sont </w:t>
            </w:r>
            <w:r>
              <w:lastRenderedPageBreak/>
              <w:t>compliqués dû à l’absence de base de données ;</w:t>
            </w:r>
          </w:p>
          <w:p w:rsidR="00CD1215" w:rsidRDefault="00CD1215" w:rsidP="00CD1215">
            <w:pPr>
              <w:pStyle w:val="Paragraphedeliste"/>
              <w:numPr>
                <w:ilvl w:val="0"/>
                <w:numId w:val="24"/>
              </w:numPr>
            </w:pPr>
            <w:r>
              <w:t>Trombinoscope ne possède pas d’interface administrateur qui peut contrôler la gestion de ces employés.</w:t>
            </w:r>
          </w:p>
        </w:tc>
      </w:tr>
    </w:tbl>
    <w:p w:rsidR="004252F6" w:rsidRDefault="004252F6" w:rsidP="004252F6"/>
    <w:p w:rsidR="004252F6" w:rsidRPr="004252F6" w:rsidRDefault="004252F6" w:rsidP="003B622B">
      <w:pPr>
        <w:pStyle w:val="Titre3"/>
        <w:numPr>
          <w:ilvl w:val="0"/>
          <w:numId w:val="23"/>
        </w:numPr>
      </w:pPr>
      <w:bookmarkStart w:id="313" w:name="_Toc72745796"/>
      <w:r>
        <w:t>Proposition d’amélioration</w:t>
      </w:r>
      <w:bookmarkEnd w:id="313"/>
    </w:p>
    <w:p w:rsidR="00E40DFC" w:rsidRDefault="005B6098" w:rsidP="005B6098">
      <w:pPr>
        <w:ind w:firstLine="360"/>
      </w:pPr>
      <w:r>
        <w:t>Trombinoscope est actuellement obsolète donc il a été proposé d’opter pour une meilleure version manipulable.</w:t>
      </w:r>
    </w:p>
    <w:tbl>
      <w:tblPr>
        <w:tblStyle w:val="Grilledutableau"/>
        <w:tblW w:w="0" w:type="auto"/>
        <w:tblLook w:val="04A0" w:firstRow="1" w:lastRow="0" w:firstColumn="1" w:lastColumn="0" w:noHBand="0" w:noVBand="1"/>
      </w:tblPr>
      <w:tblGrid>
        <w:gridCol w:w="4531"/>
        <w:gridCol w:w="4531"/>
      </w:tblGrid>
      <w:tr w:rsidR="005B6098" w:rsidTr="005B6098">
        <w:tc>
          <w:tcPr>
            <w:tcW w:w="4531" w:type="dxa"/>
          </w:tcPr>
          <w:p w:rsidR="005B6098" w:rsidRDefault="005B6098" w:rsidP="005B6098">
            <w:pPr>
              <w:jc w:val="center"/>
            </w:pPr>
            <w:r>
              <w:t>Avantages</w:t>
            </w:r>
          </w:p>
        </w:tc>
        <w:tc>
          <w:tcPr>
            <w:tcW w:w="4531" w:type="dxa"/>
          </w:tcPr>
          <w:p w:rsidR="005B6098" w:rsidRDefault="005B6098" w:rsidP="005B6098">
            <w:pPr>
              <w:jc w:val="center"/>
            </w:pPr>
            <w:r>
              <w:t>Inconvénients</w:t>
            </w:r>
          </w:p>
        </w:tc>
      </w:tr>
      <w:tr w:rsidR="005B6098" w:rsidTr="005B6098">
        <w:tc>
          <w:tcPr>
            <w:tcW w:w="4531" w:type="dxa"/>
          </w:tcPr>
          <w:p w:rsidR="005B6098" w:rsidRDefault="005B6098" w:rsidP="005B6098">
            <w:pPr>
              <w:pStyle w:val="Paragraphedeliste"/>
              <w:numPr>
                <w:ilvl w:val="0"/>
                <w:numId w:val="24"/>
              </w:numPr>
            </w:pPr>
            <w:r>
              <w:t>On disposera d’une base de données ;</w:t>
            </w:r>
          </w:p>
          <w:p w:rsidR="005B6098" w:rsidRDefault="005B6098" w:rsidP="005B6098">
            <w:pPr>
              <w:pStyle w:val="Paragraphedeliste"/>
              <w:numPr>
                <w:ilvl w:val="0"/>
                <w:numId w:val="24"/>
              </w:numPr>
            </w:pPr>
            <w:r>
              <w:t>Il y aura une interface propre à un utilisateur pour la gestion du personnel ;</w:t>
            </w:r>
          </w:p>
          <w:p w:rsidR="005B6098" w:rsidRDefault="005B6098" w:rsidP="005B6098">
            <w:pPr>
              <w:pStyle w:val="Paragraphedeliste"/>
              <w:numPr>
                <w:ilvl w:val="0"/>
                <w:numId w:val="24"/>
              </w:numPr>
            </w:pPr>
            <w:r>
              <w:t>On aura trois types d’utilisateur pour ne pas confondre les rôles de chacun ;</w:t>
            </w:r>
          </w:p>
        </w:tc>
        <w:tc>
          <w:tcPr>
            <w:tcW w:w="4531" w:type="dxa"/>
          </w:tcPr>
          <w:p w:rsidR="005B6098" w:rsidRDefault="004B5294" w:rsidP="004B5294">
            <w:pPr>
              <w:pStyle w:val="Paragraphedeliste"/>
            </w:pPr>
            <w:r>
              <w:t>Toutes les fonctions de Trombinoscope seront nouvellement à développer.</w:t>
            </w:r>
          </w:p>
        </w:tc>
      </w:tr>
    </w:tbl>
    <w:p w:rsidR="005B6098" w:rsidRDefault="005B6098" w:rsidP="005B6098">
      <w:pPr>
        <w:ind w:firstLine="360"/>
      </w:pPr>
    </w:p>
    <w:p w:rsidR="002350E6" w:rsidRDefault="00566446" w:rsidP="002350E6">
      <w:pPr>
        <w:pStyle w:val="Titre1"/>
        <w:numPr>
          <w:ilvl w:val="0"/>
          <w:numId w:val="4"/>
        </w:numPr>
      </w:pPr>
      <w:bookmarkStart w:id="314" w:name="_Toc72745797"/>
      <w:r>
        <w:t>Description détaillée des besoins</w:t>
      </w:r>
      <w:bookmarkEnd w:id="314"/>
    </w:p>
    <w:p w:rsidR="00E40DFC" w:rsidRPr="00E40DFC" w:rsidRDefault="00E40DFC" w:rsidP="006D01D5">
      <w:pPr>
        <w:jc w:val="both"/>
      </w:pPr>
    </w:p>
    <w:p w:rsidR="00E40DFC" w:rsidRDefault="00E40DFC" w:rsidP="006D01D5">
      <w:pPr>
        <w:jc w:val="both"/>
      </w:pPr>
      <w:r>
        <w:t xml:space="preserve">Généralement, </w:t>
      </w:r>
      <w:r w:rsidR="0081073A">
        <w:t>l’outil Trombinoscope doit être accessible par quatre types d’utilisateurs :</w:t>
      </w:r>
    </w:p>
    <w:p w:rsidR="0081073A" w:rsidRDefault="0081073A" w:rsidP="006D01D5">
      <w:pPr>
        <w:pStyle w:val="Paragraphedeliste"/>
        <w:numPr>
          <w:ilvl w:val="0"/>
          <w:numId w:val="5"/>
        </w:numPr>
        <w:jc w:val="both"/>
      </w:pPr>
      <w:r>
        <w:t>Le simple-user</w:t>
      </w:r>
    </w:p>
    <w:p w:rsidR="0081073A" w:rsidRDefault="0081073A" w:rsidP="006D01D5">
      <w:pPr>
        <w:pStyle w:val="Paragraphedeliste"/>
        <w:numPr>
          <w:ilvl w:val="0"/>
          <w:numId w:val="5"/>
        </w:numPr>
        <w:jc w:val="both"/>
      </w:pPr>
      <w:r>
        <w:t>L’administrateur RHI</w:t>
      </w:r>
    </w:p>
    <w:p w:rsidR="0081073A" w:rsidRDefault="0081073A" w:rsidP="006D01D5">
      <w:pPr>
        <w:pStyle w:val="Paragraphedeliste"/>
        <w:numPr>
          <w:ilvl w:val="0"/>
          <w:numId w:val="5"/>
        </w:numPr>
        <w:jc w:val="both"/>
      </w:pPr>
      <w:r>
        <w:t>Le manager</w:t>
      </w:r>
    </w:p>
    <w:p w:rsidR="0081073A" w:rsidRDefault="0081073A" w:rsidP="006D01D5">
      <w:pPr>
        <w:pStyle w:val="Paragraphedeliste"/>
        <w:numPr>
          <w:ilvl w:val="0"/>
          <w:numId w:val="5"/>
        </w:numPr>
        <w:jc w:val="both"/>
      </w:pPr>
      <w:r>
        <w:t>L’administrateur IT</w:t>
      </w:r>
    </w:p>
    <w:p w:rsidR="0081073A" w:rsidRDefault="0081073A" w:rsidP="0081073A"/>
    <w:p w:rsidR="0081073A" w:rsidRDefault="0081073A" w:rsidP="005D6840">
      <w:pPr>
        <w:pStyle w:val="Titre1"/>
        <w:numPr>
          <w:ilvl w:val="0"/>
          <w:numId w:val="26"/>
        </w:numPr>
      </w:pPr>
      <w:bookmarkStart w:id="315" w:name="_Toc72745798"/>
      <w:r>
        <w:t>Simple-user</w:t>
      </w:r>
      <w:bookmarkEnd w:id="315"/>
    </w:p>
    <w:p w:rsidR="0081073A" w:rsidRDefault="0081073A" w:rsidP="001F5B03">
      <w:pPr>
        <w:ind w:firstLine="708"/>
        <w:jc w:val="both"/>
      </w:pPr>
      <w:r>
        <w:t xml:space="preserve">Ce type d’utilisateur englobe </w:t>
      </w:r>
      <w:r w:rsidR="00A47A4D">
        <w:t xml:space="preserve">tous les consultants qui consultent Trombinoscope à titre informatif. Ce qui veut dire qu’ils suivent Trombinoscope à sa juste définition qui est un annuaire professionnel </w:t>
      </w:r>
      <w:r w:rsidR="00D6582E">
        <w:t xml:space="preserve">composé d’une liste des photographies des membres de FTHM et </w:t>
      </w:r>
      <w:r w:rsidR="00A47A4D">
        <w:t>n’</w:t>
      </w:r>
      <w:r w:rsidR="00D6582E">
        <w:t xml:space="preserve">y </w:t>
      </w:r>
      <w:r w:rsidR="00A47A4D">
        <w:t>apportent aucune modification</w:t>
      </w:r>
      <w:r w:rsidR="00D6582E">
        <w:t>.</w:t>
      </w:r>
    </w:p>
    <w:p w:rsidR="005C12FB" w:rsidRDefault="005C12FB" w:rsidP="001F5B03">
      <w:pPr>
        <w:ind w:firstLine="708"/>
        <w:jc w:val="both"/>
      </w:pPr>
      <w:r>
        <w:t>Chaque simple-user doit pouvoir :</w:t>
      </w:r>
    </w:p>
    <w:p w:rsidR="005C12FB" w:rsidRDefault="005C12FB" w:rsidP="005C12FB">
      <w:pPr>
        <w:pStyle w:val="Paragraphedeliste"/>
        <w:numPr>
          <w:ilvl w:val="0"/>
          <w:numId w:val="5"/>
        </w:numPr>
        <w:jc w:val="both"/>
      </w:pPr>
      <w:r>
        <w:t>S’authentifier</w:t>
      </w:r>
    </w:p>
    <w:p w:rsidR="00FD0C1B" w:rsidRDefault="005C12FB" w:rsidP="00FD0C1B">
      <w:pPr>
        <w:pStyle w:val="Paragraphedeliste"/>
        <w:numPr>
          <w:ilvl w:val="0"/>
          <w:numId w:val="5"/>
        </w:numPr>
        <w:jc w:val="both"/>
      </w:pPr>
      <w:r>
        <w:t>Voir la page d’accueil de Trombinoscope</w:t>
      </w:r>
    </w:p>
    <w:p w:rsidR="00FD0C1B" w:rsidRDefault="00FD0C1B" w:rsidP="00FD0C1B">
      <w:pPr>
        <w:pStyle w:val="Paragraphedeliste"/>
        <w:jc w:val="both"/>
      </w:pPr>
    </w:p>
    <w:p w:rsidR="00FD0C1B" w:rsidRDefault="00FD0C1B" w:rsidP="00103DE7">
      <w:pPr>
        <w:pStyle w:val="Titre2"/>
      </w:pPr>
      <w:bookmarkStart w:id="316" w:name="_Toc72745799"/>
      <w:r>
        <w:t>Authentification</w:t>
      </w:r>
      <w:bookmarkEnd w:id="316"/>
    </w:p>
    <w:p w:rsidR="00FD0C1B" w:rsidRDefault="00FD0C1B" w:rsidP="00BE0BD5">
      <w:pPr>
        <w:ind w:firstLine="708"/>
      </w:pPr>
      <w:r>
        <w:t>Pour accéder à Trombinoscope, le simple-user doit d’abord s’authentifier.</w:t>
      </w:r>
    </w:p>
    <w:p w:rsidR="009D5C95" w:rsidRDefault="009D5C95" w:rsidP="009D5C95"/>
    <w:p w:rsidR="009D5C95" w:rsidRDefault="009D5C95" w:rsidP="009D5C95"/>
    <w:p w:rsidR="009D5C95" w:rsidRDefault="009D5C95" w:rsidP="009D5C95"/>
    <w:p w:rsidR="009D5C95" w:rsidRDefault="00C81142" w:rsidP="009D5C95">
      <w:r>
        <w:rPr>
          <w:noProof/>
          <w:lang w:eastAsia="fr-FR"/>
        </w:rPr>
        <w:lastRenderedPageBreak/>
        <w:drawing>
          <wp:anchor distT="0" distB="0" distL="114300" distR="114300" simplePos="0" relativeHeight="251664384" behindDoc="1" locked="0" layoutInCell="1" allowOverlap="1" wp14:anchorId="2B666840" wp14:editId="12BA1F77">
            <wp:simplePos x="0" y="0"/>
            <wp:positionH relativeFrom="margin">
              <wp:align>right</wp:align>
            </wp:positionH>
            <wp:positionV relativeFrom="paragraph">
              <wp:posOffset>386080</wp:posOffset>
            </wp:positionV>
            <wp:extent cx="5760720" cy="3239770"/>
            <wp:effectExtent l="0" t="0" r="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positive1.PNG"/>
                    <pic:cNvPicPr/>
                  </pic:nvPicPr>
                  <pic:blipFill>
                    <a:blip r:embed="rId9">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anchor>
        </w:drawing>
      </w:r>
      <w:r w:rsidR="00EC1F16">
        <w:rPr>
          <w:noProof/>
          <w:lang w:eastAsia="fr-FR"/>
        </w:rPr>
        <mc:AlternateContent>
          <mc:Choice Requires="wps">
            <w:drawing>
              <wp:anchor distT="0" distB="0" distL="114300" distR="114300" simplePos="0" relativeHeight="251666432" behindDoc="0" locked="0" layoutInCell="1" allowOverlap="1" wp14:anchorId="0955E543" wp14:editId="3F48E453">
                <wp:simplePos x="0" y="0"/>
                <wp:positionH relativeFrom="column">
                  <wp:posOffset>0</wp:posOffset>
                </wp:positionH>
                <wp:positionV relativeFrom="paragraph">
                  <wp:posOffset>3683635</wp:posOffset>
                </wp:positionV>
                <wp:extent cx="5760720" cy="635"/>
                <wp:effectExtent l="0" t="0" r="0" b="0"/>
                <wp:wrapTopAndBottom/>
                <wp:docPr id="7" name="Zone de texte 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8464C5" w:rsidRDefault="00650659" w:rsidP="00EC1F16">
                            <w:pPr>
                              <w:pStyle w:val="Lgende"/>
                              <w:rPr>
                                <w:noProof/>
                              </w:rPr>
                            </w:pPr>
                            <w:bookmarkStart w:id="317" w:name="_Toc72745768"/>
                            <w:r>
                              <w:t xml:space="preserve">Figure </w:t>
                            </w:r>
                            <w:fldSimple w:instr=" SEQ Figure \* ARABIC ">
                              <w:r w:rsidR="008B7AFE">
                                <w:rPr>
                                  <w:noProof/>
                                </w:rPr>
                                <w:t>1</w:t>
                              </w:r>
                            </w:fldSimple>
                            <w:r>
                              <w:t>: Ecran d'authentification</w:t>
                            </w:r>
                            <w:bookmarkEnd w:id="3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55E543" id="_x0000_t202" coordsize="21600,21600" o:spt="202" path="m,l,21600r21600,l21600,xe">
                <v:stroke joinstyle="miter"/>
                <v:path gradientshapeok="t" o:connecttype="rect"/>
              </v:shapetype>
              <v:shape id="Zone de texte 7" o:spid="_x0000_s1028" type="#_x0000_t202" style="position:absolute;margin-left:0;margin-top:290.05pt;width:453.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" stroked="f">
                <v:textbox style="mso-fit-shape-to-text:t" inset="0,0,0,0">
                  <w:txbxContent>
                    <w:p w:rsidR="00650659" w:rsidRPr="008464C5" w:rsidRDefault="00650659" w:rsidP="00EC1F16">
                      <w:pPr>
                        <w:pStyle w:val="Lgende"/>
                        <w:rPr>
                          <w:noProof/>
                        </w:rPr>
                      </w:pPr>
                      <w:bookmarkStart w:id="318" w:name="_Toc72745768"/>
                      <w:r>
                        <w:t xml:space="preserve">Figure </w:t>
                      </w:r>
                      <w:fldSimple w:instr=" SEQ Figure \* ARABIC ">
                        <w:r w:rsidR="008B7AFE">
                          <w:rPr>
                            <w:noProof/>
                          </w:rPr>
                          <w:t>1</w:t>
                        </w:r>
                      </w:fldSimple>
                      <w:r>
                        <w:t>: Ecran d'authentification</w:t>
                      </w:r>
                      <w:bookmarkEnd w:id="318"/>
                    </w:p>
                  </w:txbxContent>
                </v:textbox>
                <w10:wrap type="topAndBottom"/>
              </v:shape>
            </w:pict>
          </mc:Fallback>
        </mc:AlternateContent>
      </w:r>
      <w:r w:rsidR="009D5C95">
        <w:t>La présentation de l’écran d’authentification est suggérée comme suit :</w:t>
      </w:r>
    </w:p>
    <w:p w:rsidR="009D5C95" w:rsidRDefault="009D5C95" w:rsidP="009D5C95"/>
    <w:tbl>
      <w:tblPr>
        <w:tblStyle w:val="Grilledutableau"/>
        <w:tblW w:w="0" w:type="auto"/>
        <w:tblLook w:val="04A0" w:firstRow="1" w:lastRow="0" w:firstColumn="1" w:lastColumn="0" w:noHBand="0" w:noVBand="1"/>
      </w:tblPr>
      <w:tblGrid>
        <w:gridCol w:w="2689"/>
        <w:gridCol w:w="6373"/>
      </w:tblGrid>
      <w:tr w:rsidR="00BE0BD5" w:rsidTr="00BE0BD5">
        <w:trPr>
          <w:trHeight w:val="427"/>
        </w:trPr>
        <w:tc>
          <w:tcPr>
            <w:tcW w:w="9062" w:type="dxa"/>
            <w:gridSpan w:val="2"/>
          </w:tcPr>
          <w:p w:rsidR="00BE0BD5" w:rsidRPr="00BE0BD5" w:rsidRDefault="00BE0BD5" w:rsidP="00BE0BD5">
            <w:pPr>
              <w:jc w:val="center"/>
              <w:rPr>
                <w:b/>
              </w:rPr>
            </w:pPr>
            <w:r w:rsidRPr="00BE0BD5">
              <w:rPr>
                <w:b/>
              </w:rPr>
              <w:t>Fiche de description de fonctionnalité</w:t>
            </w:r>
          </w:p>
        </w:tc>
      </w:tr>
      <w:tr w:rsidR="00BE0BD5" w:rsidTr="00BE0BD5">
        <w:tc>
          <w:tcPr>
            <w:tcW w:w="2689" w:type="dxa"/>
          </w:tcPr>
          <w:p w:rsidR="00BE0BD5" w:rsidRPr="00BE0BD5" w:rsidRDefault="00BE0BD5" w:rsidP="00FD0C1B">
            <w:pPr>
              <w:rPr>
                <w:b/>
              </w:rPr>
            </w:pPr>
            <w:r w:rsidRPr="00BE0BD5">
              <w:rPr>
                <w:b/>
              </w:rPr>
              <w:t>Nom de la fonctionnalité</w:t>
            </w:r>
          </w:p>
        </w:tc>
        <w:tc>
          <w:tcPr>
            <w:tcW w:w="6373" w:type="dxa"/>
          </w:tcPr>
          <w:p w:rsidR="00BE0BD5" w:rsidRDefault="00BE0BD5" w:rsidP="00FD0C1B">
            <w:r>
              <w:t>Authentification</w:t>
            </w:r>
          </w:p>
        </w:tc>
      </w:tr>
      <w:tr w:rsidR="00BE0BD5" w:rsidTr="00BE0BD5">
        <w:tc>
          <w:tcPr>
            <w:tcW w:w="2689" w:type="dxa"/>
          </w:tcPr>
          <w:p w:rsidR="00BE0BD5" w:rsidRPr="00BE0BD5" w:rsidRDefault="00BE0BD5" w:rsidP="00FD0C1B">
            <w:pPr>
              <w:rPr>
                <w:b/>
              </w:rPr>
            </w:pPr>
            <w:r w:rsidRPr="00BE0BD5">
              <w:rPr>
                <w:b/>
              </w:rPr>
              <w:t>Description sommaire</w:t>
            </w:r>
          </w:p>
        </w:tc>
        <w:tc>
          <w:tcPr>
            <w:tcW w:w="6373" w:type="dxa"/>
          </w:tcPr>
          <w:p w:rsidR="00BE0BD5" w:rsidRDefault="00BE0BD5" w:rsidP="00FD0C1B">
            <w:r>
              <w:t xml:space="preserve">A l’habilitation, </w:t>
            </w:r>
            <w:r w:rsidR="005A62AA">
              <w:t xml:space="preserve">un accès est donné au consultant pour accéder à Trombinoscope, </w:t>
            </w:r>
            <w:r w:rsidR="001B2B57">
              <w:t>il se sert de ce login et mot de passe pour s’authentifier.</w:t>
            </w:r>
          </w:p>
        </w:tc>
      </w:tr>
      <w:tr w:rsidR="00BE0BD5" w:rsidTr="00BE0BD5">
        <w:tc>
          <w:tcPr>
            <w:tcW w:w="2689" w:type="dxa"/>
          </w:tcPr>
          <w:p w:rsidR="00BE0BD5" w:rsidRPr="001B2B57" w:rsidRDefault="001B2B57" w:rsidP="00FD0C1B">
            <w:pPr>
              <w:rPr>
                <w:b/>
              </w:rPr>
            </w:pPr>
            <w:r w:rsidRPr="001B2B57">
              <w:rPr>
                <w:b/>
              </w:rPr>
              <w:t>Fonctionnalités attendues</w:t>
            </w:r>
          </w:p>
        </w:tc>
        <w:tc>
          <w:tcPr>
            <w:tcW w:w="6373" w:type="dxa"/>
          </w:tcPr>
          <w:p w:rsidR="00BE0BD5" w:rsidRDefault="001B2B57" w:rsidP="00FD0C1B">
            <w:r>
              <w:t>Le système doit pouvoir rediriger le consultant vers la page d’accueil de Trombinoscope après authentification.</w:t>
            </w:r>
          </w:p>
        </w:tc>
      </w:tr>
      <w:tr w:rsidR="00BE0BD5" w:rsidTr="00BE0BD5">
        <w:tc>
          <w:tcPr>
            <w:tcW w:w="2689" w:type="dxa"/>
          </w:tcPr>
          <w:p w:rsidR="00BE0BD5" w:rsidRPr="001B2B57" w:rsidRDefault="0038344E" w:rsidP="00FD0C1B">
            <w:pPr>
              <w:rPr>
                <w:b/>
              </w:rPr>
            </w:pPr>
            <w:r>
              <w:rPr>
                <w:b/>
              </w:rPr>
              <w:t>Composants</w:t>
            </w:r>
          </w:p>
        </w:tc>
        <w:tc>
          <w:tcPr>
            <w:tcW w:w="6373" w:type="dxa"/>
          </w:tcPr>
          <w:p w:rsidR="00BE0BD5" w:rsidRDefault="0038344E" w:rsidP="0038344E">
            <w:pPr>
              <w:pStyle w:val="Paragraphedeliste"/>
              <w:numPr>
                <w:ilvl w:val="0"/>
                <w:numId w:val="5"/>
              </w:numPr>
            </w:pPr>
            <w:r>
              <w:t xml:space="preserve">Champ </w:t>
            </w:r>
            <w:r w:rsidR="00DC3852">
              <w:t xml:space="preserve">de </w:t>
            </w:r>
            <w:r>
              <w:t>saisie</w:t>
            </w:r>
            <w:r w:rsidR="00DC3852">
              <w:t xml:space="preserve"> du</w:t>
            </w:r>
            <w:r>
              <w:t xml:space="preserve"> nom d’utilisateur</w:t>
            </w:r>
          </w:p>
          <w:p w:rsidR="0038344E" w:rsidRDefault="0038344E" w:rsidP="0038344E">
            <w:pPr>
              <w:pStyle w:val="Paragraphedeliste"/>
              <w:numPr>
                <w:ilvl w:val="0"/>
                <w:numId w:val="5"/>
              </w:numPr>
            </w:pPr>
            <w:r>
              <w:t xml:space="preserve">Champ </w:t>
            </w:r>
            <w:r w:rsidR="00DC3852">
              <w:t xml:space="preserve">de </w:t>
            </w:r>
            <w:r>
              <w:t>saisie</w:t>
            </w:r>
            <w:r w:rsidR="00DC3852">
              <w:t xml:space="preserve"> du</w:t>
            </w:r>
            <w:r>
              <w:t xml:space="preserve"> mot de passe</w:t>
            </w:r>
          </w:p>
          <w:p w:rsidR="0038344E" w:rsidRDefault="0038344E" w:rsidP="0038344E">
            <w:pPr>
              <w:pStyle w:val="Paragraphedeliste"/>
              <w:numPr>
                <w:ilvl w:val="0"/>
                <w:numId w:val="5"/>
              </w:numPr>
            </w:pPr>
            <w:r>
              <w:t>Bouton connexion</w:t>
            </w:r>
          </w:p>
        </w:tc>
      </w:tr>
      <w:tr w:rsidR="00BE0BD5" w:rsidTr="00BE0BD5">
        <w:tc>
          <w:tcPr>
            <w:tcW w:w="2689" w:type="dxa"/>
          </w:tcPr>
          <w:p w:rsidR="00BE0BD5" w:rsidRPr="0038344E" w:rsidRDefault="0038344E" w:rsidP="00FD0C1B">
            <w:pPr>
              <w:rPr>
                <w:b/>
              </w:rPr>
            </w:pPr>
            <w:r w:rsidRPr="0038344E">
              <w:rPr>
                <w:b/>
              </w:rPr>
              <w:t>Règles de gestion</w:t>
            </w:r>
          </w:p>
        </w:tc>
        <w:tc>
          <w:tcPr>
            <w:tcW w:w="6373" w:type="dxa"/>
          </w:tcPr>
          <w:p w:rsidR="00BE0BD5" w:rsidRDefault="0038344E" w:rsidP="00FD0C1B">
            <w:r>
              <w:t>Tous les champs doivent être obligatoirement remplis par le saisisseur pour réussir à s’authentifier</w:t>
            </w:r>
            <w:r w:rsidR="00AA533A">
              <w:t>.</w:t>
            </w:r>
          </w:p>
        </w:tc>
      </w:tr>
    </w:tbl>
    <w:p w:rsidR="00FD0C1B" w:rsidRDefault="00FD0C1B" w:rsidP="00FD0C1B"/>
    <w:p w:rsidR="00FD0C1B" w:rsidRDefault="003B6FAE" w:rsidP="00103DE7">
      <w:pPr>
        <w:pStyle w:val="Titre2"/>
      </w:pPr>
      <w:bookmarkStart w:id="319" w:name="_Toc72745800"/>
      <w:r>
        <w:t>Affichage de la page d’accueil</w:t>
      </w:r>
      <w:bookmarkEnd w:id="319"/>
    </w:p>
    <w:p w:rsidR="003B6FAE" w:rsidRDefault="003B6FAE" w:rsidP="003B6FAE">
      <w:pPr>
        <w:ind w:firstLine="708"/>
        <w:jc w:val="both"/>
      </w:pPr>
      <w:r>
        <w:t>Après authentification, le simple-user doit être redirigé vers une page d’accueil de Trombinoscope.</w:t>
      </w:r>
    </w:p>
    <w:p w:rsidR="00C81142" w:rsidRDefault="00C81142" w:rsidP="00C81142">
      <w:pPr>
        <w:jc w:val="both"/>
      </w:pPr>
    </w:p>
    <w:p w:rsidR="00C81142" w:rsidRDefault="00C81142" w:rsidP="00C81142">
      <w:pPr>
        <w:jc w:val="both"/>
      </w:pPr>
    </w:p>
    <w:p w:rsidR="00C81142" w:rsidRDefault="00C81142" w:rsidP="00C81142">
      <w:pPr>
        <w:jc w:val="both"/>
      </w:pPr>
    </w:p>
    <w:p w:rsidR="00C81142" w:rsidRDefault="00C81142" w:rsidP="00C81142">
      <w:pPr>
        <w:jc w:val="both"/>
      </w:pPr>
    </w:p>
    <w:p w:rsidR="00C81142" w:rsidRDefault="00C81142" w:rsidP="00C81142">
      <w:pPr>
        <w:jc w:val="both"/>
      </w:pPr>
    </w:p>
    <w:p w:rsidR="00C81142" w:rsidRDefault="00C9716E" w:rsidP="00C81142">
      <w:pPr>
        <w:jc w:val="both"/>
      </w:pPr>
      <w:r>
        <w:rPr>
          <w:noProof/>
          <w:lang w:eastAsia="fr-FR"/>
        </w:rPr>
        <w:lastRenderedPageBreak/>
        <w:drawing>
          <wp:anchor distT="0" distB="0" distL="114300" distR="114300" simplePos="0" relativeHeight="251667456" behindDoc="0" locked="0" layoutInCell="1" allowOverlap="1" wp14:anchorId="7EE8A349" wp14:editId="3DCD2147">
            <wp:simplePos x="0" y="0"/>
            <wp:positionH relativeFrom="margin">
              <wp:align>right</wp:align>
            </wp:positionH>
            <wp:positionV relativeFrom="paragraph">
              <wp:posOffset>376555</wp:posOffset>
            </wp:positionV>
            <wp:extent cx="5760720" cy="3239770"/>
            <wp:effectExtent l="0" t="0" r="0"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cueil.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anchor>
        </w:drawing>
      </w:r>
      <w:r w:rsidR="004501C5">
        <w:rPr>
          <w:noProof/>
          <w:lang w:eastAsia="fr-FR"/>
        </w:rPr>
        <mc:AlternateContent>
          <mc:Choice Requires="wps">
            <w:drawing>
              <wp:anchor distT="0" distB="0" distL="114300" distR="114300" simplePos="0" relativeHeight="251669504" behindDoc="0" locked="0" layoutInCell="1" allowOverlap="1" wp14:anchorId="378066A8" wp14:editId="53EF04FC">
                <wp:simplePos x="0" y="0"/>
                <wp:positionH relativeFrom="column">
                  <wp:posOffset>0</wp:posOffset>
                </wp:positionH>
                <wp:positionV relativeFrom="paragraph">
                  <wp:posOffset>3674110</wp:posOffset>
                </wp:positionV>
                <wp:extent cx="5760720" cy="635"/>
                <wp:effectExtent l="0" t="0" r="0" b="0"/>
                <wp:wrapTopAndBottom/>
                <wp:docPr id="10" name="Zone de texte 1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5650A4" w:rsidRDefault="00650659" w:rsidP="004501C5">
                            <w:pPr>
                              <w:pStyle w:val="Lgende"/>
                              <w:rPr>
                                <w:noProof/>
                              </w:rPr>
                            </w:pPr>
                            <w:bookmarkStart w:id="320" w:name="_Toc72745769"/>
                            <w:r>
                              <w:t xml:space="preserve">Figure </w:t>
                            </w:r>
                            <w:fldSimple w:instr=" SEQ Figure \* ARABIC ">
                              <w:r w:rsidR="008B7AFE">
                                <w:rPr>
                                  <w:noProof/>
                                </w:rPr>
                                <w:t>2</w:t>
                              </w:r>
                            </w:fldSimple>
                            <w:r>
                              <w:t>: Page d'accueil</w:t>
                            </w:r>
                            <w:bookmarkEnd w:id="3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8066A8" id="Zone de texte 10" o:spid="_x0000_s1029" type="#_x0000_t202" style="position:absolute;left:0;text-align:left;margin-left:0;margin-top:289.3pt;width:453.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" stroked="f">
                <v:textbox style="mso-fit-shape-to-text:t" inset="0,0,0,0">
                  <w:txbxContent>
                    <w:p w:rsidR="00650659" w:rsidRPr="005650A4" w:rsidRDefault="00650659" w:rsidP="004501C5">
                      <w:pPr>
                        <w:pStyle w:val="Lgende"/>
                        <w:rPr>
                          <w:noProof/>
                        </w:rPr>
                      </w:pPr>
                      <w:bookmarkStart w:id="321" w:name="_Toc72745769"/>
                      <w:r>
                        <w:t xml:space="preserve">Figure </w:t>
                      </w:r>
                      <w:fldSimple w:instr=" SEQ Figure \* ARABIC ">
                        <w:r w:rsidR="008B7AFE">
                          <w:rPr>
                            <w:noProof/>
                          </w:rPr>
                          <w:t>2</w:t>
                        </w:r>
                      </w:fldSimple>
                      <w:r>
                        <w:t>: Page d'accueil</w:t>
                      </w:r>
                      <w:bookmarkEnd w:id="321"/>
                    </w:p>
                  </w:txbxContent>
                </v:textbox>
                <w10:wrap type="topAndBottom"/>
              </v:shape>
            </w:pict>
          </mc:Fallback>
        </mc:AlternateContent>
      </w:r>
      <w:r w:rsidR="00C81142">
        <w:t>La présentation de la page d’accueil est suggérée comme suit :</w:t>
      </w:r>
    </w:p>
    <w:p w:rsidR="00633AC8" w:rsidRDefault="00633AC8" w:rsidP="00C81142">
      <w:pPr>
        <w:jc w:val="both"/>
      </w:pPr>
    </w:p>
    <w:p w:rsidR="00633AC8" w:rsidRDefault="00D93938" w:rsidP="00C81142">
      <w:pPr>
        <w:jc w:val="both"/>
      </w:pPr>
      <w:r>
        <w:rPr>
          <w:noProof/>
          <w:lang w:eastAsia="fr-FR"/>
        </w:rPr>
        <w:drawing>
          <wp:anchor distT="0" distB="0" distL="114300" distR="114300" simplePos="0" relativeHeight="251670528" behindDoc="0" locked="0" layoutInCell="1" allowOverlap="1" wp14:anchorId="4E63F197" wp14:editId="6B381508">
            <wp:simplePos x="0" y="0"/>
            <wp:positionH relativeFrom="margin">
              <wp:posOffset>14605</wp:posOffset>
            </wp:positionH>
            <wp:positionV relativeFrom="paragraph">
              <wp:posOffset>312420</wp:posOffset>
            </wp:positionV>
            <wp:extent cx="5759450" cy="3239770"/>
            <wp:effectExtent l="0" t="0" r="0" b="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épartement.png"/>
                    <pic:cNvPicPr/>
                  </pic:nvPicPr>
                  <pic:blipFill>
                    <a:blip r:embed="rId11">
                      <a:extLst>
                        <a:ext uri="{28A0092B-C50C-407E-A947-70E740481C1C}">
                          <a14:useLocalDpi xmlns:a14="http://schemas.microsoft.com/office/drawing/2010/main" val="0"/>
                        </a:ext>
                      </a:extLst>
                    </a:blip>
                    <a:stretch>
                      <a:fillRect/>
                    </a:stretch>
                  </pic:blipFill>
                  <pic:spPr>
                    <a:xfrm>
                      <a:off x="0" y="0"/>
                      <a:ext cx="5759450" cy="3239770"/>
                    </a:xfrm>
                    <a:prstGeom prst="rect">
                      <a:avLst/>
                    </a:prstGeom>
                  </pic:spPr>
                </pic:pic>
              </a:graphicData>
            </a:graphic>
          </wp:anchor>
        </w:drawing>
      </w:r>
      <w:r w:rsidR="00633AC8">
        <w:rPr>
          <w:noProof/>
          <w:lang w:eastAsia="fr-FR"/>
        </w:rPr>
        <mc:AlternateContent>
          <mc:Choice Requires="wps">
            <w:drawing>
              <wp:anchor distT="0" distB="0" distL="114300" distR="114300" simplePos="0" relativeHeight="251672576" behindDoc="0" locked="0" layoutInCell="1" allowOverlap="1" wp14:anchorId="618BB250" wp14:editId="4744A22B">
                <wp:simplePos x="0" y="0"/>
                <wp:positionH relativeFrom="column">
                  <wp:posOffset>0</wp:posOffset>
                </wp:positionH>
                <wp:positionV relativeFrom="paragraph">
                  <wp:posOffset>3705225</wp:posOffset>
                </wp:positionV>
                <wp:extent cx="5760720" cy="635"/>
                <wp:effectExtent l="0" t="0" r="0" b="0"/>
                <wp:wrapTopAndBottom/>
                <wp:docPr id="12" name="Zone de texte 1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4308DB" w:rsidRDefault="00650659" w:rsidP="00633AC8">
                            <w:pPr>
                              <w:pStyle w:val="Lgende"/>
                              <w:rPr>
                                <w:noProof/>
                              </w:rPr>
                            </w:pPr>
                            <w:bookmarkStart w:id="322" w:name="_Toc72745770"/>
                            <w:r>
                              <w:t xml:space="preserve">Figure </w:t>
                            </w:r>
                            <w:fldSimple w:instr=" SEQ Figure \* ARABIC ">
                              <w:r w:rsidR="008B7AFE">
                                <w:rPr>
                                  <w:noProof/>
                                </w:rPr>
                                <w:t>3</w:t>
                              </w:r>
                            </w:fldSimple>
                            <w:r>
                              <w:t>: Affichage de chaque département</w:t>
                            </w:r>
                            <w:bookmarkEnd w:id="3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BB250" id="Zone de texte 12" o:spid="_x0000_s1030" type="#_x0000_t202" style="position:absolute;left:0;text-align:left;margin-left:0;margin-top:291.75pt;width:453.6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" stroked="f">
                <v:textbox style="mso-fit-shape-to-text:t" inset="0,0,0,0">
                  <w:txbxContent>
                    <w:p w:rsidR="00650659" w:rsidRPr="004308DB" w:rsidRDefault="00650659" w:rsidP="00633AC8">
                      <w:pPr>
                        <w:pStyle w:val="Lgende"/>
                        <w:rPr>
                          <w:noProof/>
                        </w:rPr>
                      </w:pPr>
                      <w:bookmarkStart w:id="323" w:name="_Toc72745770"/>
                      <w:r>
                        <w:t xml:space="preserve">Figure </w:t>
                      </w:r>
                      <w:fldSimple w:instr=" SEQ Figure \* ARABIC ">
                        <w:r w:rsidR="008B7AFE">
                          <w:rPr>
                            <w:noProof/>
                          </w:rPr>
                          <w:t>3</w:t>
                        </w:r>
                      </w:fldSimple>
                      <w:r>
                        <w:t>: Affichage de chaque département</w:t>
                      </w:r>
                      <w:bookmarkEnd w:id="323"/>
                    </w:p>
                  </w:txbxContent>
                </v:textbox>
                <w10:wrap type="topAndBottom"/>
              </v:shape>
            </w:pict>
          </mc:Fallback>
        </mc:AlternateContent>
      </w:r>
      <w:r w:rsidR="00633AC8">
        <w:t>L’affichage de chaque département se présente comme suit :</w:t>
      </w:r>
    </w:p>
    <w:p w:rsidR="00633AC8" w:rsidRDefault="00633AC8" w:rsidP="00C81142">
      <w:pPr>
        <w:jc w:val="both"/>
      </w:pPr>
    </w:p>
    <w:p w:rsidR="00633AC8" w:rsidRDefault="00633AC8" w:rsidP="00C81142">
      <w:pPr>
        <w:jc w:val="both"/>
      </w:pPr>
    </w:p>
    <w:p w:rsidR="00C81142" w:rsidRDefault="009A1AEA" w:rsidP="00C81142">
      <w:pPr>
        <w:jc w:val="both"/>
      </w:pPr>
      <w:r>
        <w:rPr>
          <w:noProof/>
          <w:lang w:eastAsia="fr-FR"/>
        </w:rPr>
        <w:lastRenderedPageBreak/>
        <w:drawing>
          <wp:anchor distT="0" distB="0" distL="114300" distR="114300" simplePos="0" relativeHeight="251673600" behindDoc="0" locked="0" layoutInCell="1" allowOverlap="1" wp14:anchorId="2F0E362C" wp14:editId="4F40F4B3">
            <wp:simplePos x="0" y="0"/>
            <wp:positionH relativeFrom="margin">
              <wp:align>right</wp:align>
            </wp:positionH>
            <wp:positionV relativeFrom="paragraph">
              <wp:posOffset>405130</wp:posOffset>
            </wp:positionV>
            <wp:extent cx="5760085" cy="3239770"/>
            <wp:effectExtent l="0" t="0" r="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fil.png"/>
                    <pic:cNvPicPr/>
                  </pic:nvPicPr>
                  <pic:blipFill>
                    <a:blip r:embed="rId12">
                      <a:extLst>
                        <a:ext uri="{28A0092B-C50C-407E-A947-70E740481C1C}">
                          <a14:useLocalDpi xmlns:a14="http://schemas.microsoft.com/office/drawing/2010/main" val="0"/>
                        </a:ext>
                      </a:extLst>
                    </a:blip>
                    <a:stretch>
                      <a:fillRect/>
                    </a:stretch>
                  </pic:blipFill>
                  <pic:spPr>
                    <a:xfrm>
                      <a:off x="0" y="0"/>
                      <a:ext cx="5760718" cy="3240404"/>
                    </a:xfrm>
                    <a:prstGeom prst="rect">
                      <a:avLst/>
                    </a:prstGeom>
                  </pic:spPr>
                </pic:pic>
              </a:graphicData>
            </a:graphic>
          </wp:anchor>
        </w:drawing>
      </w:r>
      <w:r w:rsidR="008E1B12">
        <w:rPr>
          <w:noProof/>
          <w:lang w:eastAsia="fr-FR"/>
        </w:rPr>
        <mc:AlternateContent>
          <mc:Choice Requires="wps">
            <w:drawing>
              <wp:anchor distT="0" distB="0" distL="114300" distR="114300" simplePos="0" relativeHeight="251675648" behindDoc="0" locked="0" layoutInCell="1" allowOverlap="1" wp14:anchorId="09F85225" wp14:editId="16740420">
                <wp:simplePos x="0" y="0"/>
                <wp:positionH relativeFrom="margin">
                  <wp:align>right</wp:align>
                </wp:positionH>
                <wp:positionV relativeFrom="paragraph">
                  <wp:posOffset>3740785</wp:posOffset>
                </wp:positionV>
                <wp:extent cx="5760720" cy="635"/>
                <wp:effectExtent l="0" t="0" r="0" b="0"/>
                <wp:wrapTopAndBottom/>
                <wp:docPr id="14" name="Zone de texte 1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4B3DF7" w:rsidRDefault="00650659" w:rsidP="008E1B12">
                            <w:pPr>
                              <w:pStyle w:val="Lgende"/>
                              <w:rPr>
                                <w:noProof/>
                              </w:rPr>
                            </w:pPr>
                            <w:bookmarkStart w:id="324" w:name="_Toc72745771"/>
                            <w:r>
                              <w:t xml:space="preserve">Figure </w:t>
                            </w:r>
                            <w:fldSimple w:instr=" SEQ Figure \* ARABIC ">
                              <w:r w:rsidR="008B7AFE">
                                <w:rPr>
                                  <w:noProof/>
                                </w:rPr>
                                <w:t>4</w:t>
                              </w:r>
                            </w:fldSimple>
                            <w:r>
                              <w:t>: Présentation du profil d'un associé</w:t>
                            </w:r>
                            <w:bookmarkEnd w:id="3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F85225" id="Zone de texte 14" o:spid="_x0000_s1031" type="#_x0000_t202" style="position:absolute;left:0;text-align:left;margin-left:402.4pt;margin-top:294.55pt;width:453.6pt;height:.05pt;z-index:2516756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" stroked="f">
                <v:textbox style="mso-fit-shape-to-text:t" inset="0,0,0,0">
                  <w:txbxContent>
                    <w:p w:rsidR="00650659" w:rsidRPr="004B3DF7" w:rsidRDefault="00650659" w:rsidP="008E1B12">
                      <w:pPr>
                        <w:pStyle w:val="Lgende"/>
                        <w:rPr>
                          <w:noProof/>
                        </w:rPr>
                      </w:pPr>
                      <w:bookmarkStart w:id="325" w:name="_Toc72745771"/>
                      <w:r>
                        <w:t xml:space="preserve">Figure </w:t>
                      </w:r>
                      <w:fldSimple w:instr=" SEQ Figure \* ARABIC ">
                        <w:r w:rsidR="008B7AFE">
                          <w:rPr>
                            <w:noProof/>
                          </w:rPr>
                          <w:t>4</w:t>
                        </w:r>
                      </w:fldSimple>
                      <w:r>
                        <w:t>: Présentation du profil d'un associé</w:t>
                      </w:r>
                      <w:bookmarkEnd w:id="325"/>
                    </w:p>
                  </w:txbxContent>
                </v:textbox>
                <w10:wrap type="topAndBottom" anchorx="margin"/>
              </v:shape>
            </w:pict>
          </mc:Fallback>
        </mc:AlternateContent>
      </w:r>
      <w:r w:rsidR="00633AC8">
        <w:t>Le profil d’</w:t>
      </w:r>
      <w:r w:rsidR="008E1B12">
        <w:t>un associé</w:t>
      </w:r>
      <w:r w:rsidR="00633AC8">
        <w:t xml:space="preserve"> est suggéré comme suit</w:t>
      </w:r>
      <w:r w:rsidR="008E1B12">
        <w:t>, avec les départements à sa charge</w:t>
      </w:r>
      <w:r w:rsidR="00633AC8">
        <w:t> :</w:t>
      </w:r>
    </w:p>
    <w:p w:rsidR="00633AC8" w:rsidRDefault="00633AC8" w:rsidP="00C81142">
      <w:pPr>
        <w:jc w:val="both"/>
      </w:pPr>
    </w:p>
    <w:p w:rsidR="008E1B12" w:rsidRDefault="009A1AEA" w:rsidP="00C81142">
      <w:pPr>
        <w:jc w:val="both"/>
      </w:pPr>
      <w:r>
        <w:rPr>
          <w:noProof/>
          <w:lang w:eastAsia="fr-FR"/>
        </w:rPr>
        <w:drawing>
          <wp:anchor distT="0" distB="0" distL="114300" distR="114300" simplePos="0" relativeHeight="251676672" behindDoc="0" locked="0" layoutInCell="1" allowOverlap="1" wp14:anchorId="7BCEF951" wp14:editId="4E3F9362">
            <wp:simplePos x="0" y="0"/>
            <wp:positionH relativeFrom="margin">
              <wp:align>right</wp:align>
            </wp:positionH>
            <wp:positionV relativeFrom="paragraph">
              <wp:posOffset>331470</wp:posOffset>
            </wp:positionV>
            <wp:extent cx="5760085" cy="3239770"/>
            <wp:effectExtent l="0" t="0" r="0" b="0"/>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rofil consultant.png"/>
                    <pic:cNvPicPr/>
                  </pic:nvPicPr>
                  <pic:blipFill>
                    <a:blip r:embed="rId13">
                      <a:extLst>
                        <a:ext uri="{28A0092B-C50C-407E-A947-70E740481C1C}">
                          <a14:useLocalDpi xmlns:a14="http://schemas.microsoft.com/office/drawing/2010/main" val="0"/>
                        </a:ext>
                      </a:extLst>
                    </a:blip>
                    <a:stretch>
                      <a:fillRect/>
                    </a:stretch>
                  </pic:blipFill>
                  <pic:spPr>
                    <a:xfrm>
                      <a:off x="0" y="0"/>
                      <a:ext cx="5760718" cy="3240404"/>
                    </a:xfrm>
                    <a:prstGeom prst="rect">
                      <a:avLst/>
                    </a:prstGeom>
                  </pic:spPr>
                </pic:pic>
              </a:graphicData>
            </a:graphic>
          </wp:anchor>
        </w:drawing>
      </w:r>
      <w:r w:rsidR="008E1B12">
        <w:rPr>
          <w:noProof/>
          <w:lang w:eastAsia="fr-FR"/>
        </w:rPr>
        <mc:AlternateContent>
          <mc:Choice Requires="wps">
            <w:drawing>
              <wp:anchor distT="0" distB="0" distL="114300" distR="114300" simplePos="0" relativeHeight="251678720" behindDoc="0" locked="0" layoutInCell="1" allowOverlap="1" wp14:anchorId="7805F349" wp14:editId="17532BD0">
                <wp:simplePos x="0" y="0"/>
                <wp:positionH relativeFrom="column">
                  <wp:posOffset>0</wp:posOffset>
                </wp:positionH>
                <wp:positionV relativeFrom="paragraph">
                  <wp:posOffset>3629025</wp:posOffset>
                </wp:positionV>
                <wp:extent cx="5760720" cy="635"/>
                <wp:effectExtent l="0" t="0" r="0" b="0"/>
                <wp:wrapTopAndBottom/>
                <wp:docPr id="16" name="Zone de texte 1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6033A6" w:rsidRDefault="00650659" w:rsidP="008E1B12">
                            <w:pPr>
                              <w:pStyle w:val="Lgende"/>
                              <w:rPr>
                                <w:noProof/>
                              </w:rPr>
                            </w:pPr>
                            <w:bookmarkStart w:id="326" w:name="_Toc72745772"/>
                            <w:r>
                              <w:t xml:space="preserve">Figure </w:t>
                            </w:r>
                            <w:fldSimple w:instr=" SEQ Figure \* ARABIC ">
                              <w:r w:rsidR="008B7AFE">
                                <w:rPr>
                                  <w:noProof/>
                                </w:rPr>
                                <w:t>5</w:t>
                              </w:r>
                            </w:fldSimple>
                            <w:r>
                              <w:t>: Présentation du profil d'un consultant</w:t>
                            </w:r>
                            <w:bookmarkEnd w:id="3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5F349" id="Zone de texte 16" o:spid="_x0000_s1032" type="#_x0000_t202" style="position:absolute;left:0;text-align:left;margin-left:0;margin-top:285.75pt;width:453.6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" stroked="f">
                <v:textbox style="mso-fit-shape-to-text:t" inset="0,0,0,0">
                  <w:txbxContent>
                    <w:p w:rsidR="00650659" w:rsidRPr="006033A6" w:rsidRDefault="00650659" w:rsidP="008E1B12">
                      <w:pPr>
                        <w:pStyle w:val="Lgende"/>
                        <w:rPr>
                          <w:noProof/>
                        </w:rPr>
                      </w:pPr>
                      <w:bookmarkStart w:id="327" w:name="_Toc72745772"/>
                      <w:r>
                        <w:t xml:space="preserve">Figure </w:t>
                      </w:r>
                      <w:fldSimple w:instr=" SEQ Figure \* ARABIC ">
                        <w:r w:rsidR="008B7AFE">
                          <w:rPr>
                            <w:noProof/>
                          </w:rPr>
                          <w:t>5</w:t>
                        </w:r>
                      </w:fldSimple>
                      <w:r>
                        <w:t>: Présentation du profil d'un consultant</w:t>
                      </w:r>
                      <w:bookmarkEnd w:id="327"/>
                    </w:p>
                  </w:txbxContent>
                </v:textbox>
                <w10:wrap type="topAndBottom"/>
              </v:shape>
            </w:pict>
          </mc:Fallback>
        </mc:AlternateContent>
      </w:r>
      <w:r w:rsidR="008E1B12">
        <w:t>Le profil d’un consultant est suggéré comme suit :</w:t>
      </w:r>
    </w:p>
    <w:p w:rsidR="008E1B12" w:rsidRDefault="008E1B12" w:rsidP="00C81142">
      <w:pPr>
        <w:jc w:val="both"/>
      </w:pPr>
    </w:p>
    <w:p w:rsidR="00633AC8" w:rsidRDefault="00633AC8" w:rsidP="00C81142">
      <w:pPr>
        <w:jc w:val="both"/>
      </w:pPr>
    </w:p>
    <w:tbl>
      <w:tblPr>
        <w:tblStyle w:val="Grilledutableau"/>
        <w:tblW w:w="0" w:type="auto"/>
        <w:tblLook w:val="04A0" w:firstRow="1" w:lastRow="0" w:firstColumn="1" w:lastColumn="0" w:noHBand="0" w:noVBand="1"/>
      </w:tblPr>
      <w:tblGrid>
        <w:gridCol w:w="2689"/>
        <w:gridCol w:w="6373"/>
      </w:tblGrid>
      <w:tr w:rsidR="003B6FAE" w:rsidTr="00B06F19">
        <w:tc>
          <w:tcPr>
            <w:tcW w:w="9062" w:type="dxa"/>
            <w:gridSpan w:val="2"/>
          </w:tcPr>
          <w:p w:rsidR="003B6FAE" w:rsidRDefault="003B6FAE" w:rsidP="003B6FAE">
            <w:pPr>
              <w:jc w:val="center"/>
            </w:pPr>
            <w:r w:rsidRPr="00BE0BD5">
              <w:rPr>
                <w:b/>
              </w:rPr>
              <w:lastRenderedPageBreak/>
              <w:t>Fiche de description de fonctionnalité</w:t>
            </w:r>
          </w:p>
        </w:tc>
      </w:tr>
      <w:tr w:rsidR="003B6FAE" w:rsidTr="003B6FAE">
        <w:tc>
          <w:tcPr>
            <w:tcW w:w="2689" w:type="dxa"/>
          </w:tcPr>
          <w:p w:rsidR="003B6FAE" w:rsidRDefault="003B6FAE" w:rsidP="003B6FAE">
            <w:pPr>
              <w:jc w:val="both"/>
            </w:pPr>
            <w:r w:rsidRPr="00BE0BD5">
              <w:rPr>
                <w:b/>
              </w:rPr>
              <w:t>Nom de la fonctionnalité</w:t>
            </w:r>
          </w:p>
        </w:tc>
        <w:tc>
          <w:tcPr>
            <w:tcW w:w="6373" w:type="dxa"/>
          </w:tcPr>
          <w:p w:rsidR="003B6FAE" w:rsidRDefault="003B6FAE" w:rsidP="003B6FAE">
            <w:pPr>
              <w:jc w:val="both"/>
            </w:pPr>
            <w:r>
              <w:t>Affichage de la page d’accueil</w:t>
            </w:r>
          </w:p>
        </w:tc>
      </w:tr>
      <w:tr w:rsidR="003B6FAE" w:rsidTr="003B6FAE">
        <w:tc>
          <w:tcPr>
            <w:tcW w:w="2689" w:type="dxa"/>
          </w:tcPr>
          <w:p w:rsidR="003B6FAE" w:rsidRDefault="003B6FAE" w:rsidP="003B6FAE">
            <w:pPr>
              <w:jc w:val="both"/>
            </w:pPr>
            <w:r w:rsidRPr="00BE0BD5">
              <w:rPr>
                <w:b/>
              </w:rPr>
              <w:t>Description sommaire</w:t>
            </w:r>
          </w:p>
        </w:tc>
        <w:tc>
          <w:tcPr>
            <w:tcW w:w="6373" w:type="dxa"/>
          </w:tcPr>
          <w:p w:rsidR="003B6FAE" w:rsidRDefault="00FB09B4" w:rsidP="003B6FAE">
            <w:pPr>
              <w:jc w:val="both"/>
            </w:pPr>
            <w:r>
              <w:t>Il s’agit de la fonctionnalité principale de Trombinoscope pour un consultant. C’est là où il consulte la liste des photographies et informations des membres de FTHM.</w:t>
            </w:r>
          </w:p>
        </w:tc>
      </w:tr>
      <w:tr w:rsidR="009C28F3" w:rsidTr="00B06F19">
        <w:tc>
          <w:tcPr>
            <w:tcW w:w="9062" w:type="dxa"/>
            <w:gridSpan w:val="2"/>
          </w:tcPr>
          <w:p w:rsidR="009C28F3" w:rsidRDefault="009C28F3" w:rsidP="003B6FAE">
            <w:pPr>
              <w:jc w:val="both"/>
            </w:pPr>
            <w:r w:rsidRPr="001B2B57">
              <w:rPr>
                <w:b/>
              </w:rPr>
              <w:t>Fonctionnalités attendues</w:t>
            </w:r>
            <w:r>
              <w:rPr>
                <w:b/>
              </w:rPr>
              <w:t xml:space="preserve"> par composants</w:t>
            </w:r>
          </w:p>
        </w:tc>
      </w:tr>
      <w:tr w:rsidR="003B6FAE" w:rsidTr="003B6FAE">
        <w:tc>
          <w:tcPr>
            <w:tcW w:w="2689" w:type="dxa"/>
          </w:tcPr>
          <w:p w:rsidR="003B6FAE" w:rsidRDefault="009C28F3" w:rsidP="003B6FAE">
            <w:pPr>
              <w:jc w:val="both"/>
            </w:pPr>
            <w:r>
              <w:t>Barre de navigation</w:t>
            </w:r>
          </w:p>
        </w:tc>
        <w:tc>
          <w:tcPr>
            <w:tcW w:w="6373" w:type="dxa"/>
          </w:tcPr>
          <w:p w:rsidR="003B6FAE" w:rsidRDefault="009C28F3" w:rsidP="003B6FAE">
            <w:pPr>
              <w:jc w:val="both"/>
            </w:pPr>
            <w:r>
              <w:t>Elle est composée :</w:t>
            </w:r>
          </w:p>
          <w:p w:rsidR="009C28F3" w:rsidRDefault="009C28F3" w:rsidP="009C28F3">
            <w:pPr>
              <w:pStyle w:val="Paragraphedeliste"/>
              <w:numPr>
                <w:ilvl w:val="0"/>
                <w:numId w:val="5"/>
              </w:numPr>
              <w:jc w:val="both"/>
            </w:pPr>
            <w:r>
              <w:t>Du logo FTHM</w:t>
            </w:r>
          </w:p>
          <w:p w:rsidR="009C28F3" w:rsidRDefault="009C28F3" w:rsidP="009C28F3">
            <w:pPr>
              <w:pStyle w:val="Paragraphedeliste"/>
              <w:numPr>
                <w:ilvl w:val="0"/>
                <w:numId w:val="5"/>
              </w:numPr>
              <w:jc w:val="both"/>
            </w:pPr>
            <w:r>
              <w:t>Du menu département : affiche les personnes du département concerné.</w:t>
            </w:r>
          </w:p>
          <w:p w:rsidR="009C28F3" w:rsidRDefault="009C28F3" w:rsidP="009C28F3">
            <w:pPr>
              <w:pStyle w:val="Paragraphedeliste"/>
              <w:numPr>
                <w:ilvl w:val="0"/>
                <w:numId w:val="8"/>
              </w:numPr>
              <w:jc w:val="both"/>
            </w:pPr>
            <w:r>
              <w:t>ADMINISTRATION </w:t>
            </w:r>
          </w:p>
          <w:p w:rsidR="009C28F3" w:rsidRDefault="009C28F3" w:rsidP="009C28F3">
            <w:pPr>
              <w:pStyle w:val="Paragraphedeliste"/>
              <w:numPr>
                <w:ilvl w:val="0"/>
                <w:numId w:val="8"/>
              </w:numPr>
              <w:jc w:val="both"/>
            </w:pPr>
            <w:r>
              <w:t>AMOA</w:t>
            </w:r>
          </w:p>
          <w:p w:rsidR="009C28F3" w:rsidRDefault="009C28F3" w:rsidP="009C28F3">
            <w:pPr>
              <w:pStyle w:val="Paragraphedeliste"/>
              <w:numPr>
                <w:ilvl w:val="0"/>
                <w:numId w:val="8"/>
              </w:numPr>
              <w:jc w:val="both"/>
            </w:pPr>
            <w:r>
              <w:t>AUDIT</w:t>
            </w:r>
          </w:p>
          <w:p w:rsidR="009C28F3" w:rsidRDefault="009C28F3" w:rsidP="009C28F3">
            <w:pPr>
              <w:pStyle w:val="Paragraphedeliste"/>
              <w:numPr>
                <w:ilvl w:val="0"/>
                <w:numId w:val="8"/>
              </w:numPr>
              <w:jc w:val="both"/>
            </w:pPr>
            <w:r>
              <w:t>BPO COMPTA</w:t>
            </w:r>
          </w:p>
          <w:p w:rsidR="009C28F3" w:rsidRDefault="009C28F3" w:rsidP="009C28F3">
            <w:pPr>
              <w:pStyle w:val="Paragraphedeliste"/>
              <w:numPr>
                <w:ilvl w:val="0"/>
                <w:numId w:val="8"/>
              </w:numPr>
              <w:jc w:val="both"/>
            </w:pPr>
            <w:r>
              <w:t>BPO RH</w:t>
            </w:r>
          </w:p>
          <w:p w:rsidR="009C28F3" w:rsidRDefault="009C28F3" w:rsidP="009C28F3">
            <w:pPr>
              <w:pStyle w:val="Paragraphedeliste"/>
              <w:numPr>
                <w:ilvl w:val="0"/>
                <w:numId w:val="8"/>
              </w:numPr>
              <w:jc w:val="both"/>
            </w:pPr>
            <w:r>
              <w:t>COMMERCIAL</w:t>
            </w:r>
          </w:p>
          <w:p w:rsidR="009C28F3" w:rsidRDefault="009C28F3" w:rsidP="009C28F3">
            <w:pPr>
              <w:pStyle w:val="Paragraphedeliste"/>
              <w:numPr>
                <w:ilvl w:val="0"/>
                <w:numId w:val="8"/>
              </w:numPr>
              <w:jc w:val="both"/>
            </w:pPr>
            <w:r>
              <w:t>COMMUNICATION</w:t>
            </w:r>
          </w:p>
          <w:p w:rsidR="009C28F3" w:rsidRDefault="009C28F3" w:rsidP="009C28F3">
            <w:pPr>
              <w:pStyle w:val="Paragraphedeliste"/>
              <w:numPr>
                <w:ilvl w:val="0"/>
                <w:numId w:val="8"/>
              </w:numPr>
              <w:jc w:val="both"/>
            </w:pPr>
            <w:r>
              <w:t>DAF</w:t>
            </w:r>
          </w:p>
          <w:p w:rsidR="009C28F3" w:rsidRDefault="009C28F3" w:rsidP="009C28F3">
            <w:pPr>
              <w:pStyle w:val="Paragraphedeliste"/>
              <w:numPr>
                <w:ilvl w:val="0"/>
                <w:numId w:val="8"/>
              </w:numPr>
              <w:jc w:val="both"/>
            </w:pPr>
            <w:r>
              <w:t>DIRECTION</w:t>
            </w:r>
          </w:p>
          <w:p w:rsidR="009C28F3" w:rsidRDefault="009C28F3" w:rsidP="009C28F3">
            <w:pPr>
              <w:pStyle w:val="Paragraphedeliste"/>
              <w:numPr>
                <w:ilvl w:val="0"/>
                <w:numId w:val="8"/>
              </w:numPr>
              <w:jc w:val="both"/>
            </w:pPr>
            <w:r>
              <w:t>FINANCE</w:t>
            </w:r>
          </w:p>
          <w:p w:rsidR="009C28F3" w:rsidRDefault="009C28F3" w:rsidP="009C28F3">
            <w:pPr>
              <w:pStyle w:val="Paragraphedeliste"/>
              <w:numPr>
                <w:ilvl w:val="0"/>
                <w:numId w:val="8"/>
              </w:numPr>
              <w:jc w:val="both"/>
            </w:pPr>
            <w:r>
              <w:t>INFO</w:t>
            </w:r>
          </w:p>
          <w:p w:rsidR="009C28F3" w:rsidRDefault="009C28F3" w:rsidP="009C28F3">
            <w:pPr>
              <w:pStyle w:val="Paragraphedeliste"/>
              <w:numPr>
                <w:ilvl w:val="0"/>
                <w:numId w:val="8"/>
              </w:numPr>
              <w:jc w:val="both"/>
            </w:pPr>
            <w:r>
              <w:t>ORGA</w:t>
            </w:r>
          </w:p>
          <w:p w:rsidR="009C28F3" w:rsidRDefault="009C28F3" w:rsidP="009C28F3">
            <w:pPr>
              <w:pStyle w:val="Paragraphedeliste"/>
              <w:numPr>
                <w:ilvl w:val="0"/>
                <w:numId w:val="8"/>
              </w:numPr>
              <w:jc w:val="both"/>
            </w:pPr>
            <w:r>
              <w:t>QUALITE</w:t>
            </w:r>
          </w:p>
          <w:p w:rsidR="009C28F3" w:rsidRDefault="009C28F3" w:rsidP="009C28F3">
            <w:pPr>
              <w:pStyle w:val="Paragraphedeliste"/>
              <w:numPr>
                <w:ilvl w:val="0"/>
                <w:numId w:val="8"/>
              </w:numPr>
              <w:jc w:val="both"/>
            </w:pPr>
            <w:r>
              <w:t>RHC</w:t>
            </w:r>
          </w:p>
          <w:p w:rsidR="009C28F3" w:rsidRDefault="009C28F3" w:rsidP="009C28F3">
            <w:pPr>
              <w:pStyle w:val="Paragraphedeliste"/>
              <w:numPr>
                <w:ilvl w:val="0"/>
                <w:numId w:val="8"/>
              </w:numPr>
              <w:jc w:val="both"/>
            </w:pPr>
            <w:r>
              <w:t>RHI</w:t>
            </w:r>
          </w:p>
        </w:tc>
      </w:tr>
      <w:tr w:rsidR="00F8459D" w:rsidTr="003B6FAE">
        <w:tc>
          <w:tcPr>
            <w:tcW w:w="2689" w:type="dxa"/>
          </w:tcPr>
          <w:p w:rsidR="00F8459D" w:rsidRDefault="00F8459D" w:rsidP="003B6FAE">
            <w:pPr>
              <w:jc w:val="both"/>
            </w:pPr>
            <w:r>
              <w:t>Barre de recherche</w:t>
            </w:r>
          </w:p>
        </w:tc>
        <w:tc>
          <w:tcPr>
            <w:tcW w:w="6373" w:type="dxa"/>
          </w:tcPr>
          <w:p w:rsidR="00F8459D" w:rsidRDefault="008E508A" w:rsidP="008E508A">
            <w:pPr>
              <w:pStyle w:val="Paragraphedeliste"/>
              <w:numPr>
                <w:ilvl w:val="0"/>
                <w:numId w:val="5"/>
              </w:numPr>
              <w:jc w:val="both"/>
            </w:pPr>
            <w:r>
              <w:t>Champ saisie du nom à rechercher</w:t>
            </w:r>
          </w:p>
          <w:p w:rsidR="008E508A" w:rsidRDefault="008E508A" w:rsidP="008E508A">
            <w:pPr>
              <w:pStyle w:val="Paragraphedeliste"/>
              <w:numPr>
                <w:ilvl w:val="0"/>
                <w:numId w:val="5"/>
              </w:numPr>
              <w:jc w:val="both"/>
            </w:pPr>
            <w:r>
              <w:t>Bouton avec icône « recherche » : affiche les résultats d’une recherche au clic.</w:t>
            </w:r>
          </w:p>
        </w:tc>
      </w:tr>
      <w:tr w:rsidR="00793A6E" w:rsidTr="003B6FAE">
        <w:tc>
          <w:tcPr>
            <w:tcW w:w="2689" w:type="dxa"/>
          </w:tcPr>
          <w:p w:rsidR="00793A6E" w:rsidRDefault="00793A6E" w:rsidP="003B6FAE">
            <w:pPr>
              <w:jc w:val="both"/>
            </w:pPr>
            <w:r>
              <w:t>Déconnexion</w:t>
            </w:r>
          </w:p>
        </w:tc>
        <w:tc>
          <w:tcPr>
            <w:tcW w:w="6373" w:type="dxa"/>
          </w:tcPr>
          <w:p w:rsidR="00793A6E" w:rsidRDefault="00793A6E" w:rsidP="00793A6E">
            <w:pPr>
              <w:jc w:val="both"/>
            </w:pPr>
            <w:r>
              <w:t>L’icône déconnexion redirige l’utilisateur vers la page d’authentification.</w:t>
            </w:r>
          </w:p>
        </w:tc>
      </w:tr>
      <w:tr w:rsidR="008E508A" w:rsidTr="003B6FAE">
        <w:tc>
          <w:tcPr>
            <w:tcW w:w="2689" w:type="dxa"/>
          </w:tcPr>
          <w:p w:rsidR="008E508A" w:rsidRDefault="008E508A" w:rsidP="003B6FAE">
            <w:pPr>
              <w:jc w:val="both"/>
            </w:pPr>
            <w:r w:rsidRPr="008E508A">
              <w:t>Section contenant les premières personnes affichées (notamment les associés)</w:t>
            </w:r>
          </w:p>
        </w:tc>
        <w:tc>
          <w:tcPr>
            <w:tcW w:w="6373" w:type="dxa"/>
          </w:tcPr>
          <w:p w:rsidR="008E508A" w:rsidRDefault="00793A6E" w:rsidP="00793A6E">
            <w:pPr>
              <w:jc w:val="both"/>
            </w:pPr>
            <w:r>
              <w:t>Elle affiche les associés.</w:t>
            </w:r>
          </w:p>
        </w:tc>
      </w:tr>
      <w:tr w:rsidR="001B0A79" w:rsidTr="003B6FAE">
        <w:tc>
          <w:tcPr>
            <w:tcW w:w="2689" w:type="dxa"/>
          </w:tcPr>
          <w:p w:rsidR="001B0A79" w:rsidRPr="008E508A" w:rsidRDefault="001B0A79" w:rsidP="003B6FAE">
            <w:pPr>
              <w:jc w:val="both"/>
            </w:pPr>
            <w:r>
              <w:t>Section représentant une personne</w:t>
            </w:r>
          </w:p>
        </w:tc>
        <w:tc>
          <w:tcPr>
            <w:tcW w:w="6373" w:type="dxa"/>
          </w:tcPr>
          <w:p w:rsidR="001B0A79" w:rsidRDefault="001B0A79" w:rsidP="00793A6E">
            <w:pPr>
              <w:jc w:val="both"/>
            </w:pPr>
            <w:r>
              <w:t>Elle est composée :</w:t>
            </w:r>
          </w:p>
          <w:p w:rsidR="001B0A79" w:rsidRDefault="001B0A79" w:rsidP="001B0A79">
            <w:pPr>
              <w:pStyle w:val="Paragraphedeliste"/>
              <w:numPr>
                <w:ilvl w:val="0"/>
                <w:numId w:val="5"/>
              </w:numPr>
              <w:jc w:val="both"/>
            </w:pPr>
            <w:r>
              <w:t>De photo : illustration de la personne concernée</w:t>
            </w:r>
          </w:p>
          <w:p w:rsidR="001B0A79" w:rsidRDefault="001B0A79" w:rsidP="001B0A79">
            <w:pPr>
              <w:pStyle w:val="Paragraphedeliste"/>
              <w:numPr>
                <w:ilvl w:val="0"/>
                <w:numId w:val="5"/>
              </w:numPr>
              <w:jc w:val="both"/>
            </w:pPr>
            <w:r>
              <w:t>Du nom, prénom et rôle de la personne au sein de FTHM</w:t>
            </w:r>
          </w:p>
          <w:p w:rsidR="001B0A79" w:rsidRDefault="001B0A79" w:rsidP="001B0A79">
            <w:pPr>
              <w:pStyle w:val="Paragraphedeliste"/>
              <w:numPr>
                <w:ilvl w:val="0"/>
                <w:numId w:val="5"/>
              </w:numPr>
              <w:jc w:val="both"/>
            </w:pPr>
            <w:r>
              <w:t>D’une icône mail : affiche le mail de la personne au survol de la souris</w:t>
            </w:r>
          </w:p>
          <w:p w:rsidR="001B0A79" w:rsidRDefault="001B0A79" w:rsidP="001B0A79">
            <w:pPr>
              <w:pStyle w:val="Paragraphedeliste"/>
              <w:numPr>
                <w:ilvl w:val="0"/>
                <w:numId w:val="5"/>
              </w:numPr>
              <w:jc w:val="both"/>
            </w:pPr>
            <w:r>
              <w:t>D’une icône téléphone : affiche le numéro de la personne au survol de la souris</w:t>
            </w:r>
          </w:p>
        </w:tc>
      </w:tr>
      <w:tr w:rsidR="00E444BF" w:rsidTr="003B6FAE">
        <w:tc>
          <w:tcPr>
            <w:tcW w:w="2689" w:type="dxa"/>
          </w:tcPr>
          <w:p w:rsidR="00E444BF" w:rsidRDefault="00E444BF" w:rsidP="003B6FAE">
            <w:pPr>
              <w:jc w:val="both"/>
            </w:pPr>
            <w:r>
              <w:t>Profil d’une personne</w:t>
            </w:r>
          </w:p>
        </w:tc>
        <w:tc>
          <w:tcPr>
            <w:tcW w:w="6373" w:type="dxa"/>
          </w:tcPr>
          <w:p w:rsidR="00E444BF" w:rsidRDefault="00261F07" w:rsidP="00793A6E">
            <w:pPr>
              <w:jc w:val="both"/>
            </w:pPr>
            <w:r>
              <w:t>Cette section s’affiche au clic de la personne en question, elle détaille les informations la concernant, notamment :</w:t>
            </w:r>
          </w:p>
          <w:p w:rsidR="00261F07" w:rsidRDefault="00261F07" w:rsidP="00261F07">
            <w:pPr>
              <w:pStyle w:val="Paragraphedeliste"/>
              <w:numPr>
                <w:ilvl w:val="0"/>
                <w:numId w:val="5"/>
              </w:numPr>
              <w:jc w:val="both"/>
            </w:pPr>
            <w:r>
              <w:t>Le nom</w:t>
            </w:r>
          </w:p>
          <w:p w:rsidR="00261F07" w:rsidRDefault="00261F07" w:rsidP="00261F07">
            <w:pPr>
              <w:pStyle w:val="Paragraphedeliste"/>
              <w:numPr>
                <w:ilvl w:val="0"/>
                <w:numId w:val="5"/>
              </w:numPr>
              <w:jc w:val="both"/>
            </w:pPr>
            <w:r>
              <w:t>Le prénom</w:t>
            </w:r>
          </w:p>
          <w:p w:rsidR="00261F07" w:rsidRDefault="00261F07" w:rsidP="00261F07">
            <w:pPr>
              <w:pStyle w:val="Paragraphedeliste"/>
              <w:numPr>
                <w:ilvl w:val="0"/>
                <w:numId w:val="5"/>
              </w:numPr>
              <w:jc w:val="both"/>
            </w:pPr>
            <w:r>
              <w:t>Son département</w:t>
            </w:r>
          </w:p>
          <w:p w:rsidR="00261F07" w:rsidRDefault="00261F07" w:rsidP="00261F07">
            <w:pPr>
              <w:pStyle w:val="Paragraphedeliste"/>
              <w:numPr>
                <w:ilvl w:val="0"/>
                <w:numId w:val="5"/>
              </w:numPr>
              <w:jc w:val="both"/>
            </w:pPr>
            <w:r>
              <w:t>Son mail</w:t>
            </w:r>
          </w:p>
          <w:p w:rsidR="00261F07" w:rsidRDefault="00261F07" w:rsidP="00261F07">
            <w:pPr>
              <w:pStyle w:val="Paragraphedeliste"/>
              <w:numPr>
                <w:ilvl w:val="0"/>
                <w:numId w:val="5"/>
              </w:numPr>
              <w:jc w:val="both"/>
            </w:pPr>
            <w:r>
              <w:t>Son contact</w:t>
            </w:r>
          </w:p>
          <w:p w:rsidR="00261F07" w:rsidRDefault="00261F07" w:rsidP="00261F07">
            <w:pPr>
              <w:pStyle w:val="Paragraphedeliste"/>
              <w:numPr>
                <w:ilvl w:val="0"/>
                <w:numId w:val="5"/>
              </w:numPr>
              <w:jc w:val="both"/>
            </w:pPr>
            <w:r>
              <w:t>Les départements à sa charge s’il s’agit d’un associé</w:t>
            </w:r>
          </w:p>
          <w:p w:rsidR="00261F07" w:rsidRDefault="00261F07" w:rsidP="00261F07">
            <w:pPr>
              <w:pStyle w:val="Paragraphedeliste"/>
              <w:numPr>
                <w:ilvl w:val="0"/>
                <w:numId w:val="5"/>
              </w:numPr>
              <w:jc w:val="both"/>
            </w:pPr>
            <w:r>
              <w:t>Son cursus avant FTHM et son évolution chez FTHM</w:t>
            </w:r>
          </w:p>
        </w:tc>
      </w:tr>
      <w:tr w:rsidR="003B6FAE" w:rsidTr="003B6FAE">
        <w:tc>
          <w:tcPr>
            <w:tcW w:w="2689" w:type="dxa"/>
          </w:tcPr>
          <w:p w:rsidR="003B6FAE" w:rsidRDefault="003B6FAE" w:rsidP="003B6FAE">
            <w:pPr>
              <w:jc w:val="both"/>
            </w:pPr>
            <w:r w:rsidRPr="0038344E">
              <w:rPr>
                <w:b/>
              </w:rPr>
              <w:lastRenderedPageBreak/>
              <w:t>Règles de gestion</w:t>
            </w:r>
          </w:p>
        </w:tc>
        <w:tc>
          <w:tcPr>
            <w:tcW w:w="6373" w:type="dxa"/>
          </w:tcPr>
          <w:p w:rsidR="003B6FAE" w:rsidRDefault="009C28F3" w:rsidP="008E508A">
            <w:pPr>
              <w:pStyle w:val="Paragraphedeliste"/>
              <w:numPr>
                <w:ilvl w:val="0"/>
                <w:numId w:val="9"/>
              </w:numPr>
              <w:jc w:val="both"/>
            </w:pPr>
            <w:r>
              <w:t>L’affichage de chaque département doit se présenter de haut en bas : associé, manager, assistant manager, senior, junior, stagiaire</w:t>
            </w:r>
            <w:r w:rsidR="008A7357">
              <w:t>.</w:t>
            </w:r>
          </w:p>
          <w:p w:rsidR="008E508A" w:rsidRDefault="008E508A" w:rsidP="008E508A">
            <w:pPr>
              <w:pStyle w:val="Paragraphedeliste"/>
              <w:numPr>
                <w:ilvl w:val="0"/>
                <w:numId w:val="9"/>
              </w:numPr>
              <w:jc w:val="both"/>
            </w:pPr>
            <w:r>
              <w:t>Quand deux ou plusieurs personnes ont un même nom, elles s’affichent toutes au résultat d’une recherche.</w:t>
            </w:r>
          </w:p>
        </w:tc>
      </w:tr>
    </w:tbl>
    <w:p w:rsidR="003B6FAE" w:rsidRPr="003B6FAE" w:rsidRDefault="003B6FAE" w:rsidP="003B6FAE">
      <w:pPr>
        <w:ind w:firstLine="708"/>
        <w:jc w:val="both"/>
      </w:pPr>
    </w:p>
    <w:p w:rsidR="00566446" w:rsidRDefault="00566446" w:rsidP="00566446"/>
    <w:p w:rsidR="00566446" w:rsidRDefault="006B3D1E" w:rsidP="005D6840">
      <w:pPr>
        <w:pStyle w:val="Titre1"/>
        <w:numPr>
          <w:ilvl w:val="0"/>
          <w:numId w:val="26"/>
        </w:numPr>
      </w:pPr>
      <w:bookmarkStart w:id="328" w:name="_Toc72745801"/>
      <w:r w:rsidRPr="005D6840">
        <w:t>Administrateur</w:t>
      </w:r>
      <w:r>
        <w:t xml:space="preserve"> RHI</w:t>
      </w:r>
      <w:bookmarkEnd w:id="328"/>
    </w:p>
    <w:p w:rsidR="006B3D1E" w:rsidRDefault="00AC1FC8" w:rsidP="00442F10">
      <w:pPr>
        <w:ind w:firstLine="708"/>
        <w:jc w:val="both"/>
      </w:pPr>
      <w:r>
        <w:t>Ce type d’utilisateur concerne spécialement la session pour le département RHI. Comparé au simple-user, il est capable d’ajouter un nouveau personnel dans le Trombinoscope, modifier son profil, gérer sa demande d’habilitation.</w:t>
      </w:r>
    </w:p>
    <w:p w:rsidR="007863F9" w:rsidRDefault="007863F9" w:rsidP="007863F9">
      <w:pPr>
        <w:ind w:firstLine="708"/>
        <w:jc w:val="both"/>
      </w:pPr>
      <w:r>
        <w:t>Chaque administrateur RHI doit pouvoir :</w:t>
      </w:r>
    </w:p>
    <w:p w:rsidR="007863F9" w:rsidRDefault="007863F9" w:rsidP="007863F9">
      <w:pPr>
        <w:pStyle w:val="Paragraphedeliste"/>
        <w:numPr>
          <w:ilvl w:val="0"/>
          <w:numId w:val="5"/>
        </w:numPr>
        <w:jc w:val="both"/>
      </w:pPr>
      <w:r>
        <w:t>S’authentifier</w:t>
      </w:r>
    </w:p>
    <w:p w:rsidR="007863F9" w:rsidRDefault="007863F9" w:rsidP="007863F9">
      <w:pPr>
        <w:pStyle w:val="Paragraphedeliste"/>
        <w:numPr>
          <w:ilvl w:val="0"/>
          <w:numId w:val="5"/>
        </w:numPr>
        <w:jc w:val="both"/>
      </w:pPr>
      <w:r>
        <w:t>Voir la page d’accueil de Trombinoscope</w:t>
      </w:r>
      <w:r w:rsidR="008C611D">
        <w:t xml:space="preserve"> incluant </w:t>
      </w:r>
      <w:r w:rsidR="00D21E53">
        <w:t>les onglets</w:t>
      </w:r>
      <w:r w:rsidR="008C611D">
        <w:t>:</w:t>
      </w:r>
    </w:p>
    <w:p w:rsidR="007863F9" w:rsidRDefault="007863F9" w:rsidP="008C611D">
      <w:pPr>
        <w:pStyle w:val="Paragraphedeliste"/>
        <w:numPr>
          <w:ilvl w:val="1"/>
          <w:numId w:val="5"/>
        </w:numPr>
        <w:jc w:val="both"/>
      </w:pPr>
      <w:r>
        <w:t>Ajouter un personnel</w:t>
      </w:r>
    </w:p>
    <w:p w:rsidR="007863F9" w:rsidRDefault="007863F9" w:rsidP="008C611D">
      <w:pPr>
        <w:pStyle w:val="Paragraphedeliste"/>
        <w:numPr>
          <w:ilvl w:val="1"/>
          <w:numId w:val="5"/>
        </w:numPr>
        <w:jc w:val="both"/>
      </w:pPr>
      <w:r>
        <w:t>Modifier le profil d’un personnel</w:t>
      </w:r>
    </w:p>
    <w:p w:rsidR="007863F9" w:rsidRDefault="007863F9" w:rsidP="008C611D">
      <w:pPr>
        <w:pStyle w:val="Paragraphedeliste"/>
        <w:numPr>
          <w:ilvl w:val="1"/>
          <w:numId w:val="5"/>
        </w:numPr>
        <w:jc w:val="both"/>
      </w:pPr>
      <w:r>
        <w:t>Supprimer un personnel</w:t>
      </w:r>
    </w:p>
    <w:p w:rsidR="002B1B76" w:rsidRDefault="007863F9" w:rsidP="008C611D">
      <w:pPr>
        <w:pStyle w:val="Paragraphedeliste"/>
        <w:numPr>
          <w:ilvl w:val="1"/>
          <w:numId w:val="5"/>
        </w:numPr>
        <w:jc w:val="both"/>
        <w:rPr>
          <w:ins w:id="329" w:author="Rojo" w:date="2021-05-20T09:11:00Z"/>
        </w:rPr>
      </w:pPr>
      <w:r>
        <w:t>Gérer la demande d’habilitation d’un personnel</w:t>
      </w:r>
    </w:p>
    <w:p w:rsidR="009A1AEA" w:rsidRDefault="009A1AEA" w:rsidP="008C611D">
      <w:pPr>
        <w:pStyle w:val="Paragraphedeliste"/>
        <w:numPr>
          <w:ilvl w:val="1"/>
          <w:numId w:val="5"/>
        </w:numPr>
        <w:jc w:val="both"/>
        <w:rPr>
          <w:ins w:id="330" w:author="Rojo" w:date="2021-05-20T09:12:00Z"/>
        </w:rPr>
      </w:pPr>
      <w:ins w:id="331" w:author="Rojo" w:date="2021-05-20T09:11:00Z">
        <w:r>
          <w:t xml:space="preserve">Lister les personnes </w:t>
        </w:r>
      </w:ins>
      <w:ins w:id="332" w:author="Rojo" w:date="2021-05-20T09:13:00Z">
        <w:r>
          <w:t>habilitées</w:t>
        </w:r>
      </w:ins>
      <w:ins w:id="333" w:author="Rojo" w:date="2021-05-20T09:11:00Z">
        <w:r w:rsidR="00806460">
          <w:t xml:space="preserve">, à désactiver et </w:t>
        </w:r>
        <w:r>
          <w:t>déshabilité</w:t>
        </w:r>
      </w:ins>
      <w:ins w:id="334" w:author="Rojo" w:date="2021-05-20T09:13:00Z">
        <w:r>
          <w:t>e</w:t>
        </w:r>
      </w:ins>
      <w:ins w:id="335" w:author="Rojo" w:date="2021-05-20T09:11:00Z">
        <w:r>
          <w:t>s tous les mois</w:t>
        </w:r>
      </w:ins>
    </w:p>
    <w:p w:rsidR="009A1AEA" w:rsidRDefault="009A1AEA" w:rsidP="008C611D">
      <w:pPr>
        <w:pStyle w:val="Paragraphedeliste"/>
        <w:numPr>
          <w:ilvl w:val="1"/>
          <w:numId w:val="5"/>
        </w:numPr>
        <w:jc w:val="both"/>
      </w:pPr>
      <w:ins w:id="336" w:author="Rojo" w:date="2021-05-20T09:13:00Z">
        <w:r>
          <w:t>Restaurer</w:t>
        </w:r>
      </w:ins>
      <w:ins w:id="337" w:author="Rojo" w:date="2021-05-20T09:12:00Z">
        <w:r>
          <w:t xml:space="preserve"> les personnes </w:t>
        </w:r>
      </w:ins>
      <w:ins w:id="338" w:author="Rojo" w:date="2021-05-20T09:15:00Z">
        <w:r>
          <w:t>archivées</w:t>
        </w:r>
      </w:ins>
    </w:p>
    <w:p w:rsidR="002B1B76" w:rsidRDefault="002B1B76" w:rsidP="002B1B76">
      <w:pPr>
        <w:pStyle w:val="Paragraphedeliste"/>
        <w:jc w:val="both"/>
      </w:pPr>
    </w:p>
    <w:p w:rsidR="002B1B76" w:rsidRDefault="002B1B76">
      <w:pPr>
        <w:pStyle w:val="Titre2"/>
        <w:numPr>
          <w:ilvl w:val="1"/>
          <w:numId w:val="29"/>
        </w:numPr>
        <w:pPrChange w:id="339" w:author="Rojo" w:date="2021-05-21T10:40:00Z">
          <w:pPr>
            <w:pStyle w:val="Titre2"/>
          </w:pPr>
        </w:pPrChange>
      </w:pPr>
      <w:bookmarkStart w:id="340" w:name="_Toc72745802"/>
      <w:r w:rsidRPr="003B622B">
        <w:t>Authentification</w:t>
      </w:r>
      <w:bookmarkEnd w:id="340"/>
    </w:p>
    <w:p w:rsidR="002B1B76" w:rsidRDefault="002B1B76" w:rsidP="002B1B76">
      <w:pPr>
        <w:ind w:firstLine="708"/>
      </w:pPr>
      <w:r>
        <w:t>Pour accéder à Trombinoscope, l’administrateur RHI doit d’abord s’authentifier.</w:t>
      </w:r>
    </w:p>
    <w:tbl>
      <w:tblPr>
        <w:tblStyle w:val="Grilledutableau"/>
        <w:tblW w:w="0" w:type="auto"/>
        <w:tblLook w:val="04A0" w:firstRow="1" w:lastRow="0" w:firstColumn="1" w:lastColumn="0" w:noHBand="0" w:noVBand="1"/>
      </w:tblPr>
      <w:tblGrid>
        <w:gridCol w:w="2689"/>
        <w:gridCol w:w="6373"/>
      </w:tblGrid>
      <w:tr w:rsidR="002B1B76" w:rsidTr="00B06F19">
        <w:trPr>
          <w:trHeight w:val="427"/>
        </w:trPr>
        <w:tc>
          <w:tcPr>
            <w:tcW w:w="9062" w:type="dxa"/>
            <w:gridSpan w:val="2"/>
          </w:tcPr>
          <w:p w:rsidR="002B1B76" w:rsidRPr="00BE0BD5" w:rsidRDefault="002B1B76" w:rsidP="00B06F19">
            <w:pPr>
              <w:jc w:val="center"/>
              <w:rPr>
                <w:b/>
              </w:rPr>
            </w:pPr>
            <w:r w:rsidRPr="00BE0BD5">
              <w:rPr>
                <w:b/>
              </w:rPr>
              <w:t>Fiche de description de fonctionnalité</w:t>
            </w:r>
          </w:p>
        </w:tc>
      </w:tr>
      <w:tr w:rsidR="002B1B76" w:rsidTr="00B06F19">
        <w:tc>
          <w:tcPr>
            <w:tcW w:w="2689" w:type="dxa"/>
          </w:tcPr>
          <w:p w:rsidR="002B1B76" w:rsidRPr="00BE0BD5" w:rsidRDefault="002B1B76" w:rsidP="00B06F19">
            <w:pPr>
              <w:rPr>
                <w:b/>
              </w:rPr>
            </w:pPr>
            <w:r w:rsidRPr="00BE0BD5">
              <w:rPr>
                <w:b/>
              </w:rPr>
              <w:t>Nom de la fonctionnalité</w:t>
            </w:r>
          </w:p>
        </w:tc>
        <w:tc>
          <w:tcPr>
            <w:tcW w:w="6373" w:type="dxa"/>
          </w:tcPr>
          <w:p w:rsidR="002B1B76" w:rsidRDefault="002B1B76" w:rsidP="00B06F19">
            <w:r>
              <w:t>Authentification</w:t>
            </w:r>
          </w:p>
        </w:tc>
      </w:tr>
      <w:tr w:rsidR="002B1B76" w:rsidTr="00B06F19">
        <w:tc>
          <w:tcPr>
            <w:tcW w:w="2689" w:type="dxa"/>
          </w:tcPr>
          <w:p w:rsidR="002B1B76" w:rsidRPr="00BE0BD5" w:rsidRDefault="002B1B76" w:rsidP="00B06F19">
            <w:pPr>
              <w:rPr>
                <w:b/>
              </w:rPr>
            </w:pPr>
            <w:r w:rsidRPr="00BE0BD5">
              <w:rPr>
                <w:b/>
              </w:rPr>
              <w:t>Description sommaire</w:t>
            </w:r>
          </w:p>
        </w:tc>
        <w:tc>
          <w:tcPr>
            <w:tcW w:w="6373" w:type="dxa"/>
          </w:tcPr>
          <w:p w:rsidR="002B1B76" w:rsidRDefault="00BB43BC" w:rsidP="00BB43BC">
            <w:r>
              <w:t>En tant que consultant RH interne,</w:t>
            </w:r>
            <w:r w:rsidR="002B1B76">
              <w:t xml:space="preserve"> un accès </w:t>
            </w:r>
            <w:r>
              <w:t>lui est donné</w:t>
            </w:r>
            <w:r w:rsidR="002B1B76">
              <w:t xml:space="preserve"> pour </w:t>
            </w:r>
            <w:r>
              <w:t>avoir les privilèges d’un administrateur RHI en accédant</w:t>
            </w:r>
            <w:r w:rsidR="002B1B76">
              <w:t xml:space="preserve"> à T</w:t>
            </w:r>
            <w:r>
              <w:t>rombinoscope.</w:t>
            </w:r>
          </w:p>
        </w:tc>
      </w:tr>
      <w:tr w:rsidR="002B1B76" w:rsidTr="00B06F19">
        <w:tc>
          <w:tcPr>
            <w:tcW w:w="2689" w:type="dxa"/>
          </w:tcPr>
          <w:p w:rsidR="002B1B76" w:rsidRPr="001B2B57" w:rsidRDefault="002B1B76" w:rsidP="00B06F19">
            <w:pPr>
              <w:rPr>
                <w:b/>
              </w:rPr>
            </w:pPr>
            <w:r w:rsidRPr="001B2B57">
              <w:rPr>
                <w:b/>
              </w:rPr>
              <w:t>Fonctionnalités attendues</w:t>
            </w:r>
          </w:p>
        </w:tc>
        <w:tc>
          <w:tcPr>
            <w:tcW w:w="6373" w:type="dxa"/>
          </w:tcPr>
          <w:p w:rsidR="002B1B76" w:rsidRDefault="002B1B76" w:rsidP="00B06F19">
            <w:r>
              <w:t>Le système doit pouvoir rediriger le consultant vers la page d’accueil de Trombinoscope après authentification.</w:t>
            </w:r>
          </w:p>
        </w:tc>
      </w:tr>
      <w:tr w:rsidR="002B1B76" w:rsidTr="00B06F19">
        <w:tc>
          <w:tcPr>
            <w:tcW w:w="2689" w:type="dxa"/>
          </w:tcPr>
          <w:p w:rsidR="002B1B76" w:rsidRPr="001B2B57" w:rsidRDefault="002B1B76" w:rsidP="00B06F19">
            <w:pPr>
              <w:rPr>
                <w:b/>
              </w:rPr>
            </w:pPr>
            <w:r>
              <w:rPr>
                <w:b/>
              </w:rPr>
              <w:t>Composants</w:t>
            </w:r>
          </w:p>
        </w:tc>
        <w:tc>
          <w:tcPr>
            <w:tcW w:w="6373" w:type="dxa"/>
          </w:tcPr>
          <w:p w:rsidR="002B1B76" w:rsidRDefault="002B1B76" w:rsidP="00B06F19">
            <w:pPr>
              <w:pStyle w:val="Paragraphedeliste"/>
              <w:numPr>
                <w:ilvl w:val="0"/>
                <w:numId w:val="5"/>
              </w:numPr>
            </w:pPr>
            <w:r>
              <w:t xml:space="preserve">Champ </w:t>
            </w:r>
            <w:r w:rsidR="00DC3852">
              <w:t xml:space="preserve">de </w:t>
            </w:r>
            <w:r>
              <w:t>saisie</w:t>
            </w:r>
            <w:r w:rsidR="00DC3852">
              <w:t xml:space="preserve"> du</w:t>
            </w:r>
            <w:r>
              <w:t xml:space="preserve"> nom d’utilisateur</w:t>
            </w:r>
          </w:p>
          <w:p w:rsidR="002B1B76" w:rsidRDefault="002B1B76" w:rsidP="00B06F19">
            <w:pPr>
              <w:pStyle w:val="Paragraphedeliste"/>
              <w:numPr>
                <w:ilvl w:val="0"/>
                <w:numId w:val="5"/>
              </w:numPr>
            </w:pPr>
            <w:r>
              <w:t xml:space="preserve">Champ </w:t>
            </w:r>
            <w:r w:rsidR="00DC3852">
              <w:t xml:space="preserve">de </w:t>
            </w:r>
            <w:r>
              <w:t>saisie</w:t>
            </w:r>
            <w:r w:rsidR="00DC3852">
              <w:t xml:space="preserve"> du</w:t>
            </w:r>
            <w:r>
              <w:t xml:space="preserve"> mot de passe</w:t>
            </w:r>
          </w:p>
          <w:p w:rsidR="002B1B76" w:rsidRDefault="002B1B76" w:rsidP="00B06F19">
            <w:pPr>
              <w:pStyle w:val="Paragraphedeliste"/>
              <w:numPr>
                <w:ilvl w:val="0"/>
                <w:numId w:val="5"/>
              </w:numPr>
            </w:pPr>
            <w:r>
              <w:t>Bouton connexion</w:t>
            </w:r>
          </w:p>
        </w:tc>
      </w:tr>
      <w:tr w:rsidR="002B1B76" w:rsidTr="00B06F19">
        <w:tc>
          <w:tcPr>
            <w:tcW w:w="2689" w:type="dxa"/>
          </w:tcPr>
          <w:p w:rsidR="002B1B76" w:rsidRPr="0038344E" w:rsidRDefault="002B1B76" w:rsidP="00B06F19">
            <w:pPr>
              <w:rPr>
                <w:b/>
              </w:rPr>
            </w:pPr>
            <w:r w:rsidRPr="0038344E">
              <w:rPr>
                <w:b/>
              </w:rPr>
              <w:t>Règles de gestion</w:t>
            </w:r>
          </w:p>
        </w:tc>
        <w:tc>
          <w:tcPr>
            <w:tcW w:w="6373" w:type="dxa"/>
          </w:tcPr>
          <w:p w:rsidR="002B1B76" w:rsidRDefault="002B1B76" w:rsidP="00B06F19">
            <w:r>
              <w:t>Tous les champs doivent être obligatoirement remplis par le saisisseur pour réussir à s’authentifier.</w:t>
            </w:r>
          </w:p>
        </w:tc>
      </w:tr>
    </w:tbl>
    <w:p w:rsidR="002B1B76" w:rsidRDefault="002B1B76" w:rsidP="002B1B76"/>
    <w:p w:rsidR="002B1B76" w:rsidRDefault="002B1B76" w:rsidP="00103DE7">
      <w:pPr>
        <w:pStyle w:val="Titre2"/>
      </w:pPr>
      <w:bookmarkStart w:id="341" w:name="_Toc72745803"/>
      <w:r>
        <w:t>Affichage de la page d’accueil</w:t>
      </w:r>
      <w:bookmarkEnd w:id="341"/>
    </w:p>
    <w:p w:rsidR="002B1B76" w:rsidRDefault="002B1B76" w:rsidP="002B1B76">
      <w:pPr>
        <w:ind w:firstLine="708"/>
        <w:jc w:val="both"/>
      </w:pPr>
      <w:r>
        <w:t>Après authentification, l</w:t>
      </w:r>
      <w:r w:rsidR="00BB43BC">
        <w:t>’administrateur RHI</w:t>
      </w:r>
      <w:r>
        <w:t xml:space="preserve"> doit être redirigé vers une page d’accueil de Trombinoscope.</w:t>
      </w:r>
    </w:p>
    <w:p w:rsidR="008E1B12" w:rsidRDefault="008E1B12" w:rsidP="008E1B12">
      <w:pPr>
        <w:jc w:val="both"/>
      </w:pPr>
    </w:p>
    <w:p w:rsidR="008E1B12" w:rsidRDefault="008E1B12" w:rsidP="008E1B12">
      <w:pPr>
        <w:jc w:val="both"/>
      </w:pPr>
    </w:p>
    <w:p w:rsidR="008E1B12" w:rsidRDefault="008E1B12" w:rsidP="008E1B12">
      <w:pPr>
        <w:jc w:val="both"/>
      </w:pPr>
    </w:p>
    <w:p w:rsidR="008E1B12" w:rsidRDefault="008E1B12" w:rsidP="008E1B12">
      <w:pPr>
        <w:jc w:val="both"/>
      </w:pPr>
    </w:p>
    <w:p w:rsidR="008E1B12" w:rsidRDefault="00D8773D" w:rsidP="008E1B12">
      <w:pPr>
        <w:jc w:val="both"/>
      </w:pPr>
      <w:r>
        <w:rPr>
          <w:noProof/>
          <w:lang w:eastAsia="fr-FR"/>
        </w:rPr>
        <w:drawing>
          <wp:anchor distT="0" distB="0" distL="114300" distR="114300" simplePos="0" relativeHeight="251679744" behindDoc="0" locked="0" layoutInCell="1" allowOverlap="1" wp14:anchorId="3C8E7B1B" wp14:editId="41158C2E">
            <wp:simplePos x="0" y="0"/>
            <wp:positionH relativeFrom="margin">
              <wp:align>right</wp:align>
            </wp:positionH>
            <wp:positionV relativeFrom="paragraph">
              <wp:posOffset>443230</wp:posOffset>
            </wp:positionV>
            <wp:extent cx="5760085" cy="3239770"/>
            <wp:effectExtent l="0" t="0" r="0" b="0"/>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ccueil RHI.png"/>
                    <pic:cNvPicPr/>
                  </pic:nvPicPr>
                  <pic:blipFill>
                    <a:blip r:embed="rId14">
                      <a:extLst>
                        <a:ext uri="{28A0092B-C50C-407E-A947-70E740481C1C}">
                          <a14:useLocalDpi xmlns:a14="http://schemas.microsoft.com/office/drawing/2010/main" val="0"/>
                        </a:ext>
                      </a:extLst>
                    </a:blip>
                    <a:stretch>
                      <a:fillRect/>
                    </a:stretch>
                  </pic:blipFill>
                  <pic:spPr>
                    <a:xfrm>
                      <a:off x="0" y="0"/>
                      <a:ext cx="5760718" cy="3240404"/>
                    </a:xfrm>
                    <a:prstGeom prst="rect">
                      <a:avLst/>
                    </a:prstGeom>
                  </pic:spPr>
                </pic:pic>
              </a:graphicData>
            </a:graphic>
          </wp:anchor>
        </w:drawing>
      </w:r>
      <w:r w:rsidR="008E1B12">
        <w:rPr>
          <w:noProof/>
          <w:lang w:eastAsia="fr-FR"/>
        </w:rPr>
        <mc:AlternateContent>
          <mc:Choice Requires="wps">
            <w:drawing>
              <wp:anchor distT="0" distB="0" distL="114300" distR="114300" simplePos="0" relativeHeight="251681792" behindDoc="0" locked="0" layoutInCell="1" allowOverlap="1" wp14:anchorId="7B1E93DE" wp14:editId="5F1B9765">
                <wp:simplePos x="0" y="0"/>
                <wp:positionH relativeFrom="margin">
                  <wp:align>right</wp:align>
                </wp:positionH>
                <wp:positionV relativeFrom="paragraph">
                  <wp:posOffset>3807460</wp:posOffset>
                </wp:positionV>
                <wp:extent cx="5760720" cy="635"/>
                <wp:effectExtent l="0" t="0" r="0" b="0"/>
                <wp:wrapTopAndBottom/>
                <wp:docPr id="18" name="Zone de texte 1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EC1556" w:rsidRDefault="00650659" w:rsidP="008E1B12">
                            <w:pPr>
                              <w:pStyle w:val="Lgende"/>
                              <w:rPr>
                                <w:noProof/>
                              </w:rPr>
                            </w:pPr>
                            <w:bookmarkStart w:id="342" w:name="_Toc72745773"/>
                            <w:r>
                              <w:t xml:space="preserve">Figure </w:t>
                            </w:r>
                            <w:fldSimple w:instr=" SEQ Figure \* ARABIC ">
                              <w:r w:rsidR="008B7AFE">
                                <w:rPr>
                                  <w:noProof/>
                                </w:rPr>
                                <w:t>6</w:t>
                              </w:r>
                            </w:fldSimple>
                            <w:r>
                              <w:t>: Présentation de l'interface pour la RHI</w:t>
                            </w:r>
                            <w:bookmarkEnd w:id="3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1E93DE" id="Zone de texte 18" o:spid="_x0000_s1033" type="#_x0000_t202" style="position:absolute;left:0;text-align:left;margin-left:402.4pt;margin-top:299.8pt;width:453.6pt;height:.05pt;z-index:2516817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" stroked="f">
                <v:textbox style="mso-fit-shape-to-text:t" inset="0,0,0,0">
                  <w:txbxContent>
                    <w:p w:rsidR="00650659" w:rsidRPr="00EC1556" w:rsidRDefault="00650659" w:rsidP="008E1B12">
                      <w:pPr>
                        <w:pStyle w:val="Lgende"/>
                        <w:rPr>
                          <w:noProof/>
                        </w:rPr>
                      </w:pPr>
                      <w:bookmarkStart w:id="343" w:name="_Toc72745773"/>
                      <w:r>
                        <w:t xml:space="preserve">Figure </w:t>
                      </w:r>
                      <w:fldSimple w:instr=" SEQ Figure \* ARABIC ">
                        <w:r w:rsidR="008B7AFE">
                          <w:rPr>
                            <w:noProof/>
                          </w:rPr>
                          <w:t>6</w:t>
                        </w:r>
                      </w:fldSimple>
                      <w:r>
                        <w:t>: Présentation de l'interface pour la RHI</w:t>
                      </w:r>
                      <w:bookmarkEnd w:id="343"/>
                    </w:p>
                  </w:txbxContent>
                </v:textbox>
                <w10:wrap type="topAndBottom" anchorx="margin"/>
              </v:shape>
            </w:pict>
          </mc:Fallback>
        </mc:AlternateContent>
      </w:r>
      <w:r w:rsidR="008E1B12">
        <w:t>Pour la RHI, l’interface se présente comme suit, avec les options en surplus :</w:t>
      </w:r>
    </w:p>
    <w:p w:rsidR="008E1B12" w:rsidRDefault="008E1B12" w:rsidP="008E1B12">
      <w:pPr>
        <w:jc w:val="both"/>
      </w:pPr>
    </w:p>
    <w:tbl>
      <w:tblPr>
        <w:tblStyle w:val="Grilledutableau"/>
        <w:tblW w:w="0" w:type="auto"/>
        <w:tblLook w:val="04A0" w:firstRow="1" w:lastRow="0" w:firstColumn="1" w:lastColumn="0" w:noHBand="0" w:noVBand="1"/>
      </w:tblPr>
      <w:tblGrid>
        <w:gridCol w:w="2689"/>
        <w:gridCol w:w="6373"/>
      </w:tblGrid>
      <w:tr w:rsidR="002B1B76" w:rsidTr="00B06F19">
        <w:tc>
          <w:tcPr>
            <w:tcW w:w="9062" w:type="dxa"/>
            <w:gridSpan w:val="2"/>
          </w:tcPr>
          <w:p w:rsidR="002B1B76" w:rsidRDefault="002B1B76" w:rsidP="00B06F19">
            <w:pPr>
              <w:jc w:val="center"/>
            </w:pPr>
            <w:r w:rsidRPr="00BE0BD5">
              <w:rPr>
                <w:b/>
              </w:rPr>
              <w:t>Fiche de description de fonctionnalité</w:t>
            </w:r>
          </w:p>
        </w:tc>
      </w:tr>
      <w:tr w:rsidR="002B1B76" w:rsidTr="00B06F19">
        <w:tc>
          <w:tcPr>
            <w:tcW w:w="2689" w:type="dxa"/>
          </w:tcPr>
          <w:p w:rsidR="002B1B76" w:rsidRDefault="002B1B76" w:rsidP="00B06F19">
            <w:pPr>
              <w:jc w:val="both"/>
            </w:pPr>
            <w:r w:rsidRPr="00BE0BD5">
              <w:rPr>
                <w:b/>
              </w:rPr>
              <w:t>Nom de la fonctionnalité</w:t>
            </w:r>
          </w:p>
        </w:tc>
        <w:tc>
          <w:tcPr>
            <w:tcW w:w="6373" w:type="dxa"/>
          </w:tcPr>
          <w:p w:rsidR="002B1B76" w:rsidRDefault="002B1B76" w:rsidP="00B06F19">
            <w:pPr>
              <w:jc w:val="both"/>
            </w:pPr>
            <w:r>
              <w:t>Affichage de la page d’accueil</w:t>
            </w:r>
          </w:p>
        </w:tc>
      </w:tr>
      <w:tr w:rsidR="002B1B76" w:rsidTr="00B06F19">
        <w:tc>
          <w:tcPr>
            <w:tcW w:w="2689" w:type="dxa"/>
          </w:tcPr>
          <w:p w:rsidR="002B1B76" w:rsidRDefault="002B1B76" w:rsidP="00B06F19">
            <w:pPr>
              <w:jc w:val="both"/>
            </w:pPr>
            <w:r w:rsidRPr="00BE0BD5">
              <w:rPr>
                <w:b/>
              </w:rPr>
              <w:t>Description sommaire</w:t>
            </w:r>
          </w:p>
        </w:tc>
        <w:tc>
          <w:tcPr>
            <w:tcW w:w="6373" w:type="dxa"/>
          </w:tcPr>
          <w:p w:rsidR="002B1B76" w:rsidRDefault="002B1B76" w:rsidP="00B06F19">
            <w:pPr>
              <w:jc w:val="both"/>
            </w:pPr>
            <w:r>
              <w:t>Il s’agit de la fonctionnalité principale de Trombinoscope pour un consultant. C’est là où il consulte la liste des photographies et informations des membres de FTHM.</w:t>
            </w:r>
            <w:r w:rsidR="00BB43BC">
              <w:t xml:space="preserve"> Mais l’administrateur RHI a des fonctionnalités en surplus.</w:t>
            </w:r>
          </w:p>
        </w:tc>
      </w:tr>
      <w:tr w:rsidR="002B1B76" w:rsidTr="00B06F19">
        <w:tc>
          <w:tcPr>
            <w:tcW w:w="9062" w:type="dxa"/>
            <w:gridSpan w:val="2"/>
          </w:tcPr>
          <w:p w:rsidR="002B1B76" w:rsidRDefault="002B1B76" w:rsidP="00B06F19">
            <w:pPr>
              <w:jc w:val="both"/>
            </w:pPr>
            <w:r w:rsidRPr="001B2B57">
              <w:rPr>
                <w:b/>
              </w:rPr>
              <w:t>Fonctionnalités attendues</w:t>
            </w:r>
            <w:r>
              <w:rPr>
                <w:b/>
              </w:rPr>
              <w:t xml:space="preserve"> par composants</w:t>
            </w:r>
          </w:p>
        </w:tc>
      </w:tr>
      <w:tr w:rsidR="002B1B76" w:rsidTr="00B06F19">
        <w:tc>
          <w:tcPr>
            <w:tcW w:w="2689" w:type="dxa"/>
          </w:tcPr>
          <w:p w:rsidR="002B1B76" w:rsidRDefault="002B1B76" w:rsidP="00B06F19">
            <w:pPr>
              <w:jc w:val="both"/>
            </w:pPr>
            <w:r>
              <w:t>Barre de navigation</w:t>
            </w:r>
          </w:p>
        </w:tc>
        <w:tc>
          <w:tcPr>
            <w:tcW w:w="6373" w:type="dxa"/>
          </w:tcPr>
          <w:p w:rsidR="002B1B76" w:rsidRDefault="002B1B76" w:rsidP="00B06F19">
            <w:pPr>
              <w:jc w:val="both"/>
            </w:pPr>
            <w:r>
              <w:t>Elle est composée :</w:t>
            </w:r>
          </w:p>
          <w:p w:rsidR="002B1B76" w:rsidRDefault="002B1B76" w:rsidP="00B06F19">
            <w:pPr>
              <w:pStyle w:val="Paragraphedeliste"/>
              <w:numPr>
                <w:ilvl w:val="0"/>
                <w:numId w:val="5"/>
              </w:numPr>
              <w:jc w:val="both"/>
            </w:pPr>
            <w:r>
              <w:t>Du logo FTHM</w:t>
            </w:r>
          </w:p>
          <w:p w:rsidR="002B1B76" w:rsidRDefault="002B1B76" w:rsidP="00B06F19">
            <w:pPr>
              <w:pStyle w:val="Paragraphedeliste"/>
              <w:numPr>
                <w:ilvl w:val="0"/>
                <w:numId w:val="5"/>
              </w:numPr>
              <w:jc w:val="both"/>
            </w:pPr>
            <w:r>
              <w:t>Du menu département : affiche les personnes du département concerné.</w:t>
            </w:r>
          </w:p>
          <w:p w:rsidR="002B1B76" w:rsidRDefault="002B1B76" w:rsidP="00B06F19">
            <w:pPr>
              <w:pStyle w:val="Paragraphedeliste"/>
              <w:numPr>
                <w:ilvl w:val="0"/>
                <w:numId w:val="8"/>
              </w:numPr>
              <w:jc w:val="both"/>
            </w:pPr>
            <w:r>
              <w:t>ADMINISTRATION </w:t>
            </w:r>
          </w:p>
          <w:p w:rsidR="002B1B76" w:rsidRDefault="002B1B76" w:rsidP="00B06F19">
            <w:pPr>
              <w:pStyle w:val="Paragraphedeliste"/>
              <w:numPr>
                <w:ilvl w:val="0"/>
                <w:numId w:val="8"/>
              </w:numPr>
              <w:jc w:val="both"/>
            </w:pPr>
            <w:r>
              <w:t>AMOA</w:t>
            </w:r>
          </w:p>
          <w:p w:rsidR="00775CEF" w:rsidRDefault="00775CEF" w:rsidP="00B06F19">
            <w:pPr>
              <w:pStyle w:val="Paragraphedeliste"/>
              <w:numPr>
                <w:ilvl w:val="0"/>
                <w:numId w:val="8"/>
              </w:numPr>
              <w:jc w:val="both"/>
            </w:pPr>
            <w:r>
              <w:t>ASSOCIE</w:t>
            </w:r>
          </w:p>
          <w:p w:rsidR="002B1B76" w:rsidRDefault="002B1B76" w:rsidP="00B06F19">
            <w:pPr>
              <w:pStyle w:val="Paragraphedeliste"/>
              <w:numPr>
                <w:ilvl w:val="0"/>
                <w:numId w:val="8"/>
              </w:numPr>
              <w:jc w:val="both"/>
            </w:pPr>
            <w:r>
              <w:t>AUDIT</w:t>
            </w:r>
          </w:p>
          <w:p w:rsidR="002B1B76" w:rsidRDefault="002B1B76" w:rsidP="00B06F19">
            <w:pPr>
              <w:pStyle w:val="Paragraphedeliste"/>
              <w:numPr>
                <w:ilvl w:val="0"/>
                <w:numId w:val="8"/>
              </w:numPr>
              <w:jc w:val="both"/>
            </w:pPr>
            <w:r>
              <w:t>BPO COMPTA</w:t>
            </w:r>
          </w:p>
          <w:p w:rsidR="002B1B76" w:rsidRDefault="002B1B76" w:rsidP="00B06F19">
            <w:pPr>
              <w:pStyle w:val="Paragraphedeliste"/>
              <w:numPr>
                <w:ilvl w:val="0"/>
                <w:numId w:val="8"/>
              </w:numPr>
              <w:jc w:val="both"/>
            </w:pPr>
            <w:r>
              <w:t>BPO RH</w:t>
            </w:r>
          </w:p>
          <w:p w:rsidR="002B1B76" w:rsidRDefault="002B1B76" w:rsidP="00B06F19">
            <w:pPr>
              <w:pStyle w:val="Paragraphedeliste"/>
              <w:numPr>
                <w:ilvl w:val="0"/>
                <w:numId w:val="8"/>
              </w:numPr>
              <w:jc w:val="both"/>
            </w:pPr>
            <w:r>
              <w:t>COMMERCIAL</w:t>
            </w:r>
          </w:p>
          <w:p w:rsidR="002B1B76" w:rsidRDefault="002B1B76" w:rsidP="00B06F19">
            <w:pPr>
              <w:pStyle w:val="Paragraphedeliste"/>
              <w:numPr>
                <w:ilvl w:val="0"/>
                <w:numId w:val="8"/>
              </w:numPr>
              <w:jc w:val="both"/>
            </w:pPr>
            <w:r>
              <w:t>COMMUNICATION</w:t>
            </w:r>
          </w:p>
          <w:p w:rsidR="002B1B76" w:rsidRDefault="002B1B76" w:rsidP="00775CEF">
            <w:pPr>
              <w:pStyle w:val="Paragraphedeliste"/>
              <w:numPr>
                <w:ilvl w:val="0"/>
                <w:numId w:val="8"/>
              </w:numPr>
              <w:jc w:val="both"/>
            </w:pPr>
            <w:r>
              <w:t>DAF</w:t>
            </w:r>
          </w:p>
          <w:p w:rsidR="002B1B76" w:rsidRDefault="002B1B76" w:rsidP="00B06F19">
            <w:pPr>
              <w:pStyle w:val="Paragraphedeliste"/>
              <w:numPr>
                <w:ilvl w:val="0"/>
                <w:numId w:val="8"/>
              </w:numPr>
              <w:jc w:val="both"/>
            </w:pPr>
            <w:r>
              <w:t>FINANCE</w:t>
            </w:r>
          </w:p>
          <w:p w:rsidR="002B1B76" w:rsidRDefault="002B1B76" w:rsidP="00B06F19">
            <w:pPr>
              <w:pStyle w:val="Paragraphedeliste"/>
              <w:numPr>
                <w:ilvl w:val="0"/>
                <w:numId w:val="8"/>
              </w:numPr>
              <w:jc w:val="both"/>
            </w:pPr>
            <w:r>
              <w:t>INFO</w:t>
            </w:r>
          </w:p>
          <w:p w:rsidR="002B1B76" w:rsidRDefault="002B1B76" w:rsidP="00B06F19">
            <w:pPr>
              <w:pStyle w:val="Paragraphedeliste"/>
              <w:numPr>
                <w:ilvl w:val="0"/>
                <w:numId w:val="8"/>
              </w:numPr>
              <w:jc w:val="both"/>
            </w:pPr>
            <w:r>
              <w:t>ORGA</w:t>
            </w:r>
          </w:p>
          <w:p w:rsidR="002B1B76" w:rsidRDefault="002B1B76" w:rsidP="00B06F19">
            <w:pPr>
              <w:pStyle w:val="Paragraphedeliste"/>
              <w:numPr>
                <w:ilvl w:val="0"/>
                <w:numId w:val="8"/>
              </w:numPr>
              <w:jc w:val="both"/>
            </w:pPr>
            <w:r>
              <w:t>QUALITE</w:t>
            </w:r>
          </w:p>
          <w:p w:rsidR="002B1B76" w:rsidRDefault="002B1B76" w:rsidP="00B06F19">
            <w:pPr>
              <w:pStyle w:val="Paragraphedeliste"/>
              <w:numPr>
                <w:ilvl w:val="0"/>
                <w:numId w:val="8"/>
              </w:numPr>
              <w:jc w:val="both"/>
            </w:pPr>
            <w:r>
              <w:lastRenderedPageBreak/>
              <w:t>RHC</w:t>
            </w:r>
          </w:p>
          <w:p w:rsidR="002B1B76" w:rsidRDefault="002B1B76" w:rsidP="00B06F19">
            <w:pPr>
              <w:pStyle w:val="Paragraphedeliste"/>
              <w:numPr>
                <w:ilvl w:val="0"/>
                <w:numId w:val="8"/>
              </w:numPr>
              <w:jc w:val="both"/>
            </w:pPr>
            <w:r>
              <w:t>RHI</w:t>
            </w:r>
          </w:p>
        </w:tc>
      </w:tr>
      <w:tr w:rsidR="00005548" w:rsidTr="00B06F19">
        <w:trPr>
          <w:ins w:id="344" w:author="Rojo" w:date="2021-05-23T15:59:00Z"/>
        </w:trPr>
        <w:tc>
          <w:tcPr>
            <w:tcW w:w="2689" w:type="dxa"/>
          </w:tcPr>
          <w:p w:rsidR="00005548" w:rsidRDefault="00005548">
            <w:pPr>
              <w:tabs>
                <w:tab w:val="left" w:pos="1155"/>
              </w:tabs>
              <w:jc w:val="both"/>
              <w:rPr>
                <w:ins w:id="345" w:author="Rojo" w:date="2021-05-23T15:59:00Z"/>
              </w:rPr>
              <w:pPrChange w:id="346" w:author="Rojo" w:date="2021-05-23T16:05:00Z">
                <w:pPr>
                  <w:jc w:val="both"/>
                </w:pPr>
              </w:pPrChange>
            </w:pPr>
            <w:ins w:id="347" w:author="Rojo" w:date="2021-05-23T15:59:00Z">
              <w:r>
                <w:lastRenderedPageBreak/>
                <w:t>Onglet</w:t>
              </w:r>
            </w:ins>
            <w:ins w:id="348" w:author="Rojo" w:date="2021-05-23T16:00:00Z">
              <w:r>
                <w:t>s</w:t>
              </w:r>
            </w:ins>
            <w:ins w:id="349" w:author="Rojo" w:date="2021-05-23T15:59:00Z">
              <w:r>
                <w:t xml:space="preserve"> </w:t>
              </w:r>
            </w:ins>
            <w:ins w:id="350" w:author="Rojo" w:date="2021-05-23T16:05:00Z">
              <w:r w:rsidR="00502310">
                <w:tab/>
              </w:r>
            </w:ins>
          </w:p>
        </w:tc>
        <w:tc>
          <w:tcPr>
            <w:tcW w:w="6373" w:type="dxa"/>
          </w:tcPr>
          <w:p w:rsidR="00005548" w:rsidRDefault="00005548" w:rsidP="00B06F19">
            <w:pPr>
              <w:jc w:val="both"/>
              <w:rPr>
                <w:ins w:id="351" w:author="Rojo" w:date="2021-05-23T16:00:00Z"/>
              </w:rPr>
            </w:pPr>
            <w:ins w:id="352" w:author="Rojo" w:date="2021-05-23T16:00:00Z">
              <w:r>
                <w:t>Elle contient trois options :</w:t>
              </w:r>
            </w:ins>
          </w:p>
          <w:p w:rsidR="00005548" w:rsidRDefault="00005548">
            <w:pPr>
              <w:pStyle w:val="Paragraphedeliste"/>
              <w:numPr>
                <w:ilvl w:val="0"/>
                <w:numId w:val="5"/>
              </w:numPr>
              <w:jc w:val="both"/>
              <w:rPr>
                <w:ins w:id="353" w:author="Rojo" w:date="2021-05-23T16:01:00Z"/>
              </w:rPr>
              <w:pPrChange w:id="354" w:author="Rojo" w:date="2021-05-23T16:00:00Z">
                <w:pPr>
                  <w:jc w:val="both"/>
                </w:pPr>
              </w:pPrChange>
            </w:pPr>
            <w:ins w:id="355" w:author="Rojo" w:date="2021-05-23T16:00:00Z">
              <w:r>
                <w:t>Ajouter personnel</w:t>
              </w:r>
            </w:ins>
            <w:ins w:id="356" w:author="Rojo" w:date="2021-05-23T16:01:00Z">
              <w:r>
                <w:t> : redirige vers un formulaire d’ajout de personnel</w:t>
              </w:r>
            </w:ins>
          </w:p>
          <w:p w:rsidR="00005548" w:rsidRDefault="00005548">
            <w:pPr>
              <w:pStyle w:val="Paragraphedeliste"/>
              <w:numPr>
                <w:ilvl w:val="0"/>
                <w:numId w:val="5"/>
              </w:numPr>
              <w:jc w:val="both"/>
              <w:rPr>
                <w:ins w:id="357" w:author="Rojo" w:date="2021-05-23T16:02:00Z"/>
              </w:rPr>
              <w:pPrChange w:id="358" w:author="Rojo" w:date="2021-05-23T16:00:00Z">
                <w:pPr>
                  <w:jc w:val="both"/>
                </w:pPr>
              </w:pPrChange>
            </w:pPr>
            <w:ins w:id="359" w:author="Rojo" w:date="2021-05-23T16:01:00Z">
              <w:r>
                <w:t xml:space="preserve">Liste du personnel : redirige vers une page qui liste les membres de </w:t>
              </w:r>
            </w:ins>
            <w:ins w:id="360" w:author="Rojo" w:date="2021-05-23T16:02:00Z">
              <w:r>
                <w:t>FTHM</w:t>
              </w:r>
            </w:ins>
            <w:ins w:id="361" w:author="Rojo" w:date="2021-05-23T16:04:00Z">
              <w:r w:rsidR="007B69C8">
                <w:t xml:space="preserve"> </w:t>
              </w:r>
            </w:ins>
            <w:ins w:id="362" w:author="Rojo" w:date="2021-05-23T16:05:00Z">
              <w:r w:rsidR="007B69C8">
                <w:t>distinguant les habilités et déshabilités</w:t>
              </w:r>
            </w:ins>
          </w:p>
          <w:p w:rsidR="00005548" w:rsidRDefault="00005548">
            <w:pPr>
              <w:pStyle w:val="Paragraphedeliste"/>
              <w:numPr>
                <w:ilvl w:val="0"/>
                <w:numId w:val="5"/>
              </w:numPr>
              <w:jc w:val="both"/>
              <w:rPr>
                <w:ins w:id="363" w:author="Rojo" w:date="2021-05-23T15:59:00Z"/>
              </w:rPr>
              <w:pPrChange w:id="364" w:author="Rojo" w:date="2021-05-23T16:00:00Z">
                <w:pPr>
                  <w:jc w:val="both"/>
                </w:pPr>
              </w:pPrChange>
            </w:pPr>
            <w:ins w:id="365" w:author="Rojo" w:date="2021-05-23T16:02:00Z">
              <w:r>
                <w:t>Archives : redirige vers une page de possibilité de restauration</w:t>
              </w:r>
            </w:ins>
          </w:p>
        </w:tc>
      </w:tr>
      <w:tr w:rsidR="002B1B76" w:rsidTr="00B06F19">
        <w:tc>
          <w:tcPr>
            <w:tcW w:w="2689" w:type="dxa"/>
          </w:tcPr>
          <w:p w:rsidR="002B1B76" w:rsidRDefault="002B1B76" w:rsidP="00B06F19">
            <w:pPr>
              <w:jc w:val="both"/>
            </w:pPr>
            <w:r>
              <w:t>Barre de recherche</w:t>
            </w:r>
          </w:p>
        </w:tc>
        <w:tc>
          <w:tcPr>
            <w:tcW w:w="6373" w:type="dxa"/>
          </w:tcPr>
          <w:p w:rsidR="002B1B76" w:rsidRDefault="002B1B76" w:rsidP="00B06F19">
            <w:pPr>
              <w:pStyle w:val="Paragraphedeliste"/>
              <w:numPr>
                <w:ilvl w:val="0"/>
                <w:numId w:val="5"/>
              </w:numPr>
              <w:jc w:val="both"/>
            </w:pPr>
            <w:r>
              <w:t xml:space="preserve">Champ </w:t>
            </w:r>
            <w:r w:rsidR="00DC3852">
              <w:t xml:space="preserve">de </w:t>
            </w:r>
            <w:r>
              <w:t>saisie du nom à rechercher</w:t>
            </w:r>
          </w:p>
          <w:p w:rsidR="002B1B76" w:rsidRDefault="002B1B76" w:rsidP="00B06F19">
            <w:pPr>
              <w:pStyle w:val="Paragraphedeliste"/>
              <w:numPr>
                <w:ilvl w:val="0"/>
                <w:numId w:val="5"/>
              </w:numPr>
              <w:jc w:val="both"/>
            </w:pPr>
            <w:r>
              <w:t>Bouton avec icône « recherche » : affiche les résultats d’une recherche au clic.</w:t>
            </w:r>
          </w:p>
        </w:tc>
      </w:tr>
      <w:tr w:rsidR="002B1B76" w:rsidTr="00B06F19">
        <w:tc>
          <w:tcPr>
            <w:tcW w:w="2689" w:type="dxa"/>
          </w:tcPr>
          <w:p w:rsidR="002B1B76" w:rsidRDefault="002B1B76" w:rsidP="00B06F19">
            <w:pPr>
              <w:jc w:val="both"/>
            </w:pPr>
            <w:r>
              <w:t>Déconnexion</w:t>
            </w:r>
          </w:p>
        </w:tc>
        <w:tc>
          <w:tcPr>
            <w:tcW w:w="6373" w:type="dxa"/>
          </w:tcPr>
          <w:p w:rsidR="002B1B76" w:rsidRDefault="002B1B76" w:rsidP="00B06F19">
            <w:pPr>
              <w:jc w:val="both"/>
            </w:pPr>
            <w:r>
              <w:t>L’icône déconnexion redirige l’utilisateur vers la page d’authentification.</w:t>
            </w:r>
          </w:p>
        </w:tc>
      </w:tr>
      <w:tr w:rsidR="002B1B76" w:rsidTr="00B06F19">
        <w:tc>
          <w:tcPr>
            <w:tcW w:w="2689" w:type="dxa"/>
          </w:tcPr>
          <w:p w:rsidR="002B1B76" w:rsidRDefault="002B1B76" w:rsidP="00B06F19">
            <w:pPr>
              <w:jc w:val="both"/>
            </w:pPr>
            <w:r w:rsidRPr="008E508A">
              <w:t>Section contenant les premières personnes affichées (notamment les associés)</w:t>
            </w:r>
          </w:p>
        </w:tc>
        <w:tc>
          <w:tcPr>
            <w:tcW w:w="6373" w:type="dxa"/>
          </w:tcPr>
          <w:p w:rsidR="002B1B76" w:rsidRDefault="002B1B76" w:rsidP="00B06F19">
            <w:pPr>
              <w:jc w:val="both"/>
            </w:pPr>
            <w:r>
              <w:t>Elle affiche les associés.</w:t>
            </w:r>
          </w:p>
        </w:tc>
      </w:tr>
      <w:tr w:rsidR="002B1B76" w:rsidTr="00B06F19">
        <w:tc>
          <w:tcPr>
            <w:tcW w:w="2689" w:type="dxa"/>
          </w:tcPr>
          <w:p w:rsidR="002B1B76" w:rsidRPr="008E508A" w:rsidRDefault="002B1B76" w:rsidP="00B06F19">
            <w:pPr>
              <w:jc w:val="both"/>
            </w:pPr>
            <w:r>
              <w:t>Section représentant une personne</w:t>
            </w:r>
          </w:p>
        </w:tc>
        <w:tc>
          <w:tcPr>
            <w:tcW w:w="6373" w:type="dxa"/>
          </w:tcPr>
          <w:p w:rsidR="002B1B76" w:rsidRDefault="002B1B76" w:rsidP="00B06F19">
            <w:pPr>
              <w:jc w:val="both"/>
            </w:pPr>
            <w:r>
              <w:t>Elle est composée :</w:t>
            </w:r>
          </w:p>
          <w:p w:rsidR="00C146FD" w:rsidRDefault="00C146FD" w:rsidP="00C146FD">
            <w:pPr>
              <w:pStyle w:val="Paragraphedeliste"/>
              <w:numPr>
                <w:ilvl w:val="0"/>
                <w:numId w:val="5"/>
              </w:numPr>
              <w:jc w:val="both"/>
            </w:pPr>
            <w:r>
              <w:t>D’une option :</w:t>
            </w:r>
          </w:p>
          <w:p w:rsidR="00C146FD" w:rsidRDefault="00C146FD" w:rsidP="00C146FD">
            <w:pPr>
              <w:pStyle w:val="Paragraphedeliste"/>
              <w:numPr>
                <w:ilvl w:val="0"/>
                <w:numId w:val="11"/>
              </w:numPr>
              <w:jc w:val="both"/>
            </w:pPr>
            <w:r>
              <w:t>Modifier le profil : redirige vers un formulaire de modification du personnel ;</w:t>
            </w:r>
          </w:p>
          <w:p w:rsidR="00C146FD" w:rsidRDefault="00C146FD" w:rsidP="00C146FD">
            <w:pPr>
              <w:pStyle w:val="Paragraphedeliste"/>
              <w:numPr>
                <w:ilvl w:val="0"/>
                <w:numId w:val="11"/>
              </w:numPr>
              <w:jc w:val="both"/>
            </w:pPr>
            <w:r>
              <w:t>Supprimer le profil : supprime le personnel ;</w:t>
            </w:r>
          </w:p>
          <w:p w:rsidR="00C146FD" w:rsidRDefault="00C146FD" w:rsidP="00C146FD">
            <w:pPr>
              <w:pStyle w:val="Paragraphedeliste"/>
              <w:numPr>
                <w:ilvl w:val="0"/>
                <w:numId w:val="11"/>
              </w:numPr>
              <w:jc w:val="both"/>
            </w:pPr>
            <w:r>
              <w:t>Gérer la demande d’habilitation : redirige vers une page de gestion d’habilitation.</w:t>
            </w:r>
          </w:p>
          <w:p w:rsidR="002B1B76" w:rsidRDefault="002B1B76" w:rsidP="00B06F19">
            <w:pPr>
              <w:pStyle w:val="Paragraphedeliste"/>
              <w:numPr>
                <w:ilvl w:val="0"/>
                <w:numId w:val="5"/>
              </w:numPr>
              <w:jc w:val="both"/>
            </w:pPr>
            <w:r>
              <w:t>De photo : illustration de la personne concernée</w:t>
            </w:r>
          </w:p>
          <w:p w:rsidR="002B1B76" w:rsidRDefault="002B1B76" w:rsidP="00B06F19">
            <w:pPr>
              <w:pStyle w:val="Paragraphedeliste"/>
              <w:numPr>
                <w:ilvl w:val="0"/>
                <w:numId w:val="5"/>
              </w:numPr>
              <w:jc w:val="both"/>
            </w:pPr>
            <w:r>
              <w:t>Du nom, prénom et rôle de la personne au sein de FTHM</w:t>
            </w:r>
          </w:p>
          <w:p w:rsidR="002B1B76" w:rsidRDefault="002B1B76" w:rsidP="00B06F19">
            <w:pPr>
              <w:pStyle w:val="Paragraphedeliste"/>
              <w:numPr>
                <w:ilvl w:val="0"/>
                <w:numId w:val="5"/>
              </w:numPr>
              <w:jc w:val="both"/>
            </w:pPr>
            <w:r>
              <w:t>D’une icône mail : affiche le mail de la personne au survol de la souris</w:t>
            </w:r>
          </w:p>
          <w:p w:rsidR="002B1B76" w:rsidRDefault="002B1B76" w:rsidP="00B06F19">
            <w:pPr>
              <w:pStyle w:val="Paragraphedeliste"/>
              <w:numPr>
                <w:ilvl w:val="0"/>
                <w:numId w:val="5"/>
              </w:numPr>
              <w:jc w:val="both"/>
            </w:pPr>
            <w:r>
              <w:t>D’une icône téléphone : affiche le numéro de la personne au survol de la souris</w:t>
            </w:r>
          </w:p>
        </w:tc>
      </w:tr>
      <w:tr w:rsidR="002B1B76" w:rsidTr="00B06F19">
        <w:tc>
          <w:tcPr>
            <w:tcW w:w="2689" w:type="dxa"/>
          </w:tcPr>
          <w:p w:rsidR="002B1B76" w:rsidRDefault="002B1B76" w:rsidP="00B06F19">
            <w:pPr>
              <w:jc w:val="both"/>
            </w:pPr>
            <w:r>
              <w:t>Profil d’une personne</w:t>
            </w:r>
          </w:p>
        </w:tc>
        <w:tc>
          <w:tcPr>
            <w:tcW w:w="6373" w:type="dxa"/>
          </w:tcPr>
          <w:p w:rsidR="002B1B76" w:rsidRDefault="002B1B76" w:rsidP="00B06F19">
            <w:pPr>
              <w:jc w:val="both"/>
            </w:pPr>
            <w:r>
              <w:t>Cette section s’affiche au clic de la personne en question, elle détaille les informations la concernant, notamment :</w:t>
            </w:r>
          </w:p>
          <w:p w:rsidR="002B1B76" w:rsidRDefault="002B1B76" w:rsidP="00B06F19">
            <w:pPr>
              <w:pStyle w:val="Paragraphedeliste"/>
              <w:numPr>
                <w:ilvl w:val="0"/>
                <w:numId w:val="5"/>
              </w:numPr>
              <w:jc w:val="both"/>
            </w:pPr>
            <w:r>
              <w:t>Le nom</w:t>
            </w:r>
          </w:p>
          <w:p w:rsidR="002B1B76" w:rsidRDefault="002B1B76" w:rsidP="00B06F19">
            <w:pPr>
              <w:pStyle w:val="Paragraphedeliste"/>
              <w:numPr>
                <w:ilvl w:val="0"/>
                <w:numId w:val="5"/>
              </w:numPr>
              <w:jc w:val="both"/>
            </w:pPr>
            <w:r>
              <w:t>Le prénom</w:t>
            </w:r>
          </w:p>
          <w:p w:rsidR="002B1B76" w:rsidRDefault="002B1B76" w:rsidP="00B06F19">
            <w:pPr>
              <w:pStyle w:val="Paragraphedeliste"/>
              <w:numPr>
                <w:ilvl w:val="0"/>
                <w:numId w:val="5"/>
              </w:numPr>
              <w:jc w:val="both"/>
            </w:pPr>
            <w:r>
              <w:t>Son département</w:t>
            </w:r>
          </w:p>
          <w:p w:rsidR="002B1B76" w:rsidRDefault="002B1B76" w:rsidP="00B06F19">
            <w:pPr>
              <w:pStyle w:val="Paragraphedeliste"/>
              <w:numPr>
                <w:ilvl w:val="0"/>
                <w:numId w:val="5"/>
              </w:numPr>
              <w:jc w:val="both"/>
            </w:pPr>
            <w:r>
              <w:t>Son mail</w:t>
            </w:r>
          </w:p>
          <w:p w:rsidR="002B1B76" w:rsidRDefault="002B1B76" w:rsidP="00B06F19">
            <w:pPr>
              <w:pStyle w:val="Paragraphedeliste"/>
              <w:numPr>
                <w:ilvl w:val="0"/>
                <w:numId w:val="5"/>
              </w:numPr>
              <w:jc w:val="both"/>
            </w:pPr>
            <w:r>
              <w:t>Son contact</w:t>
            </w:r>
          </w:p>
          <w:p w:rsidR="002B1B76" w:rsidRDefault="002B1B76" w:rsidP="00B06F19">
            <w:pPr>
              <w:pStyle w:val="Paragraphedeliste"/>
              <w:numPr>
                <w:ilvl w:val="0"/>
                <w:numId w:val="5"/>
              </w:numPr>
              <w:jc w:val="both"/>
            </w:pPr>
            <w:r>
              <w:t>Les départements à sa charge s’il s’agit d’un associé</w:t>
            </w:r>
          </w:p>
          <w:p w:rsidR="002B1B76" w:rsidRDefault="002B1B76" w:rsidP="00B06F19">
            <w:pPr>
              <w:pStyle w:val="Paragraphedeliste"/>
              <w:numPr>
                <w:ilvl w:val="0"/>
                <w:numId w:val="5"/>
              </w:numPr>
              <w:jc w:val="both"/>
            </w:pPr>
            <w:r>
              <w:t>Son cursus avant FTHM et son évolution chez FTHM</w:t>
            </w:r>
          </w:p>
        </w:tc>
      </w:tr>
      <w:tr w:rsidR="002B1B76" w:rsidTr="00B06F19">
        <w:tc>
          <w:tcPr>
            <w:tcW w:w="2689" w:type="dxa"/>
          </w:tcPr>
          <w:p w:rsidR="002B1B76" w:rsidRDefault="002B1B76" w:rsidP="00B06F19">
            <w:pPr>
              <w:jc w:val="both"/>
            </w:pPr>
            <w:r w:rsidRPr="0038344E">
              <w:rPr>
                <w:b/>
              </w:rPr>
              <w:t>Règles de gestion</w:t>
            </w:r>
          </w:p>
        </w:tc>
        <w:tc>
          <w:tcPr>
            <w:tcW w:w="6373" w:type="dxa"/>
          </w:tcPr>
          <w:p w:rsidR="002B1B76" w:rsidRDefault="002B1B76" w:rsidP="00B06F19">
            <w:pPr>
              <w:pStyle w:val="Paragraphedeliste"/>
              <w:numPr>
                <w:ilvl w:val="0"/>
                <w:numId w:val="9"/>
              </w:numPr>
              <w:jc w:val="both"/>
            </w:pPr>
            <w:r>
              <w:t>L’affichage de chaque département doit se présenter de haut en bas : associé, manager, assistant manager, senior, junior, stagiaire.</w:t>
            </w:r>
          </w:p>
          <w:p w:rsidR="00565738" w:rsidRDefault="002B1B76" w:rsidP="00B81B5B">
            <w:pPr>
              <w:pStyle w:val="Paragraphedeliste"/>
              <w:numPr>
                <w:ilvl w:val="0"/>
                <w:numId w:val="9"/>
              </w:numPr>
              <w:jc w:val="both"/>
            </w:pPr>
            <w:r>
              <w:t>Quand deux ou plusieurs personnes ont un même nom, elles s’affichent toutes au résultat d’une recherche.</w:t>
            </w:r>
          </w:p>
        </w:tc>
      </w:tr>
    </w:tbl>
    <w:p w:rsidR="007863F9" w:rsidRDefault="007863F9" w:rsidP="00442F10">
      <w:pPr>
        <w:ind w:firstLine="708"/>
        <w:jc w:val="both"/>
      </w:pPr>
    </w:p>
    <w:p w:rsidR="0004185B" w:rsidRDefault="0004185B" w:rsidP="00442F10">
      <w:pPr>
        <w:ind w:firstLine="708"/>
        <w:jc w:val="both"/>
      </w:pPr>
    </w:p>
    <w:p w:rsidR="00A72A62" w:rsidRPr="00A72A62" w:rsidRDefault="00A72A62" w:rsidP="00A72A62">
      <w:pPr>
        <w:pStyle w:val="Paragraphedeliste"/>
        <w:keepNext/>
        <w:keepLines/>
        <w:numPr>
          <w:ilvl w:val="0"/>
          <w:numId w:val="15"/>
        </w:numPr>
        <w:spacing w:before="40" w:after="0"/>
        <w:contextualSpacing w:val="0"/>
        <w:outlineLvl w:val="3"/>
        <w:rPr>
          <w:rFonts w:asciiTheme="majorHAnsi" w:eastAsiaTheme="majorEastAsia" w:hAnsiTheme="majorHAnsi" w:cstheme="majorBidi"/>
          <w:i/>
          <w:iCs/>
          <w:vanish/>
          <w:color w:val="2E74B5" w:themeColor="accent1" w:themeShade="BF"/>
        </w:rPr>
      </w:pPr>
    </w:p>
    <w:p w:rsidR="00A72A62" w:rsidRPr="00A72A62" w:rsidRDefault="00A72A62" w:rsidP="00A72A62">
      <w:pPr>
        <w:pStyle w:val="Paragraphedeliste"/>
        <w:keepNext/>
        <w:keepLines/>
        <w:numPr>
          <w:ilvl w:val="0"/>
          <w:numId w:val="15"/>
        </w:numPr>
        <w:spacing w:before="40" w:after="0"/>
        <w:contextualSpacing w:val="0"/>
        <w:outlineLvl w:val="3"/>
        <w:rPr>
          <w:rFonts w:asciiTheme="majorHAnsi" w:eastAsiaTheme="majorEastAsia" w:hAnsiTheme="majorHAnsi" w:cstheme="majorBidi"/>
          <w:i/>
          <w:iCs/>
          <w:vanish/>
          <w:color w:val="2E74B5" w:themeColor="accent1" w:themeShade="BF"/>
        </w:rPr>
      </w:pPr>
    </w:p>
    <w:p w:rsidR="00A72A62" w:rsidRPr="00A72A62" w:rsidRDefault="00A72A62" w:rsidP="00A72A62">
      <w:pPr>
        <w:pStyle w:val="Paragraphedeliste"/>
        <w:keepNext/>
        <w:keepLines/>
        <w:numPr>
          <w:ilvl w:val="1"/>
          <w:numId w:val="15"/>
        </w:numPr>
        <w:spacing w:before="40" w:after="0"/>
        <w:contextualSpacing w:val="0"/>
        <w:outlineLvl w:val="3"/>
        <w:rPr>
          <w:rFonts w:asciiTheme="majorHAnsi" w:eastAsiaTheme="majorEastAsia" w:hAnsiTheme="majorHAnsi" w:cstheme="majorBidi"/>
          <w:i/>
          <w:iCs/>
          <w:vanish/>
          <w:color w:val="2E74B5" w:themeColor="accent1" w:themeShade="BF"/>
        </w:rPr>
      </w:pPr>
    </w:p>
    <w:p w:rsidR="00A72A62" w:rsidRPr="00A72A62" w:rsidRDefault="00A72A62" w:rsidP="00A72A62">
      <w:pPr>
        <w:pStyle w:val="Paragraphedeliste"/>
        <w:keepNext/>
        <w:keepLines/>
        <w:numPr>
          <w:ilvl w:val="1"/>
          <w:numId w:val="15"/>
        </w:numPr>
        <w:spacing w:before="40" w:after="0"/>
        <w:contextualSpacing w:val="0"/>
        <w:outlineLvl w:val="3"/>
        <w:rPr>
          <w:rFonts w:asciiTheme="majorHAnsi" w:eastAsiaTheme="majorEastAsia" w:hAnsiTheme="majorHAnsi" w:cstheme="majorBidi"/>
          <w:i/>
          <w:iCs/>
          <w:vanish/>
          <w:color w:val="2E74B5" w:themeColor="accent1" w:themeShade="BF"/>
        </w:rPr>
      </w:pPr>
    </w:p>
    <w:p w:rsidR="00841E9E" w:rsidRDefault="00841E9E">
      <w:pPr>
        <w:pStyle w:val="Titre3"/>
        <w:pPrChange w:id="366" w:author="Rojo" w:date="2021-05-21T10:31:00Z">
          <w:pPr>
            <w:pStyle w:val="Titre3"/>
            <w:ind w:left="2844"/>
          </w:pPr>
        </w:pPrChange>
      </w:pPr>
      <w:bookmarkStart w:id="367" w:name="_Toc72745804"/>
      <w:r w:rsidRPr="00A72A62">
        <w:t>Ajouter</w:t>
      </w:r>
      <w:r>
        <w:t xml:space="preserve"> un personnel</w:t>
      </w:r>
      <w:bookmarkEnd w:id="367"/>
    </w:p>
    <w:p w:rsidR="0004185B" w:rsidRDefault="0004185B" w:rsidP="0004185B">
      <w:pPr>
        <w:ind w:firstLine="708"/>
        <w:jc w:val="both"/>
      </w:pPr>
      <w:r>
        <w:t>Lors du recrutement d’un nouveau consultant, il est nécessaire de l’insérer dans Trombinoscope, donc l’administrateur RHI possède les privilèges de l’ajouter dans l’outil.</w:t>
      </w:r>
    </w:p>
    <w:p w:rsidR="002D282F" w:rsidRDefault="002D282F" w:rsidP="0004185B">
      <w:pPr>
        <w:ind w:firstLine="708"/>
        <w:jc w:val="both"/>
      </w:pPr>
    </w:p>
    <w:p w:rsidR="002D282F" w:rsidRDefault="002D282F" w:rsidP="0004185B">
      <w:pPr>
        <w:ind w:firstLine="708"/>
        <w:jc w:val="both"/>
      </w:pPr>
    </w:p>
    <w:p w:rsidR="002D282F" w:rsidRDefault="002D282F" w:rsidP="0004185B">
      <w:pPr>
        <w:ind w:firstLine="708"/>
        <w:jc w:val="both"/>
      </w:pPr>
    </w:p>
    <w:p w:rsidR="002D282F" w:rsidRDefault="002D282F" w:rsidP="0004185B">
      <w:pPr>
        <w:ind w:firstLine="708"/>
        <w:jc w:val="both"/>
      </w:pPr>
    </w:p>
    <w:p w:rsidR="002D282F" w:rsidRDefault="002D282F" w:rsidP="0004185B">
      <w:pPr>
        <w:ind w:firstLine="708"/>
        <w:jc w:val="both"/>
      </w:pPr>
      <w:r>
        <w:rPr>
          <w:noProof/>
          <w:lang w:eastAsia="fr-FR"/>
        </w:rPr>
        <mc:AlternateContent>
          <mc:Choice Requires="wps">
            <w:drawing>
              <wp:anchor distT="0" distB="0" distL="114300" distR="114300" simplePos="0" relativeHeight="251684864" behindDoc="0" locked="0" layoutInCell="1" allowOverlap="1" wp14:anchorId="73547084" wp14:editId="096D644E">
                <wp:simplePos x="0" y="0"/>
                <wp:positionH relativeFrom="column">
                  <wp:posOffset>186055</wp:posOffset>
                </wp:positionH>
                <wp:positionV relativeFrom="paragraph">
                  <wp:posOffset>3385185</wp:posOffset>
                </wp:positionV>
                <wp:extent cx="5760720" cy="635"/>
                <wp:effectExtent l="0" t="0" r="0" b="0"/>
                <wp:wrapTopAndBottom/>
                <wp:docPr id="20" name="Zone de texte 2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FA762F" w:rsidRDefault="00650659" w:rsidP="002D282F">
                            <w:pPr>
                              <w:pStyle w:val="Lgende"/>
                              <w:rPr>
                                <w:noProof/>
                              </w:rPr>
                            </w:pPr>
                            <w:bookmarkStart w:id="368" w:name="_Toc72745774"/>
                            <w:r>
                              <w:t xml:space="preserve">Figure </w:t>
                            </w:r>
                            <w:fldSimple w:instr=" SEQ Figure \* ARABIC ">
                              <w:r w:rsidR="008B7AFE">
                                <w:rPr>
                                  <w:noProof/>
                                </w:rPr>
                                <w:t>7</w:t>
                              </w:r>
                            </w:fldSimple>
                            <w:r>
                              <w:t>: Présentation de la page d'ajout d'un associé</w:t>
                            </w:r>
                            <w:bookmarkEnd w:id="3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547084" id="Zone de texte 20" o:spid="_x0000_s1034" type="#_x0000_t202" style="position:absolute;left:0;text-align:left;margin-left:14.65pt;margin-top:266.55pt;width:453.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" stroked="f">
                <v:textbox style="mso-fit-shape-to-text:t" inset="0,0,0,0">
                  <w:txbxContent>
                    <w:p w:rsidR="00650659" w:rsidRPr="00FA762F" w:rsidRDefault="00650659" w:rsidP="002D282F">
                      <w:pPr>
                        <w:pStyle w:val="Lgende"/>
                        <w:rPr>
                          <w:noProof/>
                        </w:rPr>
                      </w:pPr>
                      <w:bookmarkStart w:id="369" w:name="_Toc72745774"/>
                      <w:r>
                        <w:t xml:space="preserve">Figure </w:t>
                      </w:r>
                      <w:fldSimple w:instr=" SEQ Figure \* ARABIC ">
                        <w:r w:rsidR="008B7AFE">
                          <w:rPr>
                            <w:noProof/>
                          </w:rPr>
                          <w:t>7</w:t>
                        </w:r>
                      </w:fldSimple>
                      <w:r>
                        <w:t>: Présentation de la page d'ajout d'un associé</w:t>
                      </w:r>
                      <w:bookmarkEnd w:id="369"/>
                    </w:p>
                  </w:txbxContent>
                </v:textbox>
                <w10:wrap type="topAndBottom"/>
              </v:shape>
            </w:pict>
          </mc:Fallback>
        </mc:AlternateContent>
      </w:r>
      <w:r>
        <w:rPr>
          <w:noProof/>
          <w:lang w:eastAsia="fr-FR"/>
        </w:rPr>
        <w:drawing>
          <wp:anchor distT="0" distB="0" distL="114300" distR="114300" simplePos="0" relativeHeight="251682816" behindDoc="0" locked="0" layoutInCell="1" allowOverlap="1" wp14:anchorId="44ADAAA0" wp14:editId="55778EFF">
            <wp:simplePos x="0" y="0"/>
            <wp:positionH relativeFrom="column">
              <wp:posOffset>214630</wp:posOffset>
            </wp:positionH>
            <wp:positionV relativeFrom="paragraph">
              <wp:posOffset>261620</wp:posOffset>
            </wp:positionV>
            <wp:extent cx="5760720" cy="3240405"/>
            <wp:effectExtent l="0" t="0" r="0" b="0"/>
            <wp:wrapTopAndBottom/>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iapositive8.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anchor>
        </w:drawing>
      </w:r>
      <w:r>
        <w:t>La page d’ajout d’un associé est suggérée comme suit :</w:t>
      </w:r>
    </w:p>
    <w:p w:rsidR="002D282F" w:rsidRDefault="002D282F" w:rsidP="0004185B">
      <w:pPr>
        <w:ind w:firstLine="708"/>
        <w:jc w:val="both"/>
      </w:pPr>
    </w:p>
    <w:p w:rsidR="002D282F" w:rsidRDefault="002D282F" w:rsidP="0004185B">
      <w:pPr>
        <w:ind w:firstLine="708"/>
        <w:jc w:val="both"/>
      </w:pPr>
      <w:r>
        <w:rPr>
          <w:noProof/>
          <w:lang w:eastAsia="fr-FR"/>
        </w:rPr>
        <mc:AlternateContent>
          <mc:Choice Requires="wps">
            <w:drawing>
              <wp:anchor distT="0" distB="0" distL="114300" distR="114300" simplePos="0" relativeHeight="251687936" behindDoc="0" locked="0" layoutInCell="1" allowOverlap="1" wp14:anchorId="66B5A26D" wp14:editId="61252EF9">
                <wp:simplePos x="0" y="0"/>
                <wp:positionH relativeFrom="column">
                  <wp:posOffset>33655</wp:posOffset>
                </wp:positionH>
                <wp:positionV relativeFrom="paragraph">
                  <wp:posOffset>3632200</wp:posOffset>
                </wp:positionV>
                <wp:extent cx="5760720" cy="635"/>
                <wp:effectExtent l="0" t="0" r="0" b="0"/>
                <wp:wrapTopAndBottom/>
                <wp:docPr id="22" name="Zone de texte 2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E52BFA" w:rsidRDefault="00650659" w:rsidP="002D282F">
                            <w:pPr>
                              <w:pStyle w:val="Lgende"/>
                              <w:rPr>
                                <w:noProof/>
                              </w:rPr>
                            </w:pPr>
                            <w:bookmarkStart w:id="370" w:name="_Toc72745775"/>
                            <w:r>
                              <w:t xml:space="preserve">Figure </w:t>
                            </w:r>
                            <w:fldSimple w:instr=" SEQ Figure \* ARABIC ">
                              <w:r w:rsidR="008B7AFE">
                                <w:rPr>
                                  <w:noProof/>
                                </w:rPr>
                                <w:t>8</w:t>
                              </w:r>
                            </w:fldSimple>
                            <w:r>
                              <w:t>: Présentation de la page d'ajout d'un consultant</w:t>
                            </w:r>
                            <w:bookmarkEnd w:id="3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B5A26D" id="Zone de texte 22" o:spid="_x0000_s1035" type="#_x0000_t202" style="position:absolute;left:0;text-align:left;margin-left:2.65pt;margin-top:286pt;width:453.6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" stroked="f">
                <v:textbox style="mso-fit-shape-to-text:t" inset="0,0,0,0">
                  <w:txbxContent>
                    <w:p w:rsidR="00650659" w:rsidRPr="00E52BFA" w:rsidRDefault="00650659" w:rsidP="002D282F">
                      <w:pPr>
                        <w:pStyle w:val="Lgende"/>
                        <w:rPr>
                          <w:noProof/>
                        </w:rPr>
                      </w:pPr>
                      <w:bookmarkStart w:id="371" w:name="_Toc72745775"/>
                      <w:r>
                        <w:t xml:space="preserve">Figure </w:t>
                      </w:r>
                      <w:fldSimple w:instr=" SEQ Figure \* ARABIC ">
                        <w:r w:rsidR="008B7AFE">
                          <w:rPr>
                            <w:noProof/>
                          </w:rPr>
                          <w:t>8</w:t>
                        </w:r>
                      </w:fldSimple>
                      <w:r>
                        <w:t>: Présentation de la page d'ajout d'un consultant</w:t>
                      </w:r>
                      <w:bookmarkEnd w:id="371"/>
                    </w:p>
                  </w:txbxContent>
                </v:textbox>
                <w10:wrap type="topAndBottom"/>
              </v:shape>
            </w:pict>
          </mc:Fallback>
        </mc:AlternateContent>
      </w:r>
      <w:r>
        <w:rPr>
          <w:noProof/>
          <w:lang w:eastAsia="fr-FR"/>
        </w:rPr>
        <w:drawing>
          <wp:anchor distT="0" distB="0" distL="114300" distR="114300" simplePos="0" relativeHeight="251685888" behindDoc="0" locked="0" layoutInCell="1" allowOverlap="1" wp14:anchorId="6A87FE91" wp14:editId="7E3DE108">
            <wp:simplePos x="0" y="0"/>
            <wp:positionH relativeFrom="column">
              <wp:posOffset>33655</wp:posOffset>
            </wp:positionH>
            <wp:positionV relativeFrom="paragraph">
              <wp:posOffset>353695</wp:posOffset>
            </wp:positionV>
            <wp:extent cx="5760720" cy="3240405"/>
            <wp:effectExtent l="0" t="0" r="0" b="0"/>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positive9.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anchor>
        </w:drawing>
      </w:r>
      <w:r>
        <w:t>La page d’ajout d’un consultant est suggérée comme suit :</w:t>
      </w:r>
    </w:p>
    <w:p w:rsidR="002D282F" w:rsidRDefault="002D282F" w:rsidP="0004185B">
      <w:pPr>
        <w:ind w:firstLine="708"/>
        <w:jc w:val="both"/>
      </w:pPr>
    </w:p>
    <w:p w:rsidR="002D282F" w:rsidRDefault="002D282F" w:rsidP="0004185B">
      <w:pPr>
        <w:ind w:firstLine="708"/>
        <w:jc w:val="both"/>
      </w:pPr>
    </w:p>
    <w:p w:rsidR="002D282F" w:rsidRDefault="002D282F" w:rsidP="0004185B">
      <w:pPr>
        <w:ind w:firstLine="708"/>
        <w:jc w:val="both"/>
      </w:pPr>
    </w:p>
    <w:p w:rsidR="002D282F" w:rsidRPr="00841E9E" w:rsidRDefault="002D282F" w:rsidP="0004185B">
      <w:pPr>
        <w:ind w:firstLine="708"/>
        <w:jc w:val="both"/>
      </w:pPr>
    </w:p>
    <w:tbl>
      <w:tblPr>
        <w:tblStyle w:val="Grilledutableau"/>
        <w:tblW w:w="0" w:type="auto"/>
        <w:tblLook w:val="04A0" w:firstRow="1" w:lastRow="0" w:firstColumn="1" w:lastColumn="0" w:noHBand="0" w:noVBand="1"/>
      </w:tblPr>
      <w:tblGrid>
        <w:gridCol w:w="2689"/>
        <w:gridCol w:w="6373"/>
      </w:tblGrid>
      <w:tr w:rsidR="00841E9E" w:rsidTr="00841E9E">
        <w:tc>
          <w:tcPr>
            <w:tcW w:w="9062" w:type="dxa"/>
            <w:gridSpan w:val="2"/>
          </w:tcPr>
          <w:p w:rsidR="00841E9E" w:rsidRDefault="00841E9E" w:rsidP="00841E9E">
            <w:pPr>
              <w:jc w:val="center"/>
            </w:pPr>
            <w:r w:rsidRPr="00BE0BD5">
              <w:rPr>
                <w:b/>
              </w:rPr>
              <w:t>Fiche de description de fonctionnalité</w:t>
            </w:r>
          </w:p>
        </w:tc>
      </w:tr>
      <w:tr w:rsidR="00841E9E" w:rsidTr="00841E9E">
        <w:tc>
          <w:tcPr>
            <w:tcW w:w="2689" w:type="dxa"/>
          </w:tcPr>
          <w:p w:rsidR="00841E9E" w:rsidRDefault="00841E9E" w:rsidP="00841E9E">
            <w:r w:rsidRPr="00BE0BD5">
              <w:rPr>
                <w:b/>
              </w:rPr>
              <w:t>Nom de la fonctionnalité</w:t>
            </w:r>
          </w:p>
        </w:tc>
        <w:tc>
          <w:tcPr>
            <w:tcW w:w="6373" w:type="dxa"/>
          </w:tcPr>
          <w:p w:rsidR="00841E9E" w:rsidRDefault="00841E9E" w:rsidP="00841E9E">
            <w:r>
              <w:t>Ajout d’un personnel</w:t>
            </w:r>
          </w:p>
        </w:tc>
      </w:tr>
      <w:tr w:rsidR="00841E9E" w:rsidTr="00841E9E">
        <w:tc>
          <w:tcPr>
            <w:tcW w:w="2689" w:type="dxa"/>
          </w:tcPr>
          <w:p w:rsidR="00841E9E" w:rsidRDefault="00841E9E" w:rsidP="00841E9E">
            <w:r w:rsidRPr="00BE0BD5">
              <w:rPr>
                <w:b/>
              </w:rPr>
              <w:t>Description sommaire</w:t>
            </w:r>
          </w:p>
        </w:tc>
        <w:tc>
          <w:tcPr>
            <w:tcW w:w="6373" w:type="dxa"/>
          </w:tcPr>
          <w:p w:rsidR="00841E9E" w:rsidRDefault="00D72890" w:rsidP="00DB3C33">
            <w:r>
              <w:t xml:space="preserve">Cette fonctionnalité se trouve dans l’onglet de la page d’accueil et sert à </w:t>
            </w:r>
            <w:r w:rsidR="0042456C">
              <w:t>ajouter un nouveau membre de FTHM</w:t>
            </w:r>
            <w:r>
              <w:t>.</w:t>
            </w:r>
          </w:p>
        </w:tc>
      </w:tr>
      <w:tr w:rsidR="00841E9E" w:rsidTr="00841E9E">
        <w:tc>
          <w:tcPr>
            <w:tcW w:w="2689" w:type="dxa"/>
          </w:tcPr>
          <w:p w:rsidR="00841E9E" w:rsidRDefault="00841E9E" w:rsidP="00841E9E">
            <w:r w:rsidRPr="001B2B57">
              <w:rPr>
                <w:b/>
              </w:rPr>
              <w:t>Fonctionnalités attendues</w:t>
            </w:r>
          </w:p>
        </w:tc>
        <w:tc>
          <w:tcPr>
            <w:tcW w:w="6373" w:type="dxa"/>
          </w:tcPr>
          <w:p w:rsidR="00841E9E" w:rsidRDefault="000879D2" w:rsidP="00841E9E">
            <w:r>
              <w:t xml:space="preserve">A la validation du formulaire d’ajout du personnel, une nouvelle section représentant la personne ajoutée doit </w:t>
            </w:r>
            <w:r w:rsidR="00595BE6">
              <w:t xml:space="preserve">être insérée, avec son profil créé </w:t>
            </w:r>
            <w:r>
              <w:t>et visible dans le département où elle appartient.</w:t>
            </w:r>
          </w:p>
        </w:tc>
      </w:tr>
      <w:tr w:rsidR="007B4C64" w:rsidTr="0036612C">
        <w:tc>
          <w:tcPr>
            <w:tcW w:w="2689" w:type="dxa"/>
            <w:tcBorders>
              <w:bottom w:val="single" w:sz="4" w:space="0" w:color="auto"/>
            </w:tcBorders>
          </w:tcPr>
          <w:p w:rsidR="007B4C64" w:rsidRDefault="007B4C64" w:rsidP="007B4C64">
            <w:pPr>
              <w:jc w:val="both"/>
            </w:pPr>
            <w:r>
              <w:rPr>
                <w:b/>
              </w:rPr>
              <w:t>Composants</w:t>
            </w:r>
          </w:p>
          <w:p w:rsidR="007B4C64" w:rsidRPr="008E508A" w:rsidRDefault="007B4C64" w:rsidP="007B4C64">
            <w:pPr>
              <w:jc w:val="both"/>
            </w:pPr>
          </w:p>
        </w:tc>
        <w:tc>
          <w:tcPr>
            <w:tcW w:w="6373" w:type="dxa"/>
          </w:tcPr>
          <w:p w:rsidR="007B4C64" w:rsidRDefault="0036612C" w:rsidP="007B4C64">
            <w:pPr>
              <w:jc w:val="both"/>
            </w:pPr>
            <w:r>
              <w:t xml:space="preserve">Onglet </w:t>
            </w:r>
            <w:r w:rsidR="007B4C64">
              <w:t>qui présente l’option :</w:t>
            </w:r>
          </w:p>
          <w:p w:rsidR="007B4C64" w:rsidRDefault="007B4C64" w:rsidP="007B4C64">
            <w:pPr>
              <w:pStyle w:val="Paragraphedeliste"/>
              <w:numPr>
                <w:ilvl w:val="0"/>
                <w:numId w:val="5"/>
              </w:numPr>
              <w:jc w:val="both"/>
            </w:pPr>
            <w:r>
              <w:t>Ajouter personnel : redirige vers un formulaire d’ajout du personnel</w:t>
            </w:r>
          </w:p>
          <w:p w:rsidR="0036612C" w:rsidRDefault="0036612C" w:rsidP="0036612C">
            <w:pPr>
              <w:jc w:val="both"/>
            </w:pPr>
            <w:r>
              <w:t>Formulaire d’ajout d’un personnel composé de :</w:t>
            </w:r>
          </w:p>
          <w:p w:rsidR="00DC3852" w:rsidRDefault="00DC3852" w:rsidP="00DC3852">
            <w:pPr>
              <w:pStyle w:val="Paragraphedeliste"/>
              <w:numPr>
                <w:ilvl w:val="0"/>
                <w:numId w:val="5"/>
              </w:numPr>
              <w:jc w:val="both"/>
            </w:pPr>
            <w:r>
              <w:t>Champ d’insertion de la photo du personnel</w:t>
            </w:r>
          </w:p>
          <w:p w:rsidR="0036612C" w:rsidRDefault="0036612C" w:rsidP="0036612C">
            <w:pPr>
              <w:pStyle w:val="Paragraphedeliste"/>
              <w:numPr>
                <w:ilvl w:val="0"/>
                <w:numId w:val="5"/>
              </w:numPr>
              <w:jc w:val="both"/>
            </w:pPr>
            <w:r>
              <w:t xml:space="preserve">Champ </w:t>
            </w:r>
            <w:r w:rsidR="00DC3852">
              <w:t xml:space="preserve">de </w:t>
            </w:r>
            <w:r>
              <w:t>saisie du nom du personnel</w:t>
            </w:r>
          </w:p>
          <w:p w:rsidR="0036612C" w:rsidRDefault="0036612C" w:rsidP="0036612C">
            <w:pPr>
              <w:pStyle w:val="Paragraphedeliste"/>
              <w:numPr>
                <w:ilvl w:val="0"/>
                <w:numId w:val="5"/>
              </w:numPr>
              <w:jc w:val="both"/>
            </w:pPr>
            <w:r>
              <w:t xml:space="preserve">Champ </w:t>
            </w:r>
            <w:r w:rsidR="00DC3852">
              <w:t xml:space="preserve">de </w:t>
            </w:r>
            <w:r>
              <w:t>saisie du prénom du personnel</w:t>
            </w:r>
          </w:p>
          <w:p w:rsidR="0036612C" w:rsidRDefault="0036612C" w:rsidP="0036612C">
            <w:pPr>
              <w:pStyle w:val="Paragraphedeliste"/>
              <w:numPr>
                <w:ilvl w:val="0"/>
                <w:numId w:val="5"/>
              </w:numPr>
              <w:jc w:val="both"/>
            </w:pPr>
            <w:r>
              <w:t xml:space="preserve">Champ </w:t>
            </w:r>
            <w:r w:rsidR="00DC3852">
              <w:t xml:space="preserve">de </w:t>
            </w:r>
            <w:r>
              <w:t>sélection des départements au choix</w:t>
            </w:r>
          </w:p>
          <w:p w:rsidR="0036612C" w:rsidRDefault="0036612C" w:rsidP="0036612C">
            <w:pPr>
              <w:pStyle w:val="Paragraphedeliste"/>
              <w:numPr>
                <w:ilvl w:val="0"/>
                <w:numId w:val="5"/>
              </w:numPr>
              <w:jc w:val="both"/>
            </w:pPr>
            <w:r>
              <w:t xml:space="preserve">Champ </w:t>
            </w:r>
            <w:r w:rsidR="00DC3852">
              <w:t xml:space="preserve">de </w:t>
            </w:r>
            <w:r>
              <w:t>saisie du mail du personnel</w:t>
            </w:r>
          </w:p>
          <w:p w:rsidR="0036612C" w:rsidRDefault="0036612C" w:rsidP="0036612C">
            <w:pPr>
              <w:pStyle w:val="Paragraphedeliste"/>
              <w:numPr>
                <w:ilvl w:val="0"/>
                <w:numId w:val="5"/>
              </w:numPr>
              <w:jc w:val="both"/>
            </w:pPr>
            <w:r>
              <w:t xml:space="preserve">Champ </w:t>
            </w:r>
            <w:r w:rsidR="00DC3852">
              <w:t xml:space="preserve">de </w:t>
            </w:r>
            <w:r>
              <w:t>saisie du numéro de téléphone su personnel</w:t>
            </w:r>
          </w:p>
          <w:p w:rsidR="0036612C" w:rsidRDefault="0036612C" w:rsidP="0036612C">
            <w:pPr>
              <w:pStyle w:val="Paragraphedeliste"/>
              <w:numPr>
                <w:ilvl w:val="0"/>
                <w:numId w:val="5"/>
              </w:numPr>
              <w:jc w:val="both"/>
            </w:pPr>
            <w:r>
              <w:t xml:space="preserve">Champ </w:t>
            </w:r>
            <w:r w:rsidR="00DC3852">
              <w:t xml:space="preserve">de </w:t>
            </w:r>
            <w:r>
              <w:t>sélection des départements à sa charge</w:t>
            </w:r>
          </w:p>
          <w:p w:rsidR="0036612C" w:rsidRDefault="0036612C" w:rsidP="0036612C">
            <w:pPr>
              <w:pStyle w:val="Paragraphedeliste"/>
              <w:numPr>
                <w:ilvl w:val="0"/>
                <w:numId w:val="5"/>
              </w:numPr>
              <w:jc w:val="both"/>
            </w:pPr>
            <w:r>
              <w:t xml:space="preserve">Champ </w:t>
            </w:r>
            <w:r w:rsidR="00DC3852">
              <w:t xml:space="preserve">de </w:t>
            </w:r>
            <w:r>
              <w:t>saisie du cursus du personnel</w:t>
            </w:r>
          </w:p>
          <w:p w:rsidR="001B1C35" w:rsidRDefault="001B1C35" w:rsidP="001B1C35">
            <w:pPr>
              <w:pStyle w:val="Paragraphedeliste"/>
              <w:numPr>
                <w:ilvl w:val="0"/>
                <w:numId w:val="5"/>
              </w:numPr>
              <w:jc w:val="both"/>
            </w:pPr>
            <w:r>
              <w:t>Bouton d’enregistrement des éléments ajoutés et redirection vers la page représentant le département du personnel ajouté avec création de sa propre section le représentant.</w:t>
            </w:r>
          </w:p>
        </w:tc>
      </w:tr>
      <w:tr w:rsidR="00841E9E" w:rsidTr="0036612C">
        <w:tc>
          <w:tcPr>
            <w:tcW w:w="2689" w:type="dxa"/>
            <w:tcBorders>
              <w:bottom w:val="single" w:sz="4" w:space="0" w:color="auto"/>
            </w:tcBorders>
          </w:tcPr>
          <w:p w:rsidR="00841E9E" w:rsidRDefault="00841E9E" w:rsidP="00841E9E">
            <w:r w:rsidRPr="0038344E">
              <w:rPr>
                <w:b/>
              </w:rPr>
              <w:t>Règles de gestion</w:t>
            </w:r>
          </w:p>
        </w:tc>
        <w:tc>
          <w:tcPr>
            <w:tcW w:w="6373" w:type="dxa"/>
          </w:tcPr>
          <w:p w:rsidR="00841E9E" w:rsidRDefault="00CA71DE" w:rsidP="00663956">
            <w:pPr>
              <w:pStyle w:val="Paragraphedeliste"/>
              <w:numPr>
                <w:ilvl w:val="0"/>
                <w:numId w:val="13"/>
              </w:numPr>
            </w:pPr>
            <w:r>
              <w:t>Tous les champs sont obligatoires sauf si le personnel à ajouter n’est pas un associé et n’a pas besoin des départements à sa charge.</w:t>
            </w:r>
          </w:p>
          <w:p w:rsidR="00663956" w:rsidRDefault="00663956" w:rsidP="00663956">
            <w:pPr>
              <w:pStyle w:val="Paragraphedeliste"/>
              <w:numPr>
                <w:ilvl w:val="0"/>
                <w:numId w:val="13"/>
              </w:numPr>
              <w:jc w:val="both"/>
            </w:pPr>
            <w:r>
              <w:t>Pour le champ « département » au choix, les valeurs possibles seront :</w:t>
            </w:r>
          </w:p>
          <w:p w:rsidR="00663956" w:rsidRDefault="00663956" w:rsidP="00663956">
            <w:pPr>
              <w:pStyle w:val="Paragraphedeliste"/>
              <w:numPr>
                <w:ilvl w:val="0"/>
                <w:numId w:val="10"/>
              </w:numPr>
              <w:spacing w:after="160" w:line="259" w:lineRule="auto"/>
              <w:jc w:val="both"/>
            </w:pPr>
            <w:r>
              <w:t>ADMINISTRATION </w:t>
            </w:r>
          </w:p>
          <w:p w:rsidR="00663956" w:rsidRDefault="00663956" w:rsidP="00663956">
            <w:pPr>
              <w:pStyle w:val="Paragraphedeliste"/>
              <w:numPr>
                <w:ilvl w:val="0"/>
                <w:numId w:val="10"/>
              </w:numPr>
              <w:spacing w:after="160" w:line="259" w:lineRule="auto"/>
              <w:jc w:val="both"/>
            </w:pPr>
            <w:r>
              <w:t>AMOA</w:t>
            </w:r>
          </w:p>
          <w:p w:rsidR="00663956" w:rsidRDefault="00663956" w:rsidP="00663956">
            <w:pPr>
              <w:pStyle w:val="Paragraphedeliste"/>
              <w:numPr>
                <w:ilvl w:val="0"/>
                <w:numId w:val="10"/>
              </w:numPr>
              <w:spacing w:after="160" w:line="259" w:lineRule="auto"/>
              <w:jc w:val="both"/>
            </w:pPr>
            <w:r>
              <w:t>ASSOCIE</w:t>
            </w:r>
          </w:p>
          <w:p w:rsidR="00663956" w:rsidRDefault="00663956" w:rsidP="00663956">
            <w:pPr>
              <w:pStyle w:val="Paragraphedeliste"/>
              <w:numPr>
                <w:ilvl w:val="0"/>
                <w:numId w:val="10"/>
              </w:numPr>
              <w:spacing w:after="160" w:line="259" w:lineRule="auto"/>
              <w:jc w:val="both"/>
            </w:pPr>
            <w:r>
              <w:t>AUDIT</w:t>
            </w:r>
          </w:p>
          <w:p w:rsidR="00663956" w:rsidRDefault="00663956" w:rsidP="00663956">
            <w:pPr>
              <w:pStyle w:val="Paragraphedeliste"/>
              <w:numPr>
                <w:ilvl w:val="0"/>
                <w:numId w:val="10"/>
              </w:numPr>
              <w:spacing w:after="160" w:line="259" w:lineRule="auto"/>
              <w:jc w:val="both"/>
            </w:pPr>
            <w:r>
              <w:t>BPO COMPTA</w:t>
            </w:r>
          </w:p>
          <w:p w:rsidR="00663956" w:rsidRDefault="00663956" w:rsidP="00663956">
            <w:pPr>
              <w:pStyle w:val="Paragraphedeliste"/>
              <w:numPr>
                <w:ilvl w:val="0"/>
                <w:numId w:val="10"/>
              </w:numPr>
              <w:spacing w:after="160" w:line="259" w:lineRule="auto"/>
              <w:jc w:val="both"/>
            </w:pPr>
            <w:r>
              <w:t>BPO RH</w:t>
            </w:r>
          </w:p>
          <w:p w:rsidR="00663956" w:rsidRDefault="00663956" w:rsidP="00663956">
            <w:pPr>
              <w:pStyle w:val="Paragraphedeliste"/>
              <w:numPr>
                <w:ilvl w:val="0"/>
                <w:numId w:val="10"/>
              </w:numPr>
              <w:spacing w:after="160" w:line="259" w:lineRule="auto"/>
              <w:jc w:val="both"/>
            </w:pPr>
            <w:r>
              <w:t>COMMERCIAL</w:t>
            </w:r>
          </w:p>
          <w:p w:rsidR="00663956" w:rsidRDefault="00663956" w:rsidP="00663956">
            <w:pPr>
              <w:pStyle w:val="Paragraphedeliste"/>
              <w:numPr>
                <w:ilvl w:val="0"/>
                <w:numId w:val="10"/>
              </w:numPr>
              <w:spacing w:after="160" w:line="259" w:lineRule="auto"/>
              <w:jc w:val="both"/>
            </w:pPr>
            <w:r>
              <w:t>COMMUNICATION</w:t>
            </w:r>
          </w:p>
          <w:p w:rsidR="00663956" w:rsidRDefault="00663956" w:rsidP="00663956">
            <w:pPr>
              <w:pStyle w:val="Paragraphedeliste"/>
              <w:numPr>
                <w:ilvl w:val="0"/>
                <w:numId w:val="10"/>
              </w:numPr>
              <w:jc w:val="both"/>
            </w:pPr>
            <w:r>
              <w:t>DAF</w:t>
            </w:r>
          </w:p>
          <w:p w:rsidR="00663956" w:rsidRDefault="00663956" w:rsidP="00663956">
            <w:pPr>
              <w:pStyle w:val="Paragraphedeliste"/>
              <w:numPr>
                <w:ilvl w:val="0"/>
                <w:numId w:val="10"/>
              </w:numPr>
              <w:spacing w:after="160" w:line="259" w:lineRule="auto"/>
              <w:jc w:val="both"/>
            </w:pPr>
            <w:r>
              <w:t>FINANCE</w:t>
            </w:r>
          </w:p>
          <w:p w:rsidR="00663956" w:rsidRDefault="00663956" w:rsidP="00663956">
            <w:pPr>
              <w:pStyle w:val="Paragraphedeliste"/>
              <w:numPr>
                <w:ilvl w:val="0"/>
                <w:numId w:val="10"/>
              </w:numPr>
              <w:spacing w:after="160" w:line="259" w:lineRule="auto"/>
              <w:jc w:val="both"/>
            </w:pPr>
            <w:r>
              <w:t>INFO</w:t>
            </w:r>
          </w:p>
          <w:p w:rsidR="00663956" w:rsidRDefault="00663956" w:rsidP="00663956">
            <w:pPr>
              <w:pStyle w:val="Paragraphedeliste"/>
              <w:numPr>
                <w:ilvl w:val="0"/>
                <w:numId w:val="10"/>
              </w:numPr>
              <w:spacing w:after="160" w:line="259" w:lineRule="auto"/>
              <w:jc w:val="both"/>
            </w:pPr>
            <w:r>
              <w:t>ORGA</w:t>
            </w:r>
          </w:p>
          <w:p w:rsidR="00663956" w:rsidRDefault="00663956" w:rsidP="00663956">
            <w:pPr>
              <w:pStyle w:val="Paragraphedeliste"/>
              <w:numPr>
                <w:ilvl w:val="0"/>
                <w:numId w:val="10"/>
              </w:numPr>
              <w:spacing w:after="160" w:line="259" w:lineRule="auto"/>
              <w:jc w:val="both"/>
            </w:pPr>
            <w:r>
              <w:t>QUALITE</w:t>
            </w:r>
          </w:p>
          <w:p w:rsidR="00663956" w:rsidRDefault="00663956" w:rsidP="00663956">
            <w:pPr>
              <w:pStyle w:val="Paragraphedeliste"/>
              <w:numPr>
                <w:ilvl w:val="0"/>
                <w:numId w:val="10"/>
              </w:numPr>
              <w:spacing w:after="160" w:line="259" w:lineRule="auto"/>
              <w:jc w:val="both"/>
            </w:pPr>
            <w:r>
              <w:t>RHC</w:t>
            </w:r>
          </w:p>
          <w:p w:rsidR="00663956" w:rsidRDefault="00663956" w:rsidP="00663956">
            <w:pPr>
              <w:pStyle w:val="Paragraphedeliste"/>
              <w:numPr>
                <w:ilvl w:val="0"/>
                <w:numId w:val="10"/>
              </w:numPr>
              <w:jc w:val="both"/>
            </w:pPr>
            <w:r>
              <w:t>RHI</w:t>
            </w:r>
          </w:p>
          <w:p w:rsidR="00663956" w:rsidRDefault="00663956" w:rsidP="00841E9E"/>
        </w:tc>
      </w:tr>
    </w:tbl>
    <w:p w:rsidR="00841E9E" w:rsidRDefault="00841E9E" w:rsidP="00841E9E"/>
    <w:p w:rsidR="003E0B1A" w:rsidRDefault="003E0B1A" w:rsidP="00841E9E"/>
    <w:p w:rsidR="002D282F" w:rsidRDefault="002D282F" w:rsidP="00841E9E"/>
    <w:p w:rsidR="003E0B1A" w:rsidRDefault="0012284C">
      <w:pPr>
        <w:pStyle w:val="Titre3"/>
        <w:rPr>
          <w:rStyle w:val="Titre4Car"/>
          <w:sz w:val="22"/>
          <w:szCs w:val="22"/>
        </w:rPr>
        <w:pPrChange w:id="372" w:author="Rojo" w:date="2021-05-21T10:31:00Z">
          <w:pPr>
            <w:pStyle w:val="Titre3"/>
            <w:ind w:left="2844"/>
          </w:pPr>
        </w:pPrChange>
      </w:pPr>
      <w:bookmarkStart w:id="373" w:name="_Toc72745805"/>
      <w:r w:rsidRPr="00A72A62">
        <w:rPr>
          <w:rStyle w:val="Titre4Car"/>
          <w:i w:val="0"/>
          <w:iCs w:val="0"/>
        </w:rPr>
        <w:t>Modifier</w:t>
      </w:r>
      <w:r w:rsidRPr="0012284C">
        <w:rPr>
          <w:rStyle w:val="Titre4Car"/>
        </w:rPr>
        <w:t xml:space="preserve"> le profil d’un personnel</w:t>
      </w:r>
      <w:bookmarkEnd w:id="373"/>
      <w:r>
        <w:rPr>
          <w:rStyle w:val="Titre4Car"/>
        </w:rPr>
        <w:t xml:space="preserve"> </w:t>
      </w:r>
    </w:p>
    <w:p w:rsidR="003E0B1A" w:rsidRDefault="003E0B1A" w:rsidP="003E0B1A">
      <w:pPr>
        <w:ind w:firstLine="708"/>
        <w:jc w:val="both"/>
        <w:rPr>
          <w:rStyle w:val="lev"/>
        </w:rPr>
      </w:pPr>
      <w:r>
        <w:rPr>
          <w:rStyle w:val="lev"/>
        </w:rPr>
        <w:t>Au cas d’une faute dans l’ajout du personnel, ou juste une modification à faire, l’option « modifier un personnel » est disponible.</w:t>
      </w:r>
    </w:p>
    <w:p w:rsidR="002D282F" w:rsidRDefault="002D282F" w:rsidP="003E0B1A">
      <w:pPr>
        <w:ind w:firstLine="708"/>
        <w:jc w:val="both"/>
        <w:rPr>
          <w:rStyle w:val="lev"/>
        </w:rPr>
      </w:pPr>
      <w:r>
        <w:rPr>
          <w:noProof/>
          <w:lang w:eastAsia="fr-FR"/>
        </w:rPr>
        <mc:AlternateContent>
          <mc:Choice Requires="wps">
            <w:drawing>
              <wp:anchor distT="0" distB="0" distL="114300" distR="114300" simplePos="0" relativeHeight="251691008" behindDoc="0" locked="0" layoutInCell="1" allowOverlap="1" wp14:anchorId="26EEE060" wp14:editId="35228F14">
                <wp:simplePos x="0" y="0"/>
                <wp:positionH relativeFrom="column">
                  <wp:posOffset>0</wp:posOffset>
                </wp:positionH>
                <wp:positionV relativeFrom="paragraph">
                  <wp:posOffset>3613150</wp:posOffset>
                </wp:positionV>
                <wp:extent cx="5760720" cy="635"/>
                <wp:effectExtent l="0" t="0" r="0" b="0"/>
                <wp:wrapTopAndBottom/>
                <wp:docPr id="24" name="Zone de texte 2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9B5774" w:rsidRDefault="00650659" w:rsidP="002D282F">
                            <w:pPr>
                              <w:pStyle w:val="Lgende"/>
                              <w:rPr>
                                <w:bCs/>
                                <w:noProof/>
                              </w:rPr>
                            </w:pPr>
                            <w:bookmarkStart w:id="374" w:name="_Toc72745776"/>
                            <w:r>
                              <w:t xml:space="preserve">Figure </w:t>
                            </w:r>
                            <w:fldSimple w:instr=" SEQ Figure \* ARABIC ">
                              <w:r w:rsidR="008B7AFE">
                                <w:rPr>
                                  <w:noProof/>
                                </w:rPr>
                                <w:t>9</w:t>
                              </w:r>
                            </w:fldSimple>
                            <w:r>
                              <w:t>: Présentation de la modification d'un associé</w:t>
                            </w:r>
                            <w:bookmarkEnd w:id="3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EEE060" id="Zone de texte 24" o:spid="_x0000_s1036" type="#_x0000_t202" style="position:absolute;left:0;text-align:left;margin-left:0;margin-top:284.5pt;width:453.6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" stroked="f">
                <v:textbox style="mso-fit-shape-to-text:t" inset="0,0,0,0">
                  <w:txbxContent>
                    <w:p w:rsidR="00650659" w:rsidRPr="009B5774" w:rsidRDefault="00650659" w:rsidP="002D282F">
                      <w:pPr>
                        <w:pStyle w:val="Lgende"/>
                        <w:rPr>
                          <w:bCs/>
                          <w:noProof/>
                        </w:rPr>
                      </w:pPr>
                      <w:bookmarkStart w:id="375" w:name="_Toc72745776"/>
                      <w:r>
                        <w:t xml:space="preserve">Figure </w:t>
                      </w:r>
                      <w:fldSimple w:instr=" SEQ Figure \* ARABIC ">
                        <w:r w:rsidR="008B7AFE">
                          <w:rPr>
                            <w:noProof/>
                          </w:rPr>
                          <w:t>9</w:t>
                        </w:r>
                      </w:fldSimple>
                      <w:r>
                        <w:t>: Présentation de la modification d'un associé</w:t>
                      </w:r>
                      <w:bookmarkEnd w:id="375"/>
                    </w:p>
                  </w:txbxContent>
                </v:textbox>
                <w10:wrap type="topAndBottom"/>
              </v:shape>
            </w:pict>
          </mc:Fallback>
        </mc:AlternateContent>
      </w:r>
      <w:r>
        <w:rPr>
          <w:bCs/>
          <w:noProof/>
          <w:lang w:eastAsia="fr-FR"/>
        </w:rPr>
        <w:drawing>
          <wp:anchor distT="0" distB="0" distL="114300" distR="114300" simplePos="0" relativeHeight="251688960" behindDoc="0" locked="0" layoutInCell="1" allowOverlap="1" wp14:anchorId="09D7C1B1" wp14:editId="352E6B75">
            <wp:simplePos x="0" y="0"/>
            <wp:positionH relativeFrom="margin">
              <wp:align>right</wp:align>
            </wp:positionH>
            <wp:positionV relativeFrom="paragraph">
              <wp:posOffset>315595</wp:posOffset>
            </wp:positionV>
            <wp:extent cx="5760720" cy="3240405"/>
            <wp:effectExtent l="0" t="0" r="0" b="0"/>
            <wp:wrapTopAndBottom/>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iapositive10.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anchor>
        </w:drawing>
      </w:r>
      <w:r>
        <w:rPr>
          <w:rStyle w:val="lev"/>
        </w:rPr>
        <w:t>La page de modification d’un associé est suggérée comme suit :</w:t>
      </w:r>
    </w:p>
    <w:p w:rsidR="002D282F" w:rsidRDefault="002D282F" w:rsidP="003E0B1A">
      <w:pPr>
        <w:ind w:firstLine="708"/>
        <w:jc w:val="both"/>
        <w:rPr>
          <w:rStyle w:val="lev"/>
        </w:rPr>
      </w:pPr>
    </w:p>
    <w:p w:rsidR="002D282F" w:rsidRPr="003E0B1A" w:rsidRDefault="002D282F" w:rsidP="002D282F">
      <w:pPr>
        <w:ind w:firstLine="708"/>
        <w:jc w:val="both"/>
        <w:rPr>
          <w:rStyle w:val="lev"/>
        </w:rPr>
      </w:pPr>
      <w:r>
        <w:rPr>
          <w:noProof/>
          <w:lang w:eastAsia="fr-FR"/>
        </w:rPr>
        <w:lastRenderedPageBreak/>
        <mc:AlternateContent>
          <mc:Choice Requires="wps">
            <w:drawing>
              <wp:anchor distT="0" distB="0" distL="114300" distR="114300" simplePos="0" relativeHeight="251694080" behindDoc="0" locked="0" layoutInCell="1" allowOverlap="1" wp14:anchorId="50DD3E45" wp14:editId="52AAC3F1">
                <wp:simplePos x="0" y="0"/>
                <wp:positionH relativeFrom="column">
                  <wp:posOffset>0</wp:posOffset>
                </wp:positionH>
                <wp:positionV relativeFrom="paragraph">
                  <wp:posOffset>3676650</wp:posOffset>
                </wp:positionV>
                <wp:extent cx="5760720" cy="635"/>
                <wp:effectExtent l="0" t="0" r="0" b="0"/>
                <wp:wrapTopAndBottom/>
                <wp:docPr id="26" name="Zone de texte 2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593AD1" w:rsidRDefault="00650659" w:rsidP="002D282F">
                            <w:pPr>
                              <w:pStyle w:val="Lgende"/>
                              <w:rPr>
                                <w:bCs/>
                                <w:noProof/>
                              </w:rPr>
                            </w:pPr>
                            <w:bookmarkStart w:id="376" w:name="_Toc72745777"/>
                            <w:r>
                              <w:t xml:space="preserve">Figure </w:t>
                            </w:r>
                            <w:fldSimple w:instr=" SEQ Figure \* ARABIC ">
                              <w:r w:rsidR="008B7AFE">
                                <w:rPr>
                                  <w:noProof/>
                                </w:rPr>
                                <w:t>10</w:t>
                              </w:r>
                            </w:fldSimple>
                            <w:r>
                              <w:t>: Présentation de la page de modification d'un consultant</w:t>
                            </w:r>
                            <w:bookmarkEnd w:id="3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DD3E45" id="Zone de texte 26" o:spid="_x0000_s1037" type="#_x0000_t202" style="position:absolute;left:0;text-align:left;margin-left:0;margin-top:289.5pt;width:453.6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" stroked="f">
                <v:textbox style="mso-fit-shape-to-text:t" inset="0,0,0,0">
                  <w:txbxContent>
                    <w:p w:rsidR="00650659" w:rsidRPr="00593AD1" w:rsidRDefault="00650659" w:rsidP="002D282F">
                      <w:pPr>
                        <w:pStyle w:val="Lgende"/>
                        <w:rPr>
                          <w:bCs/>
                          <w:noProof/>
                        </w:rPr>
                      </w:pPr>
                      <w:bookmarkStart w:id="377" w:name="_Toc72745777"/>
                      <w:r>
                        <w:t xml:space="preserve">Figure </w:t>
                      </w:r>
                      <w:fldSimple w:instr=" SEQ Figure \* ARABIC ">
                        <w:r w:rsidR="008B7AFE">
                          <w:rPr>
                            <w:noProof/>
                          </w:rPr>
                          <w:t>10</w:t>
                        </w:r>
                      </w:fldSimple>
                      <w:r>
                        <w:t>: Présentation de la page de modification d'un consultant</w:t>
                      </w:r>
                      <w:bookmarkEnd w:id="377"/>
                    </w:p>
                  </w:txbxContent>
                </v:textbox>
                <w10:wrap type="topAndBottom"/>
              </v:shape>
            </w:pict>
          </mc:Fallback>
        </mc:AlternateContent>
      </w:r>
      <w:r>
        <w:rPr>
          <w:bCs/>
          <w:noProof/>
          <w:lang w:eastAsia="fr-FR"/>
        </w:rPr>
        <w:drawing>
          <wp:anchor distT="0" distB="0" distL="114300" distR="114300" simplePos="0" relativeHeight="251692032" behindDoc="0" locked="0" layoutInCell="1" allowOverlap="1" wp14:anchorId="7C2BDD72" wp14:editId="39DB6A02">
            <wp:simplePos x="0" y="0"/>
            <wp:positionH relativeFrom="margin">
              <wp:align>right</wp:align>
            </wp:positionH>
            <wp:positionV relativeFrom="paragraph">
              <wp:posOffset>379095</wp:posOffset>
            </wp:positionV>
            <wp:extent cx="5760720" cy="3240405"/>
            <wp:effectExtent l="0" t="0" r="0" b="0"/>
            <wp:wrapTopAndBottom/>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iapositive11.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anchor>
        </w:drawing>
      </w:r>
      <w:r>
        <w:rPr>
          <w:rStyle w:val="lev"/>
        </w:rPr>
        <w:t>La page de modification d’un consultant est présentée comme suit :</w:t>
      </w:r>
    </w:p>
    <w:tbl>
      <w:tblPr>
        <w:tblStyle w:val="Grilledutableau"/>
        <w:tblW w:w="0" w:type="auto"/>
        <w:tblLook w:val="04A0" w:firstRow="1" w:lastRow="0" w:firstColumn="1" w:lastColumn="0" w:noHBand="0" w:noVBand="1"/>
      </w:tblPr>
      <w:tblGrid>
        <w:gridCol w:w="2689"/>
        <w:gridCol w:w="6373"/>
      </w:tblGrid>
      <w:tr w:rsidR="00494B5B" w:rsidTr="00494B5B">
        <w:tc>
          <w:tcPr>
            <w:tcW w:w="9062" w:type="dxa"/>
            <w:gridSpan w:val="2"/>
          </w:tcPr>
          <w:p w:rsidR="00494B5B" w:rsidRDefault="00494B5B" w:rsidP="00494B5B">
            <w:pPr>
              <w:jc w:val="center"/>
              <w:rPr>
                <w:rStyle w:val="Titre4Car"/>
              </w:rPr>
            </w:pPr>
            <w:r w:rsidRPr="00BE0BD5">
              <w:rPr>
                <w:b/>
              </w:rPr>
              <w:t>Fiche de description de fonctionnalité</w:t>
            </w:r>
          </w:p>
        </w:tc>
      </w:tr>
      <w:tr w:rsidR="00494B5B" w:rsidTr="00494B5B">
        <w:tc>
          <w:tcPr>
            <w:tcW w:w="2689" w:type="dxa"/>
          </w:tcPr>
          <w:p w:rsidR="00494B5B" w:rsidRDefault="00494B5B" w:rsidP="00494B5B">
            <w:pPr>
              <w:jc w:val="both"/>
              <w:rPr>
                <w:rStyle w:val="Titre4Car"/>
              </w:rPr>
            </w:pPr>
            <w:r w:rsidRPr="00BE0BD5">
              <w:rPr>
                <w:b/>
              </w:rPr>
              <w:t>Nom de la fonctionnalité</w:t>
            </w:r>
          </w:p>
        </w:tc>
        <w:tc>
          <w:tcPr>
            <w:tcW w:w="6373" w:type="dxa"/>
          </w:tcPr>
          <w:p w:rsidR="00494B5B" w:rsidRPr="00494B5B" w:rsidRDefault="00494B5B" w:rsidP="00494B5B">
            <w:pPr>
              <w:rPr>
                <w:rStyle w:val="Titre4Car"/>
                <w:rFonts w:asciiTheme="minorHAnsi" w:hAnsiTheme="minorHAnsi" w:cstheme="minorHAnsi"/>
                <w:i w:val="0"/>
              </w:rPr>
            </w:pPr>
            <w:r w:rsidRPr="00494B5B">
              <w:rPr>
                <w:rStyle w:val="Titre4Car"/>
                <w:rFonts w:asciiTheme="minorHAnsi" w:hAnsiTheme="minorHAnsi" w:cstheme="minorHAnsi"/>
                <w:i w:val="0"/>
                <w:color w:val="auto"/>
              </w:rPr>
              <w:t>Modification du profil d’un personnel</w:t>
            </w:r>
          </w:p>
        </w:tc>
      </w:tr>
      <w:tr w:rsidR="00494B5B" w:rsidTr="00494B5B">
        <w:tc>
          <w:tcPr>
            <w:tcW w:w="2689" w:type="dxa"/>
          </w:tcPr>
          <w:p w:rsidR="00494B5B" w:rsidRPr="00494B5B" w:rsidRDefault="00494B5B" w:rsidP="00494B5B">
            <w:pPr>
              <w:rPr>
                <w:rStyle w:val="Titredulivre"/>
              </w:rPr>
            </w:pPr>
            <w:r w:rsidRPr="00BE0BD5">
              <w:rPr>
                <w:b/>
              </w:rPr>
              <w:t>Description sommaire</w:t>
            </w:r>
          </w:p>
        </w:tc>
        <w:tc>
          <w:tcPr>
            <w:tcW w:w="6373" w:type="dxa"/>
          </w:tcPr>
          <w:p w:rsidR="00494B5B" w:rsidRPr="00867A86" w:rsidRDefault="00867A86" w:rsidP="00867A86">
            <w:pPr>
              <w:rPr>
                <w:rStyle w:val="lev"/>
              </w:rPr>
            </w:pPr>
            <w:r>
              <w:rPr>
                <w:rStyle w:val="lev"/>
              </w:rPr>
              <w:t>Cette option se trouve dans la liste déroulante à cliquer sur la section représentant une personne et sert à modifier son profil.</w:t>
            </w:r>
          </w:p>
        </w:tc>
      </w:tr>
      <w:tr w:rsidR="00494B5B" w:rsidTr="00494B5B">
        <w:tc>
          <w:tcPr>
            <w:tcW w:w="2689" w:type="dxa"/>
          </w:tcPr>
          <w:p w:rsidR="00494B5B" w:rsidRDefault="00494B5B" w:rsidP="00494B5B">
            <w:r w:rsidRPr="001B2B57">
              <w:rPr>
                <w:b/>
              </w:rPr>
              <w:t>Fonctionnalités attendues</w:t>
            </w:r>
          </w:p>
        </w:tc>
        <w:tc>
          <w:tcPr>
            <w:tcW w:w="6373" w:type="dxa"/>
          </w:tcPr>
          <w:p w:rsidR="00494B5B" w:rsidRPr="00852881" w:rsidRDefault="00852881" w:rsidP="00494B5B">
            <w:pPr>
              <w:jc w:val="both"/>
              <w:rPr>
                <w:rStyle w:val="lev"/>
              </w:rPr>
            </w:pPr>
            <w:r>
              <w:rPr>
                <w:rStyle w:val="lev"/>
              </w:rPr>
              <w:t>Après la validation du formulaire de modification, les éléments changés sont enregistrés.</w:t>
            </w:r>
          </w:p>
        </w:tc>
      </w:tr>
      <w:tr w:rsidR="00607D3D" w:rsidTr="00494B5B">
        <w:tc>
          <w:tcPr>
            <w:tcW w:w="2689" w:type="dxa"/>
          </w:tcPr>
          <w:p w:rsidR="00607D3D" w:rsidRDefault="00607D3D" w:rsidP="00607D3D">
            <w:pPr>
              <w:jc w:val="both"/>
            </w:pPr>
            <w:r>
              <w:rPr>
                <w:b/>
              </w:rPr>
              <w:t>Composants</w:t>
            </w:r>
          </w:p>
        </w:tc>
        <w:tc>
          <w:tcPr>
            <w:tcW w:w="6373" w:type="dxa"/>
          </w:tcPr>
          <w:p w:rsidR="00607D3D" w:rsidRDefault="00607D3D" w:rsidP="00607D3D">
            <w:pPr>
              <w:jc w:val="both"/>
            </w:pPr>
            <w:r>
              <w:t>Formulaire de modification d’un personnel composé de :</w:t>
            </w:r>
          </w:p>
          <w:p w:rsidR="00A261D8" w:rsidRDefault="00A261D8" w:rsidP="00A261D8">
            <w:pPr>
              <w:pStyle w:val="Paragraphedeliste"/>
              <w:numPr>
                <w:ilvl w:val="0"/>
                <w:numId w:val="5"/>
              </w:numPr>
              <w:jc w:val="both"/>
            </w:pPr>
            <w:r>
              <w:t>Champ de sélection de la photo du personnel à modifier</w:t>
            </w:r>
          </w:p>
          <w:p w:rsidR="00607D3D" w:rsidRDefault="00607D3D" w:rsidP="00607D3D">
            <w:pPr>
              <w:pStyle w:val="Paragraphedeliste"/>
              <w:numPr>
                <w:ilvl w:val="0"/>
                <w:numId w:val="5"/>
              </w:numPr>
              <w:jc w:val="both"/>
            </w:pPr>
            <w:r>
              <w:t xml:space="preserve">Champ </w:t>
            </w:r>
            <w:r w:rsidR="00BA7103">
              <w:t xml:space="preserve">de </w:t>
            </w:r>
            <w:r>
              <w:t>saisie du nom du personnel à modifier</w:t>
            </w:r>
          </w:p>
          <w:p w:rsidR="00607D3D" w:rsidRDefault="00607D3D" w:rsidP="00607D3D">
            <w:pPr>
              <w:pStyle w:val="Paragraphedeliste"/>
              <w:numPr>
                <w:ilvl w:val="0"/>
                <w:numId w:val="5"/>
              </w:numPr>
              <w:jc w:val="both"/>
            </w:pPr>
            <w:r>
              <w:t xml:space="preserve">Champ </w:t>
            </w:r>
            <w:r w:rsidR="00BA7103">
              <w:t xml:space="preserve">de </w:t>
            </w:r>
            <w:r>
              <w:t>saisie du prénom du personnel à modifier</w:t>
            </w:r>
          </w:p>
          <w:p w:rsidR="00607D3D" w:rsidRDefault="00607D3D" w:rsidP="00607D3D">
            <w:pPr>
              <w:pStyle w:val="Paragraphedeliste"/>
              <w:numPr>
                <w:ilvl w:val="0"/>
                <w:numId w:val="5"/>
              </w:numPr>
              <w:jc w:val="both"/>
            </w:pPr>
            <w:r>
              <w:t xml:space="preserve">Champ </w:t>
            </w:r>
            <w:r w:rsidR="00BA7103">
              <w:t xml:space="preserve">de </w:t>
            </w:r>
            <w:r>
              <w:t>sélection des départements au choix à modifier</w:t>
            </w:r>
          </w:p>
          <w:p w:rsidR="00607D3D" w:rsidRDefault="00607D3D" w:rsidP="00607D3D">
            <w:pPr>
              <w:pStyle w:val="Paragraphedeliste"/>
              <w:numPr>
                <w:ilvl w:val="0"/>
                <w:numId w:val="5"/>
              </w:numPr>
              <w:jc w:val="both"/>
            </w:pPr>
            <w:r>
              <w:t xml:space="preserve">Champ </w:t>
            </w:r>
            <w:r w:rsidR="00BA7103">
              <w:t xml:space="preserve">de </w:t>
            </w:r>
            <w:r>
              <w:t>saisie du mail du personnel à modifier</w:t>
            </w:r>
          </w:p>
          <w:p w:rsidR="00607D3D" w:rsidRDefault="00607D3D" w:rsidP="00607D3D">
            <w:pPr>
              <w:pStyle w:val="Paragraphedeliste"/>
              <w:numPr>
                <w:ilvl w:val="0"/>
                <w:numId w:val="5"/>
              </w:numPr>
              <w:jc w:val="both"/>
            </w:pPr>
            <w:r>
              <w:t xml:space="preserve">Champ </w:t>
            </w:r>
            <w:r w:rsidR="00BA7103">
              <w:t xml:space="preserve">de </w:t>
            </w:r>
            <w:r>
              <w:t>saisie du numéro de téléphone du personnel à modifier</w:t>
            </w:r>
          </w:p>
          <w:p w:rsidR="00607D3D" w:rsidRDefault="00607D3D" w:rsidP="00607D3D">
            <w:pPr>
              <w:pStyle w:val="Paragraphedeliste"/>
              <w:numPr>
                <w:ilvl w:val="0"/>
                <w:numId w:val="5"/>
              </w:numPr>
              <w:jc w:val="both"/>
            </w:pPr>
            <w:r>
              <w:t xml:space="preserve">Champ </w:t>
            </w:r>
            <w:r w:rsidR="00BA7103">
              <w:t xml:space="preserve">de </w:t>
            </w:r>
            <w:r>
              <w:t>sélection des départements à sa charge à modifier</w:t>
            </w:r>
          </w:p>
          <w:p w:rsidR="00607D3D" w:rsidRDefault="00607D3D" w:rsidP="00607D3D">
            <w:pPr>
              <w:pStyle w:val="Paragraphedeliste"/>
              <w:numPr>
                <w:ilvl w:val="0"/>
                <w:numId w:val="5"/>
              </w:numPr>
              <w:jc w:val="both"/>
            </w:pPr>
            <w:r>
              <w:t>Bouton d’enregistrement des modifications faites.</w:t>
            </w:r>
          </w:p>
          <w:p w:rsidR="00607D3D" w:rsidRDefault="00607D3D" w:rsidP="00607D3D">
            <w:pPr>
              <w:jc w:val="both"/>
            </w:pPr>
          </w:p>
        </w:tc>
      </w:tr>
      <w:tr w:rsidR="00494B5B" w:rsidTr="00494B5B">
        <w:tc>
          <w:tcPr>
            <w:tcW w:w="2689" w:type="dxa"/>
          </w:tcPr>
          <w:p w:rsidR="00494B5B" w:rsidRDefault="00494B5B" w:rsidP="00494B5B">
            <w:pPr>
              <w:jc w:val="both"/>
              <w:rPr>
                <w:rStyle w:val="Titre4Car"/>
              </w:rPr>
            </w:pPr>
            <w:r w:rsidRPr="0038344E">
              <w:rPr>
                <w:b/>
              </w:rPr>
              <w:t>Règles de gestion</w:t>
            </w:r>
          </w:p>
        </w:tc>
        <w:tc>
          <w:tcPr>
            <w:tcW w:w="6373" w:type="dxa"/>
          </w:tcPr>
          <w:p w:rsidR="00494B5B" w:rsidRPr="00845503" w:rsidRDefault="00845503" w:rsidP="00494B5B">
            <w:pPr>
              <w:jc w:val="both"/>
              <w:rPr>
                <w:rStyle w:val="lev"/>
              </w:rPr>
            </w:pPr>
            <w:r>
              <w:rPr>
                <w:rStyle w:val="lev"/>
              </w:rPr>
              <w:t xml:space="preserve">Un personnel doit être créé dans le Trombinoscope pour être modifié </w:t>
            </w:r>
          </w:p>
        </w:tc>
      </w:tr>
    </w:tbl>
    <w:p w:rsidR="00494B5B" w:rsidRDefault="00494B5B" w:rsidP="00494B5B">
      <w:pPr>
        <w:jc w:val="both"/>
        <w:rPr>
          <w:rStyle w:val="Titre4Car"/>
        </w:rPr>
      </w:pPr>
    </w:p>
    <w:p w:rsidR="002D282F" w:rsidRDefault="002D282F" w:rsidP="00494B5B">
      <w:pPr>
        <w:jc w:val="both"/>
        <w:rPr>
          <w:rStyle w:val="Titre4Car"/>
        </w:rPr>
      </w:pPr>
    </w:p>
    <w:p w:rsidR="00845503" w:rsidRDefault="0012284C">
      <w:pPr>
        <w:pStyle w:val="Titre3"/>
        <w:rPr>
          <w:rStyle w:val="Titre4Car"/>
          <w:sz w:val="22"/>
          <w:szCs w:val="22"/>
        </w:rPr>
        <w:pPrChange w:id="378" w:author="Rojo" w:date="2021-05-21T10:31:00Z">
          <w:pPr>
            <w:pStyle w:val="Titre3"/>
            <w:ind w:left="2844"/>
          </w:pPr>
        </w:pPrChange>
      </w:pPr>
      <w:bookmarkStart w:id="379" w:name="_Toc72745806"/>
      <w:r>
        <w:rPr>
          <w:rStyle w:val="Titre4Car"/>
        </w:rPr>
        <w:t>Supprimer un personnel</w:t>
      </w:r>
      <w:bookmarkEnd w:id="379"/>
    </w:p>
    <w:p w:rsidR="00845503" w:rsidRDefault="00845503" w:rsidP="00845503">
      <w:pPr>
        <w:ind w:firstLine="708"/>
        <w:jc w:val="both"/>
        <w:rPr>
          <w:rStyle w:val="lev"/>
        </w:rPr>
      </w:pPr>
      <w:r>
        <w:rPr>
          <w:rStyle w:val="lev"/>
        </w:rPr>
        <w:t>Il se peut que le consultant nous quitte ou juste que l’administrateur RHI a fait une erreur, alors la fonction « supprimer un personnel » est nécessaire.</w:t>
      </w:r>
    </w:p>
    <w:p w:rsidR="002D282F" w:rsidRDefault="00120C2A" w:rsidP="00845503">
      <w:pPr>
        <w:ind w:firstLine="708"/>
        <w:jc w:val="both"/>
        <w:rPr>
          <w:rStyle w:val="lev"/>
        </w:rPr>
      </w:pPr>
      <w:r>
        <w:rPr>
          <w:bCs/>
          <w:noProof/>
          <w:lang w:eastAsia="fr-FR"/>
        </w:rPr>
        <w:lastRenderedPageBreak/>
        <w:drawing>
          <wp:anchor distT="0" distB="0" distL="114300" distR="114300" simplePos="0" relativeHeight="251695104" behindDoc="0" locked="0" layoutInCell="1" allowOverlap="1" wp14:anchorId="7427CA80" wp14:editId="35908850">
            <wp:simplePos x="0" y="0"/>
            <wp:positionH relativeFrom="margin">
              <wp:align>right</wp:align>
            </wp:positionH>
            <wp:positionV relativeFrom="paragraph">
              <wp:posOffset>363855</wp:posOffset>
            </wp:positionV>
            <wp:extent cx="5760085" cy="3239770"/>
            <wp:effectExtent l="0" t="0" r="0" b="0"/>
            <wp:wrapTopAndBottom/>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uppression.png"/>
                    <pic:cNvPicPr/>
                  </pic:nvPicPr>
                  <pic:blipFill>
                    <a:blip r:embed="rId19">
                      <a:extLst>
                        <a:ext uri="{28A0092B-C50C-407E-A947-70E740481C1C}">
                          <a14:useLocalDpi xmlns:a14="http://schemas.microsoft.com/office/drawing/2010/main" val="0"/>
                        </a:ext>
                      </a:extLst>
                    </a:blip>
                    <a:stretch>
                      <a:fillRect/>
                    </a:stretch>
                  </pic:blipFill>
                  <pic:spPr>
                    <a:xfrm>
                      <a:off x="0" y="0"/>
                      <a:ext cx="5760718" cy="3240404"/>
                    </a:xfrm>
                    <a:prstGeom prst="rect">
                      <a:avLst/>
                    </a:prstGeom>
                  </pic:spPr>
                </pic:pic>
              </a:graphicData>
            </a:graphic>
          </wp:anchor>
        </w:drawing>
      </w:r>
      <w:r w:rsidR="002D282F">
        <w:rPr>
          <w:noProof/>
          <w:lang w:eastAsia="fr-FR"/>
        </w:rPr>
        <mc:AlternateContent>
          <mc:Choice Requires="wps">
            <w:drawing>
              <wp:anchor distT="0" distB="0" distL="114300" distR="114300" simplePos="0" relativeHeight="251697152" behindDoc="0" locked="0" layoutInCell="1" allowOverlap="1" wp14:anchorId="4C5442CC" wp14:editId="57937322">
                <wp:simplePos x="0" y="0"/>
                <wp:positionH relativeFrom="margin">
                  <wp:align>right</wp:align>
                </wp:positionH>
                <wp:positionV relativeFrom="paragraph">
                  <wp:posOffset>3699510</wp:posOffset>
                </wp:positionV>
                <wp:extent cx="5760720" cy="635"/>
                <wp:effectExtent l="0" t="0" r="0" b="0"/>
                <wp:wrapTopAndBottom/>
                <wp:docPr id="28" name="Zone de texte 2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E47FB3" w:rsidRDefault="00650659" w:rsidP="002D282F">
                            <w:pPr>
                              <w:pStyle w:val="Lgende"/>
                              <w:rPr>
                                <w:bCs/>
                                <w:noProof/>
                              </w:rPr>
                            </w:pPr>
                            <w:bookmarkStart w:id="380" w:name="_Toc72745778"/>
                            <w:r>
                              <w:t xml:space="preserve">Figure </w:t>
                            </w:r>
                            <w:fldSimple w:instr=" SEQ Figure \* ARABIC ">
                              <w:r w:rsidR="008B7AFE">
                                <w:rPr>
                                  <w:noProof/>
                                </w:rPr>
                                <w:t>11</w:t>
                              </w:r>
                            </w:fldSimple>
                            <w:r>
                              <w:t>: Présentation de la page de suppression d'un personnel</w:t>
                            </w:r>
                            <w:bookmarkEnd w:id="3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5442CC" id="Zone de texte 28" o:spid="_x0000_s1038" type="#_x0000_t202" style="position:absolute;left:0;text-align:left;margin-left:402.4pt;margin-top:291.3pt;width:453.6pt;height:.05pt;z-index:2516971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" stroked="f">
                <v:textbox style="mso-fit-shape-to-text:t" inset="0,0,0,0">
                  <w:txbxContent>
                    <w:p w:rsidR="00650659" w:rsidRPr="00E47FB3" w:rsidRDefault="00650659" w:rsidP="002D282F">
                      <w:pPr>
                        <w:pStyle w:val="Lgende"/>
                        <w:rPr>
                          <w:bCs/>
                          <w:noProof/>
                        </w:rPr>
                      </w:pPr>
                      <w:bookmarkStart w:id="381" w:name="_Toc72745778"/>
                      <w:r>
                        <w:t xml:space="preserve">Figure </w:t>
                      </w:r>
                      <w:fldSimple w:instr=" SEQ Figure \* ARABIC ">
                        <w:r w:rsidR="008B7AFE">
                          <w:rPr>
                            <w:noProof/>
                          </w:rPr>
                          <w:t>11</w:t>
                        </w:r>
                      </w:fldSimple>
                      <w:r>
                        <w:t>: Présentation de la page de suppression d'un personnel</w:t>
                      </w:r>
                      <w:bookmarkEnd w:id="381"/>
                    </w:p>
                  </w:txbxContent>
                </v:textbox>
                <w10:wrap type="topAndBottom" anchorx="margin"/>
              </v:shape>
            </w:pict>
          </mc:Fallback>
        </mc:AlternateContent>
      </w:r>
      <w:r w:rsidR="002D282F">
        <w:rPr>
          <w:rStyle w:val="lev"/>
        </w:rPr>
        <w:t>La page de suppression d’un personnel est suggérée comme suit :</w:t>
      </w:r>
    </w:p>
    <w:p w:rsidR="002D282F" w:rsidRDefault="002D282F" w:rsidP="00845503">
      <w:pPr>
        <w:ind w:firstLine="708"/>
        <w:jc w:val="both"/>
        <w:rPr>
          <w:rStyle w:val="lev"/>
        </w:rPr>
      </w:pPr>
    </w:p>
    <w:p w:rsidR="002D282F" w:rsidRPr="00845503" w:rsidRDefault="002D282F" w:rsidP="002D282F">
      <w:pPr>
        <w:jc w:val="both"/>
        <w:rPr>
          <w:rStyle w:val="lev"/>
        </w:rPr>
      </w:pPr>
    </w:p>
    <w:tbl>
      <w:tblPr>
        <w:tblStyle w:val="Grilledutableau"/>
        <w:tblW w:w="0" w:type="auto"/>
        <w:tblLook w:val="04A0" w:firstRow="1" w:lastRow="0" w:firstColumn="1" w:lastColumn="0" w:noHBand="0" w:noVBand="1"/>
      </w:tblPr>
      <w:tblGrid>
        <w:gridCol w:w="2689"/>
        <w:gridCol w:w="6373"/>
      </w:tblGrid>
      <w:tr w:rsidR="00845503" w:rsidTr="00845503">
        <w:tc>
          <w:tcPr>
            <w:tcW w:w="9062" w:type="dxa"/>
            <w:gridSpan w:val="2"/>
          </w:tcPr>
          <w:p w:rsidR="00845503" w:rsidRDefault="00845503" w:rsidP="00845503">
            <w:pPr>
              <w:jc w:val="center"/>
              <w:rPr>
                <w:rStyle w:val="lev"/>
              </w:rPr>
            </w:pPr>
            <w:r w:rsidRPr="00BE0BD5">
              <w:rPr>
                <w:b/>
              </w:rPr>
              <w:t>Fiche de description de fonctionnalité</w:t>
            </w:r>
          </w:p>
        </w:tc>
      </w:tr>
      <w:tr w:rsidR="00845503" w:rsidTr="00845503">
        <w:tc>
          <w:tcPr>
            <w:tcW w:w="2689" w:type="dxa"/>
          </w:tcPr>
          <w:p w:rsidR="00845503" w:rsidRDefault="00845503" w:rsidP="00845503">
            <w:pPr>
              <w:jc w:val="both"/>
              <w:rPr>
                <w:rStyle w:val="Titre4Car"/>
              </w:rPr>
            </w:pPr>
            <w:r w:rsidRPr="00BE0BD5">
              <w:rPr>
                <w:b/>
              </w:rPr>
              <w:t>Nom de la fonctionnalité</w:t>
            </w:r>
          </w:p>
        </w:tc>
        <w:tc>
          <w:tcPr>
            <w:tcW w:w="6373" w:type="dxa"/>
          </w:tcPr>
          <w:p w:rsidR="00845503" w:rsidRDefault="00845503" w:rsidP="00845503">
            <w:pPr>
              <w:rPr>
                <w:rStyle w:val="lev"/>
              </w:rPr>
            </w:pPr>
            <w:r>
              <w:rPr>
                <w:rStyle w:val="lev"/>
              </w:rPr>
              <w:t>Suppression d’un personnel</w:t>
            </w:r>
          </w:p>
        </w:tc>
      </w:tr>
      <w:tr w:rsidR="00845503" w:rsidTr="00845503">
        <w:tc>
          <w:tcPr>
            <w:tcW w:w="2689" w:type="dxa"/>
          </w:tcPr>
          <w:p w:rsidR="00845503" w:rsidRPr="00494B5B" w:rsidRDefault="00845503" w:rsidP="00845503">
            <w:pPr>
              <w:rPr>
                <w:rStyle w:val="Titredulivre"/>
              </w:rPr>
            </w:pPr>
            <w:r w:rsidRPr="00BE0BD5">
              <w:rPr>
                <w:b/>
              </w:rPr>
              <w:t>Description sommaire</w:t>
            </w:r>
          </w:p>
        </w:tc>
        <w:tc>
          <w:tcPr>
            <w:tcW w:w="6373" w:type="dxa"/>
          </w:tcPr>
          <w:p w:rsidR="00845503" w:rsidRDefault="001E6554" w:rsidP="00845503">
            <w:pPr>
              <w:rPr>
                <w:rStyle w:val="lev"/>
              </w:rPr>
            </w:pPr>
            <w:r>
              <w:rPr>
                <w:rStyle w:val="lev"/>
              </w:rPr>
              <w:t>Cette option se trouve dans la liste déroulante à cliquer sur la section représentant une personne au-dessous de l’option « </w:t>
            </w:r>
            <w:r w:rsidR="004500ED">
              <w:rPr>
                <w:rStyle w:val="lev"/>
              </w:rPr>
              <w:t xml:space="preserve"> modifier le</w:t>
            </w:r>
            <w:r>
              <w:rPr>
                <w:rStyle w:val="lev"/>
              </w:rPr>
              <w:t xml:space="preserve"> profil » et sert à supprimer un profil</w:t>
            </w:r>
            <w:r w:rsidR="00BD7239">
              <w:rPr>
                <w:rStyle w:val="lev"/>
              </w:rPr>
              <w:t>.</w:t>
            </w:r>
          </w:p>
        </w:tc>
      </w:tr>
      <w:tr w:rsidR="00845503" w:rsidTr="00845503">
        <w:tc>
          <w:tcPr>
            <w:tcW w:w="2689" w:type="dxa"/>
          </w:tcPr>
          <w:p w:rsidR="00845503" w:rsidRDefault="00845503" w:rsidP="00845503">
            <w:r w:rsidRPr="001B2B57">
              <w:rPr>
                <w:b/>
              </w:rPr>
              <w:t>Fonctionnalités attendues</w:t>
            </w:r>
          </w:p>
        </w:tc>
        <w:tc>
          <w:tcPr>
            <w:tcW w:w="6373" w:type="dxa"/>
          </w:tcPr>
          <w:p w:rsidR="00845503" w:rsidRDefault="00BD7239" w:rsidP="00845503">
            <w:pPr>
              <w:rPr>
                <w:rStyle w:val="lev"/>
              </w:rPr>
            </w:pPr>
            <w:r>
              <w:rPr>
                <w:rStyle w:val="lev"/>
              </w:rPr>
              <w:t xml:space="preserve">Après la validation </w:t>
            </w:r>
          </w:p>
        </w:tc>
      </w:tr>
      <w:tr w:rsidR="00845503" w:rsidTr="00845503">
        <w:tc>
          <w:tcPr>
            <w:tcW w:w="2689" w:type="dxa"/>
          </w:tcPr>
          <w:p w:rsidR="00845503" w:rsidRDefault="00845503" w:rsidP="00845503">
            <w:pPr>
              <w:jc w:val="both"/>
            </w:pPr>
            <w:r>
              <w:rPr>
                <w:b/>
              </w:rPr>
              <w:t>Composants</w:t>
            </w:r>
          </w:p>
        </w:tc>
        <w:tc>
          <w:tcPr>
            <w:tcW w:w="6373" w:type="dxa"/>
          </w:tcPr>
          <w:p w:rsidR="00BD7239" w:rsidRDefault="00BD7239" w:rsidP="00845503">
            <w:pPr>
              <w:rPr>
                <w:rStyle w:val="lev"/>
              </w:rPr>
            </w:pPr>
            <w:r>
              <w:rPr>
                <w:rStyle w:val="lev"/>
              </w:rPr>
              <w:t>Fenêtre de validation de la suppression composé de :</w:t>
            </w:r>
          </w:p>
          <w:p w:rsidR="00BD7239" w:rsidRDefault="00BD7239" w:rsidP="00BD7239">
            <w:pPr>
              <w:pStyle w:val="Paragraphedeliste"/>
              <w:numPr>
                <w:ilvl w:val="0"/>
                <w:numId w:val="5"/>
              </w:numPr>
              <w:rPr>
                <w:rStyle w:val="lev"/>
              </w:rPr>
            </w:pPr>
            <w:r>
              <w:rPr>
                <w:rStyle w:val="lev"/>
              </w:rPr>
              <w:t>Message d’avertissement : « êtes-vous sûr de vouloir supprimer le profil ? »</w:t>
            </w:r>
          </w:p>
          <w:p w:rsidR="00BD7239" w:rsidRDefault="00BD7239" w:rsidP="00BD7239">
            <w:pPr>
              <w:pStyle w:val="Paragraphedeliste"/>
              <w:numPr>
                <w:ilvl w:val="0"/>
                <w:numId w:val="5"/>
              </w:numPr>
              <w:rPr>
                <w:rStyle w:val="lev"/>
              </w:rPr>
            </w:pPr>
            <w:r>
              <w:rPr>
                <w:rStyle w:val="lev"/>
              </w:rPr>
              <w:t>Bouton de validation « oui » : supprime définitivement le profil</w:t>
            </w:r>
          </w:p>
          <w:p w:rsidR="00BD7239" w:rsidRDefault="00BD7239" w:rsidP="00BD7239">
            <w:pPr>
              <w:pStyle w:val="Paragraphedeliste"/>
              <w:numPr>
                <w:ilvl w:val="0"/>
                <w:numId w:val="5"/>
              </w:numPr>
              <w:rPr>
                <w:rStyle w:val="lev"/>
              </w:rPr>
            </w:pPr>
            <w:r>
              <w:rPr>
                <w:rStyle w:val="lev"/>
              </w:rPr>
              <w:t>Bouton « annuler » : annule la tentative de suppression.</w:t>
            </w:r>
          </w:p>
        </w:tc>
      </w:tr>
      <w:tr w:rsidR="00845503" w:rsidTr="00845503">
        <w:tc>
          <w:tcPr>
            <w:tcW w:w="2689" w:type="dxa"/>
          </w:tcPr>
          <w:p w:rsidR="00845503" w:rsidRDefault="00845503" w:rsidP="00845503">
            <w:pPr>
              <w:rPr>
                <w:rStyle w:val="lev"/>
              </w:rPr>
            </w:pPr>
            <w:r w:rsidRPr="0038344E">
              <w:rPr>
                <w:b/>
              </w:rPr>
              <w:t>Règles de gestion</w:t>
            </w:r>
          </w:p>
        </w:tc>
        <w:tc>
          <w:tcPr>
            <w:tcW w:w="6373" w:type="dxa"/>
          </w:tcPr>
          <w:p w:rsidR="00845503" w:rsidRDefault="00DF6A08" w:rsidP="00BA7103">
            <w:pPr>
              <w:pStyle w:val="Paragraphedeliste"/>
              <w:numPr>
                <w:ilvl w:val="0"/>
                <w:numId w:val="22"/>
              </w:numPr>
              <w:rPr>
                <w:rStyle w:val="lev"/>
              </w:rPr>
            </w:pPr>
            <w:r>
              <w:rPr>
                <w:rStyle w:val="lev"/>
              </w:rPr>
              <w:t>Un personnel doit exister pour être supprimé.</w:t>
            </w:r>
          </w:p>
          <w:p w:rsidR="00BA7103" w:rsidRDefault="00BA7103" w:rsidP="00BA7103">
            <w:pPr>
              <w:pStyle w:val="Paragraphedeliste"/>
              <w:numPr>
                <w:ilvl w:val="0"/>
                <w:numId w:val="22"/>
              </w:numPr>
              <w:rPr>
                <w:rStyle w:val="lev"/>
              </w:rPr>
            </w:pPr>
            <w:r>
              <w:rPr>
                <w:rStyle w:val="lev"/>
              </w:rPr>
              <w:t>Lorsqu’on supprime une personne, sa fiche d’habilitation doit être supprimée avec.</w:t>
            </w:r>
          </w:p>
        </w:tc>
      </w:tr>
    </w:tbl>
    <w:p w:rsidR="00845503" w:rsidRDefault="00845503" w:rsidP="00845503">
      <w:pPr>
        <w:rPr>
          <w:rStyle w:val="lev"/>
        </w:rPr>
      </w:pPr>
    </w:p>
    <w:p w:rsidR="00D42B50" w:rsidRPr="00845503" w:rsidRDefault="00D42B50" w:rsidP="00845503">
      <w:pPr>
        <w:rPr>
          <w:rStyle w:val="lev"/>
        </w:rPr>
      </w:pPr>
    </w:p>
    <w:p w:rsidR="0012284C" w:rsidRDefault="0012284C">
      <w:pPr>
        <w:pStyle w:val="Titre3"/>
        <w:rPr>
          <w:rStyle w:val="Titre4Car"/>
          <w:sz w:val="22"/>
          <w:szCs w:val="22"/>
        </w:rPr>
        <w:pPrChange w:id="382" w:author="Rojo" w:date="2021-05-21T10:31:00Z">
          <w:pPr>
            <w:pStyle w:val="Titre3"/>
            <w:ind w:left="2844"/>
          </w:pPr>
        </w:pPrChange>
      </w:pPr>
      <w:bookmarkStart w:id="383" w:name="_Toc72745807"/>
      <w:r>
        <w:rPr>
          <w:rStyle w:val="Titre4Car"/>
        </w:rPr>
        <w:t>Gérer la demande d’habilitation d’un personnel</w:t>
      </w:r>
      <w:bookmarkEnd w:id="383"/>
    </w:p>
    <w:p w:rsidR="005C702D" w:rsidRDefault="005C702D" w:rsidP="005C702D">
      <w:pPr>
        <w:pStyle w:val="Sansinterligne"/>
        <w:ind w:firstLine="708"/>
        <w:jc w:val="both"/>
        <w:rPr>
          <w:rStyle w:val="Titre4Car"/>
          <w:rFonts w:asciiTheme="minorHAnsi" w:eastAsiaTheme="minorHAnsi" w:hAnsiTheme="minorHAnsi" w:cstheme="minorBidi"/>
          <w:i w:val="0"/>
          <w:iCs w:val="0"/>
          <w:color w:val="auto"/>
        </w:rPr>
      </w:pPr>
      <w:r>
        <w:rPr>
          <w:rStyle w:val="Titre4Car"/>
          <w:rFonts w:asciiTheme="minorHAnsi" w:eastAsiaTheme="minorHAnsi" w:hAnsiTheme="minorHAnsi" w:cstheme="minorBidi"/>
          <w:i w:val="0"/>
          <w:iCs w:val="0"/>
          <w:color w:val="auto"/>
        </w:rPr>
        <w:t>A l’arrivée d’un consultant, il doit être habilité pour différents outils à utiliser pour son métier, c’est pourquoi une demande d’habilitation est faite par la RHI auprès du département concerné.</w:t>
      </w:r>
    </w:p>
    <w:p w:rsidR="00030710" w:rsidRDefault="00030710" w:rsidP="005C702D">
      <w:pPr>
        <w:pStyle w:val="Sansinterligne"/>
        <w:ind w:firstLine="708"/>
        <w:jc w:val="both"/>
        <w:rPr>
          <w:rStyle w:val="Titre4Car"/>
          <w:rFonts w:asciiTheme="minorHAnsi" w:eastAsiaTheme="minorHAnsi" w:hAnsiTheme="minorHAnsi" w:cstheme="minorBidi"/>
          <w:i w:val="0"/>
          <w:iCs w:val="0"/>
          <w:color w:val="auto"/>
        </w:rPr>
      </w:pPr>
    </w:p>
    <w:p w:rsidR="00030710" w:rsidRDefault="00030710" w:rsidP="005C702D">
      <w:pPr>
        <w:pStyle w:val="Sansinterligne"/>
        <w:ind w:firstLine="708"/>
        <w:jc w:val="both"/>
        <w:rPr>
          <w:rStyle w:val="Titre4Car"/>
          <w:rFonts w:asciiTheme="minorHAnsi" w:eastAsiaTheme="minorHAnsi" w:hAnsiTheme="minorHAnsi" w:cstheme="minorBidi"/>
          <w:i w:val="0"/>
          <w:iCs w:val="0"/>
          <w:color w:val="auto"/>
        </w:rPr>
      </w:pPr>
      <w:r>
        <w:rPr>
          <w:rStyle w:val="Titre4Car"/>
          <w:rFonts w:asciiTheme="minorHAnsi" w:eastAsiaTheme="minorHAnsi" w:hAnsiTheme="minorHAnsi" w:cstheme="minorBidi"/>
          <w:i w:val="0"/>
          <w:iCs w:val="0"/>
          <w:color w:val="auto"/>
        </w:rPr>
        <w:t>La page de gestion d’habilitation pour chaque personnel est suggérée comme suit :</w:t>
      </w:r>
    </w:p>
    <w:p w:rsidR="00030710" w:rsidRDefault="00030710" w:rsidP="005C702D">
      <w:pPr>
        <w:pStyle w:val="Sansinterligne"/>
        <w:ind w:firstLine="708"/>
        <w:jc w:val="both"/>
        <w:rPr>
          <w:rStyle w:val="Titre4Car"/>
          <w:rFonts w:asciiTheme="minorHAnsi" w:eastAsiaTheme="minorHAnsi" w:hAnsiTheme="minorHAnsi" w:cstheme="minorBidi"/>
          <w:i w:val="0"/>
          <w:iCs w:val="0"/>
          <w:color w:val="auto"/>
        </w:rPr>
      </w:pPr>
    </w:p>
    <w:p w:rsidR="005C702D" w:rsidRDefault="00030710" w:rsidP="005C702D">
      <w:pPr>
        <w:pStyle w:val="Sansinterligne"/>
        <w:ind w:firstLine="708"/>
        <w:rPr>
          <w:rStyle w:val="Titre4Car"/>
          <w:rFonts w:asciiTheme="minorHAnsi" w:eastAsiaTheme="minorHAnsi" w:hAnsiTheme="minorHAnsi" w:cstheme="minorBidi"/>
          <w:i w:val="0"/>
          <w:iCs w:val="0"/>
          <w:color w:val="auto"/>
        </w:rPr>
      </w:pPr>
      <w:r>
        <w:rPr>
          <w:noProof/>
          <w:lang w:eastAsia="fr-FR"/>
        </w:rPr>
        <w:lastRenderedPageBreak/>
        <w:drawing>
          <wp:anchor distT="0" distB="0" distL="114300" distR="114300" simplePos="0" relativeHeight="251698176" behindDoc="0" locked="0" layoutInCell="1" allowOverlap="1" wp14:anchorId="77AB266C" wp14:editId="7BEE000E">
            <wp:simplePos x="0" y="0"/>
            <wp:positionH relativeFrom="margin">
              <wp:align>right</wp:align>
            </wp:positionH>
            <wp:positionV relativeFrom="paragraph">
              <wp:posOffset>297180</wp:posOffset>
            </wp:positionV>
            <wp:extent cx="5760720" cy="3239770"/>
            <wp:effectExtent l="0" t="0" r="0" b="0"/>
            <wp:wrapTopAndBottom/>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apositive14.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3239770"/>
                    </a:xfrm>
                    <a:prstGeom prst="rect">
                      <a:avLst/>
                    </a:prstGeom>
                  </pic:spPr>
                </pic:pic>
              </a:graphicData>
            </a:graphic>
          </wp:anchor>
        </w:drawing>
      </w:r>
    </w:p>
    <w:p w:rsidR="00030710" w:rsidRDefault="00030710" w:rsidP="005C702D">
      <w:pPr>
        <w:pStyle w:val="Sansinterligne"/>
        <w:ind w:firstLine="708"/>
        <w:rPr>
          <w:rStyle w:val="Titre4Car"/>
          <w:rFonts w:asciiTheme="minorHAnsi" w:eastAsiaTheme="minorHAnsi" w:hAnsiTheme="minorHAnsi" w:cstheme="minorBidi"/>
          <w:i w:val="0"/>
          <w:iCs w:val="0"/>
          <w:color w:val="auto"/>
        </w:rPr>
      </w:pPr>
      <w:r>
        <w:rPr>
          <w:noProof/>
          <w:lang w:eastAsia="fr-FR"/>
        </w:rPr>
        <mc:AlternateContent>
          <mc:Choice Requires="wps">
            <w:drawing>
              <wp:anchor distT="0" distB="0" distL="114300" distR="114300" simplePos="0" relativeHeight="251700224" behindDoc="0" locked="0" layoutInCell="1" allowOverlap="1" wp14:anchorId="74851EFB" wp14:editId="320273CD">
                <wp:simplePos x="0" y="0"/>
                <wp:positionH relativeFrom="margin">
                  <wp:align>right</wp:align>
                </wp:positionH>
                <wp:positionV relativeFrom="paragraph">
                  <wp:posOffset>3425825</wp:posOffset>
                </wp:positionV>
                <wp:extent cx="5760720" cy="635"/>
                <wp:effectExtent l="0" t="0" r="0" b="0"/>
                <wp:wrapTopAndBottom/>
                <wp:docPr id="30" name="Zone de texte 3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D13630" w:rsidRDefault="00650659" w:rsidP="00030710">
                            <w:pPr>
                              <w:pStyle w:val="Lgende"/>
                              <w:rPr>
                                <w:noProof/>
                              </w:rPr>
                            </w:pPr>
                            <w:bookmarkStart w:id="384" w:name="_Toc72745779"/>
                            <w:r>
                              <w:t xml:space="preserve">Figure </w:t>
                            </w:r>
                            <w:fldSimple w:instr=" SEQ Figure \* ARABIC ">
                              <w:r w:rsidR="008B7AFE">
                                <w:rPr>
                                  <w:noProof/>
                                </w:rPr>
                                <w:t>12</w:t>
                              </w:r>
                            </w:fldSimple>
                            <w:r>
                              <w:t>: Présentation de la page de gestion d'habilitation</w:t>
                            </w:r>
                            <w:bookmarkEnd w:id="3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851EFB" id="Zone de texte 30" o:spid="_x0000_s1039" type="#_x0000_t202" style="position:absolute;left:0;text-align:left;margin-left:402.4pt;margin-top:269.75pt;width:453.6pt;height:.05pt;z-index:2517002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" stroked="f">
                <v:textbox style="mso-fit-shape-to-text:t" inset="0,0,0,0">
                  <w:txbxContent>
                    <w:p w:rsidR="00650659" w:rsidRPr="00D13630" w:rsidRDefault="00650659" w:rsidP="00030710">
                      <w:pPr>
                        <w:pStyle w:val="Lgende"/>
                        <w:rPr>
                          <w:noProof/>
                        </w:rPr>
                      </w:pPr>
                      <w:bookmarkStart w:id="385" w:name="_Toc72745779"/>
                      <w:r>
                        <w:t xml:space="preserve">Figure </w:t>
                      </w:r>
                      <w:fldSimple w:instr=" SEQ Figure \* ARABIC ">
                        <w:r w:rsidR="008B7AFE">
                          <w:rPr>
                            <w:noProof/>
                          </w:rPr>
                          <w:t>12</w:t>
                        </w:r>
                      </w:fldSimple>
                      <w:r>
                        <w:t>: Présentation de la page de gestion d'habilitation</w:t>
                      </w:r>
                      <w:bookmarkEnd w:id="385"/>
                    </w:p>
                  </w:txbxContent>
                </v:textbox>
                <w10:wrap type="topAndBottom" anchorx="margin"/>
              </v:shape>
            </w:pict>
          </mc:Fallback>
        </mc:AlternateContent>
      </w:r>
    </w:p>
    <w:p w:rsidR="00030710" w:rsidRDefault="00030710" w:rsidP="005C702D">
      <w:pPr>
        <w:pStyle w:val="Sansinterligne"/>
        <w:ind w:firstLine="708"/>
        <w:rPr>
          <w:rStyle w:val="Titre4Car"/>
          <w:rFonts w:asciiTheme="minorHAnsi" w:eastAsiaTheme="minorHAnsi" w:hAnsiTheme="minorHAnsi" w:cstheme="minorBidi"/>
          <w:i w:val="0"/>
          <w:iCs w:val="0"/>
          <w:color w:val="auto"/>
        </w:rPr>
      </w:pPr>
    </w:p>
    <w:p w:rsidR="00030710" w:rsidRDefault="00030710" w:rsidP="005C702D">
      <w:pPr>
        <w:pStyle w:val="Sansinterligne"/>
        <w:ind w:firstLine="708"/>
        <w:rPr>
          <w:rStyle w:val="Titre4Car"/>
          <w:rFonts w:asciiTheme="minorHAnsi" w:eastAsiaTheme="minorHAnsi" w:hAnsiTheme="minorHAnsi" w:cstheme="minorBidi"/>
          <w:i w:val="0"/>
          <w:iCs w:val="0"/>
          <w:color w:val="auto"/>
        </w:rPr>
      </w:pPr>
    </w:p>
    <w:p w:rsidR="00030710" w:rsidRPr="005C702D" w:rsidRDefault="00030710" w:rsidP="00030710">
      <w:pPr>
        <w:pStyle w:val="Sansinterligne"/>
        <w:rPr>
          <w:rStyle w:val="Titre4Car"/>
          <w:rFonts w:asciiTheme="minorHAnsi" w:eastAsiaTheme="minorHAnsi" w:hAnsiTheme="minorHAnsi" w:cstheme="minorBidi"/>
          <w:i w:val="0"/>
          <w:iCs w:val="0"/>
          <w:color w:val="auto"/>
        </w:rPr>
      </w:pPr>
    </w:p>
    <w:tbl>
      <w:tblPr>
        <w:tblStyle w:val="Grilledutableau"/>
        <w:tblW w:w="0" w:type="auto"/>
        <w:tblLook w:val="04A0" w:firstRow="1" w:lastRow="0" w:firstColumn="1" w:lastColumn="0" w:noHBand="0" w:noVBand="1"/>
      </w:tblPr>
      <w:tblGrid>
        <w:gridCol w:w="2689"/>
        <w:gridCol w:w="6373"/>
      </w:tblGrid>
      <w:tr w:rsidR="00011E27" w:rsidTr="00011E27">
        <w:tc>
          <w:tcPr>
            <w:tcW w:w="9062" w:type="dxa"/>
            <w:gridSpan w:val="2"/>
          </w:tcPr>
          <w:p w:rsidR="00011E27" w:rsidRDefault="00011E27" w:rsidP="00011E27">
            <w:pPr>
              <w:jc w:val="center"/>
              <w:rPr>
                <w:rStyle w:val="lev"/>
              </w:rPr>
            </w:pPr>
            <w:r w:rsidRPr="00BE0BD5">
              <w:rPr>
                <w:b/>
              </w:rPr>
              <w:t>Fiche de description de fonctionnalité</w:t>
            </w:r>
          </w:p>
        </w:tc>
      </w:tr>
      <w:tr w:rsidR="00011E27" w:rsidTr="00011E27">
        <w:tc>
          <w:tcPr>
            <w:tcW w:w="2689" w:type="dxa"/>
          </w:tcPr>
          <w:p w:rsidR="00011E27" w:rsidRDefault="00011E27" w:rsidP="00011E27">
            <w:pPr>
              <w:jc w:val="both"/>
              <w:rPr>
                <w:rStyle w:val="Titre4Car"/>
              </w:rPr>
            </w:pPr>
            <w:r w:rsidRPr="00BE0BD5">
              <w:rPr>
                <w:b/>
              </w:rPr>
              <w:t>Nom de la fonctionnalité</w:t>
            </w:r>
          </w:p>
        </w:tc>
        <w:tc>
          <w:tcPr>
            <w:tcW w:w="6373" w:type="dxa"/>
          </w:tcPr>
          <w:p w:rsidR="00011E27" w:rsidRDefault="005C702D" w:rsidP="00011E27">
            <w:pPr>
              <w:jc w:val="both"/>
              <w:rPr>
                <w:rStyle w:val="lev"/>
              </w:rPr>
            </w:pPr>
            <w:r>
              <w:rPr>
                <w:rStyle w:val="lev"/>
              </w:rPr>
              <w:t>Gestion de la demande d’habilitation d’un personnel</w:t>
            </w:r>
          </w:p>
        </w:tc>
      </w:tr>
      <w:tr w:rsidR="00011E27" w:rsidTr="00011E27">
        <w:tc>
          <w:tcPr>
            <w:tcW w:w="2689" w:type="dxa"/>
          </w:tcPr>
          <w:p w:rsidR="00011E27" w:rsidRPr="00494B5B" w:rsidRDefault="00011E27" w:rsidP="00011E27">
            <w:pPr>
              <w:rPr>
                <w:rStyle w:val="Titredulivre"/>
              </w:rPr>
            </w:pPr>
            <w:r w:rsidRPr="00BE0BD5">
              <w:rPr>
                <w:b/>
              </w:rPr>
              <w:t>Description sommaire</w:t>
            </w:r>
          </w:p>
        </w:tc>
        <w:tc>
          <w:tcPr>
            <w:tcW w:w="6373" w:type="dxa"/>
          </w:tcPr>
          <w:p w:rsidR="00011E27" w:rsidRDefault="004500ED" w:rsidP="004500ED">
            <w:pPr>
              <w:jc w:val="both"/>
              <w:rPr>
                <w:rStyle w:val="lev"/>
              </w:rPr>
            </w:pPr>
            <w:r>
              <w:rPr>
                <w:rStyle w:val="lev"/>
              </w:rPr>
              <w:t>Cette fonctionnalité est disponible dans la liste déroulante à cliquer sur la section représentant une personne au-dessous de l’option «  supprimer le profil » et redirige vers une page de gestion d’habilitation.</w:t>
            </w:r>
          </w:p>
        </w:tc>
      </w:tr>
      <w:tr w:rsidR="00011E27" w:rsidTr="00011E27">
        <w:tc>
          <w:tcPr>
            <w:tcW w:w="2689" w:type="dxa"/>
          </w:tcPr>
          <w:p w:rsidR="00011E27" w:rsidRDefault="00011E27" w:rsidP="00011E27">
            <w:r w:rsidRPr="001B2B57">
              <w:rPr>
                <w:b/>
              </w:rPr>
              <w:t>Fonctionnalités attendues</w:t>
            </w:r>
          </w:p>
        </w:tc>
        <w:tc>
          <w:tcPr>
            <w:tcW w:w="6373" w:type="dxa"/>
          </w:tcPr>
          <w:p w:rsidR="00011E27" w:rsidRDefault="00752DCE" w:rsidP="00011E27">
            <w:pPr>
              <w:jc w:val="both"/>
              <w:rPr>
                <w:rStyle w:val="lev"/>
              </w:rPr>
            </w:pPr>
            <w:r>
              <w:rPr>
                <w:rStyle w:val="lev"/>
              </w:rPr>
              <w:t>Après l</w:t>
            </w:r>
            <w:r w:rsidR="00534571">
              <w:rPr>
                <w:rStyle w:val="lev"/>
              </w:rPr>
              <w:t xml:space="preserve">a validation du formulaire de demande d’habilitation, une demande sera créée, avec une liste des demandes, une date de création, </w:t>
            </w:r>
            <w:r w:rsidR="004D2233">
              <w:rPr>
                <w:rStyle w:val="lev"/>
              </w:rPr>
              <w:t>un</w:t>
            </w:r>
            <w:r w:rsidR="00534571">
              <w:rPr>
                <w:rStyle w:val="lev"/>
              </w:rPr>
              <w:t xml:space="preserve"> historique des modifications de la demande.</w:t>
            </w:r>
          </w:p>
        </w:tc>
      </w:tr>
      <w:tr w:rsidR="00011E27" w:rsidTr="00011E27">
        <w:tc>
          <w:tcPr>
            <w:tcW w:w="2689" w:type="dxa"/>
          </w:tcPr>
          <w:p w:rsidR="00011E27" w:rsidRDefault="00011E27" w:rsidP="00011E27">
            <w:pPr>
              <w:jc w:val="both"/>
            </w:pPr>
            <w:r>
              <w:rPr>
                <w:b/>
              </w:rPr>
              <w:t>Composants</w:t>
            </w:r>
          </w:p>
        </w:tc>
        <w:tc>
          <w:tcPr>
            <w:tcW w:w="6373" w:type="dxa"/>
          </w:tcPr>
          <w:p w:rsidR="004D2233" w:rsidRDefault="004D2233" w:rsidP="004D2233">
            <w:pPr>
              <w:jc w:val="both"/>
            </w:pPr>
            <w:r>
              <w:t>Page de gestion d’habilitation : elle s’affiche quand l’utilisateur clique sur l’option « Gérer demande d’habilitation ». Elle est composée :</w:t>
            </w:r>
          </w:p>
          <w:p w:rsidR="004D2233" w:rsidRDefault="004D2233" w:rsidP="004D2233">
            <w:pPr>
              <w:pStyle w:val="Paragraphedeliste"/>
              <w:numPr>
                <w:ilvl w:val="0"/>
                <w:numId w:val="5"/>
              </w:numPr>
              <w:jc w:val="both"/>
            </w:pPr>
            <w:r>
              <w:t>D’une option nouvelle demande : redirige vers une page d’ajout de nouvelle demande</w:t>
            </w:r>
          </w:p>
          <w:p w:rsidR="004D2233" w:rsidRDefault="004D2233" w:rsidP="004D2233">
            <w:pPr>
              <w:pStyle w:val="Paragraphedeliste"/>
              <w:numPr>
                <w:ilvl w:val="0"/>
                <w:numId w:val="5"/>
              </w:numPr>
              <w:jc w:val="both"/>
            </w:pPr>
            <w:r>
              <w:t>D’un tableau contenant :</w:t>
            </w:r>
          </w:p>
          <w:p w:rsidR="004D2233" w:rsidRDefault="004D2233" w:rsidP="004D2233">
            <w:pPr>
              <w:pStyle w:val="Paragraphedeliste"/>
              <w:numPr>
                <w:ilvl w:val="0"/>
                <w:numId w:val="12"/>
              </w:numPr>
              <w:jc w:val="both"/>
            </w:pPr>
            <w:r>
              <w:t>La liste des demandes d’habilitations pour une personne (présente les versions des demandes modifiées)</w:t>
            </w:r>
          </w:p>
          <w:p w:rsidR="004D2233" w:rsidRDefault="004D2233" w:rsidP="004D2233">
            <w:pPr>
              <w:pStyle w:val="Paragraphedeliste"/>
              <w:numPr>
                <w:ilvl w:val="0"/>
                <w:numId w:val="12"/>
              </w:numPr>
              <w:jc w:val="both"/>
            </w:pPr>
            <w:r>
              <w:t>La date de modification de la demande</w:t>
            </w:r>
          </w:p>
          <w:p w:rsidR="004D2233" w:rsidRDefault="004D2233" w:rsidP="004D2233">
            <w:pPr>
              <w:pStyle w:val="Paragraphedeliste"/>
              <w:numPr>
                <w:ilvl w:val="0"/>
                <w:numId w:val="12"/>
              </w:numPr>
              <w:jc w:val="both"/>
            </w:pPr>
            <w:r>
              <w:t>L’historique des modifications</w:t>
            </w:r>
          </w:p>
          <w:p w:rsidR="00096519" w:rsidRDefault="004D2233" w:rsidP="004D2233">
            <w:pPr>
              <w:pStyle w:val="Paragraphedeliste"/>
              <w:numPr>
                <w:ilvl w:val="0"/>
                <w:numId w:val="12"/>
              </w:numPr>
              <w:jc w:val="both"/>
              <w:rPr>
                <w:rStyle w:val="lev"/>
              </w:rPr>
            </w:pPr>
            <w:r>
              <w:t>L’option : « modifier la demande » qui redirige vers une page de modification de la demande avec les éléments à modifier</w:t>
            </w:r>
          </w:p>
        </w:tc>
      </w:tr>
      <w:tr w:rsidR="00011E27" w:rsidTr="00011E27">
        <w:tc>
          <w:tcPr>
            <w:tcW w:w="2689" w:type="dxa"/>
          </w:tcPr>
          <w:p w:rsidR="00011E27" w:rsidRDefault="00011E27" w:rsidP="00011E27">
            <w:pPr>
              <w:rPr>
                <w:rStyle w:val="lev"/>
              </w:rPr>
            </w:pPr>
            <w:r w:rsidRPr="0038344E">
              <w:rPr>
                <w:b/>
              </w:rPr>
              <w:t>Règles de gestion</w:t>
            </w:r>
          </w:p>
        </w:tc>
        <w:tc>
          <w:tcPr>
            <w:tcW w:w="6373" w:type="dxa"/>
          </w:tcPr>
          <w:p w:rsidR="00011E27" w:rsidRDefault="00096519" w:rsidP="00011E27">
            <w:pPr>
              <w:jc w:val="both"/>
              <w:rPr>
                <w:rStyle w:val="lev"/>
              </w:rPr>
            </w:pPr>
            <w:r>
              <w:rPr>
                <w:rStyle w:val="lev"/>
              </w:rPr>
              <w:t>Un profil doit exister pour lancer une demande d’habilitation</w:t>
            </w:r>
          </w:p>
        </w:tc>
      </w:tr>
    </w:tbl>
    <w:p w:rsidR="00C5483C" w:rsidDel="00103DE7" w:rsidRDefault="00C5483C" w:rsidP="00D42B50">
      <w:pPr>
        <w:jc w:val="both"/>
        <w:rPr>
          <w:del w:id="386" w:author="Rojo" w:date="2021-05-21T10:41:00Z"/>
          <w:rStyle w:val="lev"/>
        </w:rPr>
      </w:pPr>
    </w:p>
    <w:p w:rsidR="00C5483C" w:rsidRDefault="00C5483C" w:rsidP="00D42B50">
      <w:pPr>
        <w:jc w:val="both"/>
        <w:rPr>
          <w:rStyle w:val="lev"/>
        </w:rPr>
      </w:pPr>
    </w:p>
    <w:p w:rsidR="002410A3" w:rsidRDefault="002410A3" w:rsidP="00A376C3">
      <w:pPr>
        <w:pStyle w:val="Titre5"/>
      </w:pPr>
      <w:r>
        <w:lastRenderedPageBreak/>
        <w:t>Page d’ajout d’une nouvelle demande</w:t>
      </w:r>
    </w:p>
    <w:p w:rsidR="002410A3" w:rsidRDefault="002410A3" w:rsidP="002410A3">
      <w:r>
        <w:tab/>
        <w:t xml:space="preserve">Pour ajouter une nouvelle demande d’habilitation, il faut d’abord la créer. </w:t>
      </w:r>
    </w:p>
    <w:p w:rsidR="00030710" w:rsidDel="006C19CD" w:rsidRDefault="00030710" w:rsidP="002410A3">
      <w:pPr>
        <w:rPr>
          <w:del w:id="387" w:author="Rojo" w:date="2021-05-21T10:25:00Z"/>
        </w:rPr>
      </w:pPr>
      <w:r>
        <w:t>Les pages d’ajout de la nouvelle demande d’habilitation sont suggérées comme suit :</w:t>
      </w:r>
    </w:p>
    <w:p w:rsidR="00030710" w:rsidDel="006C19CD" w:rsidRDefault="00030710" w:rsidP="002410A3">
      <w:pPr>
        <w:rPr>
          <w:del w:id="388" w:author="Rojo" w:date="2021-05-21T10:24:00Z"/>
        </w:rPr>
      </w:pPr>
    </w:p>
    <w:p w:rsidR="00030710" w:rsidDel="006C19CD" w:rsidRDefault="00030710" w:rsidP="002410A3">
      <w:pPr>
        <w:rPr>
          <w:del w:id="389" w:author="Rojo" w:date="2021-05-21T10:24:00Z"/>
        </w:rPr>
      </w:pPr>
    </w:p>
    <w:p w:rsidR="00030710" w:rsidDel="006C19CD" w:rsidRDefault="00030710" w:rsidP="002410A3">
      <w:pPr>
        <w:rPr>
          <w:del w:id="390" w:author="Rojo" w:date="2021-05-21T10:24:00Z"/>
        </w:rPr>
      </w:pPr>
    </w:p>
    <w:p w:rsidR="00030710" w:rsidRDefault="00030710" w:rsidP="002410A3"/>
    <w:p w:rsidR="00030710" w:rsidRDefault="00030710" w:rsidP="002410A3"/>
    <w:p w:rsidR="00030710" w:rsidRDefault="00030710" w:rsidP="002410A3"/>
    <w:p w:rsidR="00030710" w:rsidRDefault="00030710" w:rsidP="002410A3"/>
    <w:p w:rsidR="00030710" w:rsidRDefault="00030710" w:rsidP="002410A3"/>
    <w:p w:rsidR="00030710" w:rsidRDefault="00030710" w:rsidP="002410A3"/>
    <w:p w:rsidR="00030710" w:rsidRDefault="00030710" w:rsidP="002410A3"/>
    <w:p w:rsidR="00030710" w:rsidRDefault="00030710" w:rsidP="002410A3"/>
    <w:p w:rsidR="003B71AB" w:rsidDel="006C19CD" w:rsidRDefault="003B71AB" w:rsidP="002410A3">
      <w:pPr>
        <w:rPr>
          <w:del w:id="391" w:author="Rojo" w:date="2021-05-21T10:25:00Z"/>
        </w:rPr>
      </w:pPr>
    </w:p>
    <w:p w:rsidR="003B71AB" w:rsidRDefault="003B71AB">
      <w:del w:id="392" w:author="Rojo" w:date="2021-05-21T10:25:00Z">
        <w:r w:rsidDel="006C19CD">
          <w:br w:type="page"/>
        </w:r>
      </w:del>
    </w:p>
    <w:p w:rsidR="00030710" w:rsidRDefault="003B71AB" w:rsidP="002410A3">
      <w:r>
        <w:rPr>
          <w:noProof/>
          <w:lang w:eastAsia="fr-FR"/>
        </w:rPr>
        <w:lastRenderedPageBreak/>
        <mc:AlternateContent>
          <mc:Choice Requires="wps">
            <w:drawing>
              <wp:anchor distT="0" distB="0" distL="114300" distR="114300" simplePos="0" relativeHeight="251704320" behindDoc="0" locked="0" layoutInCell="1" allowOverlap="1" wp14:anchorId="2321599D" wp14:editId="5177A337">
                <wp:simplePos x="0" y="0"/>
                <wp:positionH relativeFrom="margin">
                  <wp:align>center</wp:align>
                </wp:positionH>
                <wp:positionV relativeFrom="paragraph">
                  <wp:posOffset>6986905</wp:posOffset>
                </wp:positionV>
                <wp:extent cx="3381375" cy="635"/>
                <wp:effectExtent l="0" t="0" r="9525" b="0"/>
                <wp:wrapTopAndBottom/>
                <wp:docPr id="34" name="Zone de texte 34"/>
                <wp:cNvGraphicFramePr/>
                <a:graphic xmlns:a="http://schemas.openxmlformats.org/drawingml/2006/main">
                  <a:graphicData uri="http://schemas.microsoft.com/office/word/2010/wordprocessingShape">
                    <wps:wsp>
                      <wps:cNvSpPr txBox="1"/>
                      <wps:spPr>
                        <a:xfrm>
                          <a:off x="0" y="0"/>
                          <a:ext cx="3381375" cy="635"/>
                        </a:xfrm>
                        <a:prstGeom prst="rect">
                          <a:avLst/>
                        </a:prstGeom>
                        <a:solidFill>
                          <a:prstClr val="white"/>
                        </a:solidFill>
                        <a:ln>
                          <a:noFill/>
                        </a:ln>
                        <a:effectLst/>
                      </wps:spPr>
                      <wps:txbx>
                        <w:txbxContent>
                          <w:p w:rsidR="00650659" w:rsidRPr="007E5F13" w:rsidRDefault="00650659" w:rsidP="003B71AB">
                            <w:pPr>
                              <w:pStyle w:val="Lgende"/>
                              <w:rPr>
                                <w:noProof/>
                              </w:rPr>
                            </w:pPr>
                            <w:bookmarkStart w:id="393" w:name="_Toc72745780"/>
                            <w:r>
                              <w:t xml:space="preserve">Figure </w:t>
                            </w:r>
                            <w:fldSimple w:instr=" SEQ Figure \* ARABIC ">
                              <w:r w:rsidR="008B7AFE">
                                <w:rPr>
                                  <w:noProof/>
                                </w:rPr>
                                <w:t>13</w:t>
                              </w:r>
                            </w:fldSimple>
                            <w:r>
                              <w:t>: Présentation d'ajout de nouvelle demande</w:t>
                            </w:r>
                            <w:bookmarkEnd w:id="3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21599D" id="Zone de texte 34" o:spid="_x0000_s1040" type="#_x0000_t202" style="position:absolute;margin-left:0;margin-top:550.15pt;width:266.25pt;height:.05pt;z-index:2517043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" stroked="f">
                <v:textbox style="mso-fit-shape-to-text:t" inset="0,0,0,0">
                  <w:txbxContent>
                    <w:p w:rsidR="00650659" w:rsidRPr="007E5F13" w:rsidRDefault="00650659" w:rsidP="003B71AB">
                      <w:pPr>
                        <w:pStyle w:val="Lgende"/>
                        <w:rPr>
                          <w:noProof/>
                        </w:rPr>
                      </w:pPr>
                      <w:bookmarkStart w:id="394" w:name="_Toc72745780"/>
                      <w:r>
                        <w:t xml:space="preserve">Figure </w:t>
                      </w:r>
                      <w:fldSimple w:instr=" SEQ Figure \* ARABIC ">
                        <w:r w:rsidR="008B7AFE">
                          <w:rPr>
                            <w:noProof/>
                          </w:rPr>
                          <w:t>13</w:t>
                        </w:r>
                      </w:fldSimple>
                      <w:r>
                        <w:t>: Présentation d'ajout de nouvelle demande</w:t>
                      </w:r>
                      <w:bookmarkEnd w:id="394"/>
                    </w:p>
                  </w:txbxContent>
                </v:textbox>
                <w10:wrap type="topAndBottom" anchorx="margin"/>
              </v:shape>
            </w:pict>
          </mc:Fallback>
        </mc:AlternateContent>
      </w:r>
      <w:r>
        <w:rPr>
          <w:noProof/>
          <w:lang w:eastAsia="fr-FR"/>
        </w:rPr>
        <w:drawing>
          <wp:anchor distT="0" distB="0" distL="114300" distR="114300" simplePos="0" relativeHeight="251702272" behindDoc="0" locked="0" layoutInCell="1" allowOverlap="1" wp14:anchorId="75BD643F" wp14:editId="7DBBBAF8">
            <wp:simplePos x="0" y="0"/>
            <wp:positionH relativeFrom="column">
              <wp:posOffset>1310005</wp:posOffset>
            </wp:positionH>
            <wp:positionV relativeFrom="paragraph">
              <wp:posOffset>4043680</wp:posOffset>
            </wp:positionV>
            <wp:extent cx="3381375" cy="2819400"/>
            <wp:effectExtent l="0" t="0" r="9525" b="0"/>
            <wp:wrapTopAndBottom/>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orm 2.PNG"/>
                    <pic:cNvPicPr/>
                  </pic:nvPicPr>
                  <pic:blipFill rotWithShape="1">
                    <a:blip r:embed="rId21">
                      <a:extLst>
                        <a:ext uri="{28A0092B-C50C-407E-A947-70E740481C1C}">
                          <a14:useLocalDpi xmlns:a14="http://schemas.microsoft.com/office/drawing/2010/main" val="0"/>
                        </a:ext>
                      </a:extLst>
                    </a:blip>
                    <a:srcRect l="2179" t="31610" r="1090" b="9543"/>
                    <a:stretch/>
                  </pic:blipFill>
                  <pic:spPr bwMode="auto">
                    <a:xfrm>
                      <a:off x="0" y="0"/>
                      <a:ext cx="3381375" cy="281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0710">
        <w:rPr>
          <w:noProof/>
          <w:lang w:eastAsia="fr-FR"/>
        </w:rPr>
        <w:drawing>
          <wp:anchor distT="0" distB="0" distL="114300" distR="114300" simplePos="0" relativeHeight="251701248" behindDoc="0" locked="0" layoutInCell="1" allowOverlap="1" wp14:anchorId="2600C67D" wp14:editId="06CB6FC6">
            <wp:simplePos x="0" y="0"/>
            <wp:positionH relativeFrom="column">
              <wp:posOffset>1205230</wp:posOffset>
            </wp:positionH>
            <wp:positionV relativeFrom="paragraph">
              <wp:posOffset>0</wp:posOffset>
            </wp:positionV>
            <wp:extent cx="3533775" cy="4839335"/>
            <wp:effectExtent l="0" t="0" r="9525" b="0"/>
            <wp:wrapTopAndBottom/>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orm 3.PNG"/>
                    <pic:cNvPicPr/>
                  </pic:nvPicPr>
                  <pic:blipFill>
                    <a:blip r:embed="rId22">
                      <a:extLst>
                        <a:ext uri="{28A0092B-C50C-407E-A947-70E740481C1C}">
                          <a14:useLocalDpi xmlns:a14="http://schemas.microsoft.com/office/drawing/2010/main" val="0"/>
                        </a:ext>
                      </a:extLst>
                    </a:blip>
                    <a:stretch>
                      <a:fillRect/>
                    </a:stretch>
                  </pic:blipFill>
                  <pic:spPr>
                    <a:xfrm>
                      <a:off x="0" y="0"/>
                      <a:ext cx="3533775" cy="4839335"/>
                    </a:xfrm>
                    <a:prstGeom prst="rect">
                      <a:avLst/>
                    </a:prstGeom>
                  </pic:spPr>
                </pic:pic>
              </a:graphicData>
            </a:graphic>
          </wp:anchor>
        </w:drawing>
      </w:r>
    </w:p>
    <w:p w:rsidR="003B71AB" w:rsidRDefault="003B71AB" w:rsidP="002410A3"/>
    <w:p w:rsidR="003B71AB" w:rsidRDefault="003B71AB" w:rsidP="002410A3"/>
    <w:p w:rsidR="003B71AB" w:rsidRDefault="003B71AB" w:rsidP="002410A3"/>
    <w:p w:rsidR="003B71AB" w:rsidRDefault="003B71AB" w:rsidP="002410A3"/>
    <w:p w:rsidR="003B71AB" w:rsidRDefault="003B71AB" w:rsidP="002410A3">
      <w:r>
        <w:rPr>
          <w:noProof/>
          <w:lang w:eastAsia="fr-FR"/>
        </w:rPr>
        <w:lastRenderedPageBreak/>
        <mc:AlternateContent>
          <mc:Choice Requires="wps">
            <w:drawing>
              <wp:anchor distT="0" distB="0" distL="114300" distR="114300" simplePos="0" relativeHeight="251707392" behindDoc="0" locked="0" layoutInCell="1" allowOverlap="1" wp14:anchorId="458BA18C" wp14:editId="18C14E8E">
                <wp:simplePos x="0" y="0"/>
                <wp:positionH relativeFrom="margin">
                  <wp:posOffset>1119505</wp:posOffset>
                </wp:positionH>
                <wp:positionV relativeFrom="paragraph">
                  <wp:posOffset>5253355</wp:posOffset>
                </wp:positionV>
                <wp:extent cx="3981450" cy="635"/>
                <wp:effectExtent l="0" t="0" r="0" b="0"/>
                <wp:wrapTopAndBottom/>
                <wp:docPr id="36" name="Zone de texte 36"/>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a:effectLst/>
                      </wps:spPr>
                      <wps:txbx>
                        <w:txbxContent>
                          <w:p w:rsidR="00650659" w:rsidRPr="00BB54A6" w:rsidRDefault="00650659" w:rsidP="003B71AB">
                            <w:pPr>
                              <w:pStyle w:val="Lgende"/>
                              <w:rPr>
                                <w:noProof/>
                              </w:rPr>
                            </w:pPr>
                            <w:bookmarkStart w:id="395" w:name="_Toc72745781"/>
                            <w:r>
                              <w:t xml:space="preserve">Figure </w:t>
                            </w:r>
                            <w:fldSimple w:instr=" SEQ Figure \* ARABIC ">
                              <w:r w:rsidR="008B7AFE">
                                <w:rPr>
                                  <w:noProof/>
                                </w:rPr>
                                <w:t>14</w:t>
                              </w:r>
                            </w:fldSimple>
                            <w:r>
                              <w:t>: Présentation de la suite de la page d'ajout de la nouvelle demande</w:t>
                            </w:r>
                            <w:bookmarkEnd w:id="3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8BA18C" id="Zone de texte 36" o:spid="_x0000_s1041" type="#_x0000_t202" style="position:absolute;margin-left:88.15pt;margin-top:413.65pt;width:313.5pt;height:.05pt;z-index:2517073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" stroked="f">
                <v:textbox style="mso-fit-shape-to-text:t" inset="0,0,0,0">
                  <w:txbxContent>
                    <w:p w:rsidR="00650659" w:rsidRPr="00BB54A6" w:rsidRDefault="00650659" w:rsidP="003B71AB">
                      <w:pPr>
                        <w:pStyle w:val="Lgende"/>
                        <w:rPr>
                          <w:noProof/>
                        </w:rPr>
                      </w:pPr>
                      <w:bookmarkStart w:id="396" w:name="_Toc72745781"/>
                      <w:r>
                        <w:t xml:space="preserve">Figure </w:t>
                      </w:r>
                      <w:fldSimple w:instr=" SEQ Figure \* ARABIC ">
                        <w:r w:rsidR="008B7AFE">
                          <w:rPr>
                            <w:noProof/>
                          </w:rPr>
                          <w:t>14</w:t>
                        </w:r>
                      </w:fldSimple>
                      <w:r>
                        <w:t>: Présentation de la suite de la page d'ajout de la nouvelle demande</w:t>
                      </w:r>
                      <w:bookmarkEnd w:id="396"/>
                    </w:p>
                  </w:txbxContent>
                </v:textbox>
                <w10:wrap type="topAndBottom" anchorx="margin"/>
              </v:shape>
            </w:pict>
          </mc:Fallback>
        </mc:AlternateContent>
      </w:r>
      <w:r>
        <w:rPr>
          <w:noProof/>
          <w:lang w:eastAsia="fr-FR"/>
        </w:rPr>
        <w:drawing>
          <wp:anchor distT="0" distB="0" distL="114300" distR="114300" simplePos="0" relativeHeight="251705344" behindDoc="0" locked="0" layoutInCell="1" allowOverlap="1" wp14:anchorId="4AEF5721" wp14:editId="5AEE7A02">
            <wp:simplePos x="0" y="0"/>
            <wp:positionH relativeFrom="margin">
              <wp:align>center</wp:align>
            </wp:positionH>
            <wp:positionV relativeFrom="paragraph">
              <wp:posOffset>0</wp:posOffset>
            </wp:positionV>
            <wp:extent cx="3515216" cy="4915586"/>
            <wp:effectExtent l="0" t="0" r="9525" b="0"/>
            <wp:wrapTopAndBottom/>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orm 1.PNG"/>
                    <pic:cNvPicPr/>
                  </pic:nvPicPr>
                  <pic:blipFill>
                    <a:blip r:embed="rId23">
                      <a:extLst>
                        <a:ext uri="{28A0092B-C50C-407E-A947-70E740481C1C}">
                          <a14:useLocalDpi xmlns:a14="http://schemas.microsoft.com/office/drawing/2010/main" val="0"/>
                        </a:ext>
                      </a:extLst>
                    </a:blip>
                    <a:stretch>
                      <a:fillRect/>
                    </a:stretch>
                  </pic:blipFill>
                  <pic:spPr>
                    <a:xfrm>
                      <a:off x="0" y="0"/>
                      <a:ext cx="3515216" cy="4915586"/>
                    </a:xfrm>
                    <a:prstGeom prst="rect">
                      <a:avLst/>
                    </a:prstGeom>
                  </pic:spPr>
                </pic:pic>
              </a:graphicData>
            </a:graphic>
          </wp:anchor>
        </w:drawing>
      </w:r>
    </w:p>
    <w:p w:rsidR="003B71AB" w:rsidRDefault="003B71AB" w:rsidP="002410A3"/>
    <w:p w:rsidR="003B71AB" w:rsidRDefault="003B71AB" w:rsidP="002410A3"/>
    <w:tbl>
      <w:tblPr>
        <w:tblStyle w:val="Grilledutableau"/>
        <w:tblW w:w="0" w:type="auto"/>
        <w:tblLook w:val="04A0" w:firstRow="1" w:lastRow="0" w:firstColumn="1" w:lastColumn="0" w:noHBand="0" w:noVBand="1"/>
      </w:tblPr>
      <w:tblGrid>
        <w:gridCol w:w="2689"/>
        <w:gridCol w:w="6373"/>
        <w:tblGridChange w:id="397">
          <w:tblGrid>
            <w:gridCol w:w="113"/>
            <w:gridCol w:w="2576"/>
            <w:gridCol w:w="113"/>
            <w:gridCol w:w="6260"/>
            <w:gridCol w:w="113"/>
          </w:tblGrid>
        </w:tblGridChange>
      </w:tblGrid>
      <w:tr w:rsidR="002410A3" w:rsidTr="002410A3">
        <w:tc>
          <w:tcPr>
            <w:tcW w:w="9062" w:type="dxa"/>
            <w:gridSpan w:val="2"/>
          </w:tcPr>
          <w:p w:rsidR="002410A3" w:rsidRDefault="002410A3" w:rsidP="002410A3">
            <w:pPr>
              <w:jc w:val="center"/>
            </w:pPr>
            <w:r w:rsidRPr="00BE0BD5">
              <w:rPr>
                <w:b/>
              </w:rPr>
              <w:t>Fiche de description de fonctionnalité</w:t>
            </w:r>
          </w:p>
        </w:tc>
      </w:tr>
      <w:tr w:rsidR="002410A3" w:rsidTr="002410A3">
        <w:tc>
          <w:tcPr>
            <w:tcW w:w="2689" w:type="dxa"/>
          </w:tcPr>
          <w:p w:rsidR="002410A3" w:rsidRDefault="002410A3" w:rsidP="002410A3">
            <w:pPr>
              <w:jc w:val="both"/>
              <w:rPr>
                <w:rStyle w:val="Titre4Car"/>
              </w:rPr>
            </w:pPr>
            <w:r w:rsidRPr="00BE0BD5">
              <w:rPr>
                <w:b/>
              </w:rPr>
              <w:t>Nom de la fonctionnalité</w:t>
            </w:r>
          </w:p>
        </w:tc>
        <w:tc>
          <w:tcPr>
            <w:tcW w:w="6373" w:type="dxa"/>
          </w:tcPr>
          <w:p w:rsidR="002410A3" w:rsidRDefault="002410A3" w:rsidP="002410A3">
            <w:r>
              <w:t>Ajout d’une nouvelle demande d’habilitation</w:t>
            </w:r>
          </w:p>
        </w:tc>
      </w:tr>
      <w:tr w:rsidR="002410A3" w:rsidTr="002410A3">
        <w:tc>
          <w:tcPr>
            <w:tcW w:w="2689" w:type="dxa"/>
          </w:tcPr>
          <w:p w:rsidR="002410A3" w:rsidRPr="00494B5B" w:rsidRDefault="002410A3" w:rsidP="002410A3">
            <w:pPr>
              <w:rPr>
                <w:rStyle w:val="Titredulivre"/>
              </w:rPr>
            </w:pPr>
            <w:r w:rsidRPr="00BE0BD5">
              <w:rPr>
                <w:b/>
              </w:rPr>
              <w:t>Description sommaire</w:t>
            </w:r>
          </w:p>
        </w:tc>
        <w:tc>
          <w:tcPr>
            <w:tcW w:w="6373" w:type="dxa"/>
          </w:tcPr>
          <w:p w:rsidR="002410A3" w:rsidRDefault="00B71EDB" w:rsidP="002410A3">
            <w:r>
              <w:t>Cette fonctionnalité est disponible quand l’utilisateur clique sur l’option « nouvelle demande ». Elle se présente en formulaire pour insérer les informations de la demande.</w:t>
            </w:r>
          </w:p>
        </w:tc>
      </w:tr>
      <w:tr w:rsidR="002410A3" w:rsidTr="002410A3">
        <w:tc>
          <w:tcPr>
            <w:tcW w:w="2689" w:type="dxa"/>
          </w:tcPr>
          <w:p w:rsidR="002410A3" w:rsidRDefault="002410A3" w:rsidP="002410A3">
            <w:r w:rsidRPr="001B2B57">
              <w:rPr>
                <w:b/>
              </w:rPr>
              <w:t>Fonctionnalités attendues</w:t>
            </w:r>
          </w:p>
        </w:tc>
        <w:tc>
          <w:tcPr>
            <w:tcW w:w="6373" w:type="dxa"/>
          </w:tcPr>
          <w:p w:rsidR="002410A3" w:rsidRDefault="00B71EDB" w:rsidP="002410A3">
            <w:r>
              <w:t>Après validation du formulaire d’ajout de nouvelle demande, une fiche est créée et est listée dans la liste des demandes d’habilitations.</w:t>
            </w:r>
          </w:p>
        </w:tc>
      </w:tr>
      <w:tr w:rsidR="002410A3" w:rsidTr="002410A3">
        <w:tc>
          <w:tcPr>
            <w:tcW w:w="2689" w:type="dxa"/>
          </w:tcPr>
          <w:p w:rsidR="002410A3" w:rsidRDefault="002410A3" w:rsidP="002410A3">
            <w:pPr>
              <w:jc w:val="both"/>
            </w:pPr>
            <w:r>
              <w:rPr>
                <w:b/>
              </w:rPr>
              <w:t>Composants</w:t>
            </w:r>
          </w:p>
        </w:tc>
        <w:tc>
          <w:tcPr>
            <w:tcW w:w="6373" w:type="dxa"/>
          </w:tcPr>
          <w:p w:rsidR="002410A3" w:rsidRDefault="00B71EDB" w:rsidP="002410A3">
            <w:r>
              <w:t>Formulaire d’ajout contenant :</w:t>
            </w:r>
          </w:p>
          <w:p w:rsidR="00B71EDB" w:rsidRDefault="00630328" w:rsidP="00630328">
            <w:pPr>
              <w:pStyle w:val="Paragraphedeliste"/>
              <w:numPr>
                <w:ilvl w:val="0"/>
                <w:numId w:val="5"/>
              </w:numPr>
            </w:pPr>
            <w:r>
              <w:t>Grand titre : Gestion des habilitations</w:t>
            </w:r>
          </w:p>
          <w:p w:rsidR="00860419" w:rsidRDefault="00860419" w:rsidP="00630328">
            <w:pPr>
              <w:pStyle w:val="Paragraphedeliste"/>
              <w:numPr>
                <w:ilvl w:val="0"/>
                <w:numId w:val="5"/>
              </w:numPr>
            </w:pPr>
            <w:r>
              <w:t>Puce au choix (Création/</w:t>
            </w:r>
            <w:r w:rsidR="00860FC6">
              <w:t>Modification/Suppression)</w:t>
            </w:r>
          </w:p>
          <w:p w:rsidR="00860FC6" w:rsidRDefault="00274E1A" w:rsidP="00630328">
            <w:pPr>
              <w:pStyle w:val="Paragraphedeliste"/>
              <w:numPr>
                <w:ilvl w:val="0"/>
                <w:numId w:val="5"/>
              </w:numPr>
            </w:pPr>
            <w:r>
              <w:t xml:space="preserve">Champ </w:t>
            </w:r>
            <w:r w:rsidR="00C5483C">
              <w:t xml:space="preserve">de </w:t>
            </w:r>
            <w:r>
              <w:t>saisie de la d</w:t>
            </w:r>
            <w:r w:rsidR="00860FC6">
              <w:t>ate de la demande</w:t>
            </w:r>
          </w:p>
          <w:p w:rsidR="00860FC6" w:rsidRDefault="00274E1A" w:rsidP="00630328">
            <w:pPr>
              <w:pStyle w:val="Paragraphedeliste"/>
              <w:numPr>
                <w:ilvl w:val="0"/>
                <w:numId w:val="5"/>
              </w:numPr>
            </w:pPr>
            <w:r>
              <w:t xml:space="preserve">Champ </w:t>
            </w:r>
            <w:r w:rsidR="00C5483C">
              <w:t xml:space="preserve">de </w:t>
            </w:r>
            <w:r>
              <w:t>saisie du nom du m</w:t>
            </w:r>
            <w:r w:rsidR="00860FC6">
              <w:t>anager/Associé demandeur</w:t>
            </w:r>
          </w:p>
          <w:p w:rsidR="00860FC6" w:rsidRDefault="00274E1A" w:rsidP="00630328">
            <w:pPr>
              <w:pStyle w:val="Paragraphedeliste"/>
              <w:numPr>
                <w:ilvl w:val="0"/>
                <w:numId w:val="5"/>
              </w:numPr>
            </w:pPr>
            <w:r>
              <w:t xml:space="preserve">Champ </w:t>
            </w:r>
            <w:r w:rsidR="00C5483C">
              <w:t xml:space="preserve">de </w:t>
            </w:r>
            <w:r>
              <w:t>sélection du d</w:t>
            </w:r>
            <w:r w:rsidR="00860FC6">
              <w:t>épartement</w:t>
            </w:r>
            <w:r>
              <w:t xml:space="preserve"> </w:t>
            </w:r>
          </w:p>
          <w:p w:rsidR="00274E1A" w:rsidRDefault="00274E1A" w:rsidP="00274E1A">
            <w:pPr>
              <w:pStyle w:val="Paragraphedeliste"/>
              <w:numPr>
                <w:ilvl w:val="0"/>
                <w:numId w:val="5"/>
              </w:numPr>
            </w:pPr>
            <w:r>
              <w:t xml:space="preserve">Champ </w:t>
            </w:r>
            <w:r w:rsidR="00C5483C">
              <w:t xml:space="preserve">de </w:t>
            </w:r>
            <w:r>
              <w:t>saisie du nom du consultant à habiliter</w:t>
            </w:r>
          </w:p>
          <w:p w:rsidR="00274E1A" w:rsidRDefault="00274E1A" w:rsidP="00274E1A">
            <w:pPr>
              <w:pStyle w:val="Paragraphedeliste"/>
              <w:numPr>
                <w:ilvl w:val="0"/>
                <w:numId w:val="5"/>
              </w:numPr>
            </w:pPr>
            <w:r>
              <w:t xml:space="preserve">Champ </w:t>
            </w:r>
            <w:r w:rsidR="00C5483C">
              <w:t xml:space="preserve">de </w:t>
            </w:r>
            <w:r>
              <w:t>saisie du prénom du consultant à habiliter</w:t>
            </w:r>
          </w:p>
          <w:p w:rsidR="00274E1A" w:rsidRDefault="00274E1A" w:rsidP="00274E1A">
            <w:pPr>
              <w:pStyle w:val="Paragraphedeliste"/>
              <w:numPr>
                <w:ilvl w:val="0"/>
                <w:numId w:val="5"/>
              </w:numPr>
            </w:pPr>
            <w:r>
              <w:lastRenderedPageBreak/>
              <w:t xml:space="preserve">Champ </w:t>
            </w:r>
            <w:r w:rsidR="00C5483C">
              <w:t xml:space="preserve">de </w:t>
            </w:r>
            <w:r>
              <w:t>sélection du profil du consultant</w:t>
            </w:r>
          </w:p>
          <w:p w:rsidR="00B32CC0" w:rsidRDefault="00B32CC0" w:rsidP="00274E1A">
            <w:pPr>
              <w:pStyle w:val="Paragraphedeliste"/>
              <w:numPr>
                <w:ilvl w:val="0"/>
                <w:numId w:val="5"/>
              </w:numPr>
            </w:pPr>
            <w:r>
              <w:t xml:space="preserve">Champ </w:t>
            </w:r>
            <w:r w:rsidR="00C5483C">
              <w:t xml:space="preserve">de </w:t>
            </w:r>
            <w:r>
              <w:t>saisie de la date d’arrivée du consultant</w:t>
            </w:r>
          </w:p>
          <w:p w:rsidR="00B32CC0" w:rsidRDefault="00B32CC0" w:rsidP="00B32CC0">
            <w:pPr>
              <w:pStyle w:val="Paragraphedeliste"/>
              <w:numPr>
                <w:ilvl w:val="0"/>
                <w:numId w:val="5"/>
              </w:numPr>
            </w:pPr>
            <w:r>
              <w:t xml:space="preserve">Champ </w:t>
            </w:r>
            <w:r w:rsidR="00C5483C">
              <w:t xml:space="preserve">de </w:t>
            </w:r>
            <w:r>
              <w:t>saisie de la date de départ du consultant</w:t>
            </w:r>
          </w:p>
          <w:p w:rsidR="00B32CC0" w:rsidRDefault="00B32CC0" w:rsidP="00B32CC0">
            <w:pPr>
              <w:pStyle w:val="Paragraphedeliste"/>
              <w:numPr>
                <w:ilvl w:val="0"/>
                <w:numId w:val="5"/>
              </w:numPr>
            </w:pPr>
            <w:r>
              <w:t xml:space="preserve">Champ </w:t>
            </w:r>
            <w:r w:rsidR="00C5483C">
              <w:t xml:space="preserve">de </w:t>
            </w:r>
            <w:r>
              <w:t>saisie du numéro matricule du consultant</w:t>
            </w:r>
          </w:p>
          <w:p w:rsidR="00B32CC0" w:rsidRDefault="00B32CC0" w:rsidP="00274E1A">
            <w:pPr>
              <w:pStyle w:val="Paragraphedeliste"/>
              <w:numPr>
                <w:ilvl w:val="0"/>
                <w:numId w:val="5"/>
              </w:numPr>
            </w:pPr>
            <w:r>
              <w:t>Titre : Badge</w:t>
            </w:r>
          </w:p>
          <w:p w:rsidR="00B32CC0" w:rsidRDefault="00B32CC0" w:rsidP="00B32CC0">
            <w:pPr>
              <w:pStyle w:val="Paragraphedeliste"/>
              <w:numPr>
                <w:ilvl w:val="0"/>
                <w:numId w:val="5"/>
              </w:numPr>
            </w:pPr>
            <w:r>
              <w:t>Puce au choix (Création/Suppression)</w:t>
            </w:r>
          </w:p>
          <w:p w:rsidR="00B32CC0" w:rsidRDefault="00B32CC0" w:rsidP="00274E1A">
            <w:pPr>
              <w:pStyle w:val="Paragraphedeliste"/>
              <w:numPr>
                <w:ilvl w:val="0"/>
                <w:numId w:val="5"/>
              </w:numPr>
            </w:pPr>
            <w:r>
              <w:t>Titre : Matériel</w:t>
            </w:r>
          </w:p>
          <w:p w:rsidR="00B32CC0" w:rsidRDefault="00B32CC0" w:rsidP="00274E1A">
            <w:pPr>
              <w:pStyle w:val="Paragraphedeliste"/>
              <w:numPr>
                <w:ilvl w:val="0"/>
                <w:numId w:val="5"/>
              </w:numPr>
            </w:pPr>
            <w:r>
              <w:t>Sous-titre : Besoin en matériel</w:t>
            </w:r>
          </w:p>
          <w:p w:rsidR="00B32CC0" w:rsidRDefault="00B32CC0" w:rsidP="00274E1A">
            <w:pPr>
              <w:pStyle w:val="Paragraphedeliste"/>
              <w:numPr>
                <w:ilvl w:val="0"/>
                <w:numId w:val="5"/>
              </w:numPr>
            </w:pPr>
            <w:r>
              <w:t>Puce au choix (Oui/Non)</w:t>
            </w:r>
          </w:p>
          <w:p w:rsidR="00B32CC0" w:rsidRDefault="00B32CC0" w:rsidP="00274E1A">
            <w:pPr>
              <w:pStyle w:val="Paragraphedeliste"/>
              <w:numPr>
                <w:ilvl w:val="0"/>
                <w:numId w:val="5"/>
              </w:numPr>
            </w:pPr>
            <w:r>
              <w:t>Sous-titre : Si oui</w:t>
            </w:r>
          </w:p>
          <w:p w:rsidR="00B32CC0" w:rsidRDefault="00B32CC0" w:rsidP="00274E1A">
            <w:pPr>
              <w:pStyle w:val="Paragraphedeliste"/>
              <w:numPr>
                <w:ilvl w:val="0"/>
                <w:numId w:val="5"/>
              </w:numPr>
            </w:pPr>
            <w:r>
              <w:t>Puce à cocher : PC Fixe</w:t>
            </w:r>
          </w:p>
          <w:p w:rsidR="00B32CC0" w:rsidRDefault="00B32CC0" w:rsidP="00274E1A">
            <w:pPr>
              <w:pStyle w:val="Paragraphedeliste"/>
              <w:numPr>
                <w:ilvl w:val="0"/>
                <w:numId w:val="5"/>
              </w:numPr>
            </w:pPr>
            <w:r>
              <w:t>Puce à cocher : Portable</w:t>
            </w:r>
          </w:p>
          <w:p w:rsidR="00B32CC0" w:rsidRDefault="00B32CC0" w:rsidP="00274E1A">
            <w:pPr>
              <w:pStyle w:val="Paragraphedeliste"/>
              <w:numPr>
                <w:ilvl w:val="0"/>
                <w:numId w:val="5"/>
              </w:numPr>
            </w:pPr>
            <w:r>
              <w:t>Puce à cocher : Autre (à préciser)</w:t>
            </w:r>
          </w:p>
          <w:p w:rsidR="00B32CC0" w:rsidRDefault="00B32CC0" w:rsidP="00B32CC0">
            <w:pPr>
              <w:pStyle w:val="Paragraphedeliste"/>
              <w:numPr>
                <w:ilvl w:val="0"/>
                <w:numId w:val="5"/>
              </w:numPr>
            </w:pPr>
            <w:r>
              <w:t>Sous-titre : Si non</w:t>
            </w:r>
          </w:p>
          <w:p w:rsidR="00B32CC0" w:rsidRDefault="00B32CC0" w:rsidP="00274E1A">
            <w:pPr>
              <w:pStyle w:val="Paragraphedeliste"/>
              <w:numPr>
                <w:ilvl w:val="0"/>
                <w:numId w:val="5"/>
              </w:numPr>
            </w:pPr>
            <w:r>
              <w:t xml:space="preserve">Champ </w:t>
            </w:r>
            <w:r w:rsidR="00C5483C">
              <w:t xml:space="preserve">de </w:t>
            </w:r>
            <w:r>
              <w:t>saisie du nom et prénom de l’ancien utilisateur</w:t>
            </w:r>
          </w:p>
          <w:p w:rsidR="00B32CC0" w:rsidRDefault="00B32CC0" w:rsidP="00274E1A">
            <w:pPr>
              <w:pStyle w:val="Paragraphedeliste"/>
              <w:numPr>
                <w:ilvl w:val="0"/>
                <w:numId w:val="5"/>
              </w:numPr>
            </w:pPr>
            <w:r>
              <w:t xml:space="preserve">Champ </w:t>
            </w:r>
            <w:r w:rsidR="00C5483C">
              <w:t xml:space="preserve">de </w:t>
            </w:r>
            <w:r>
              <w:t>saisie des notes</w:t>
            </w:r>
          </w:p>
          <w:p w:rsidR="003D5443" w:rsidRDefault="003D5443" w:rsidP="00274E1A">
            <w:pPr>
              <w:pStyle w:val="Paragraphedeliste"/>
              <w:numPr>
                <w:ilvl w:val="0"/>
                <w:numId w:val="5"/>
              </w:numPr>
            </w:pPr>
            <w:r>
              <w:t>Bouton d’enregistrement</w:t>
            </w:r>
          </w:p>
        </w:tc>
      </w:tr>
      <w:tr w:rsidR="002410A3" w:rsidTr="006C19CD">
        <w:tblPrEx>
          <w:tblW w:w="0" w:type="auto"/>
          <w:tblPrExChange w:id="398" w:author="Rojo" w:date="2021-05-21T10:25:00Z">
            <w:tblPrEx>
              <w:tblW w:w="0" w:type="auto"/>
            </w:tblPrEx>
          </w:tblPrExChange>
        </w:tblPrEx>
        <w:trPr>
          <w:trHeight w:val="5351"/>
          <w:trPrChange w:id="399" w:author="Rojo" w:date="2021-05-21T10:25:00Z">
            <w:trPr>
              <w:gridAfter w:val="0"/>
            </w:trPr>
          </w:trPrChange>
        </w:trPr>
        <w:tc>
          <w:tcPr>
            <w:tcW w:w="2689" w:type="dxa"/>
            <w:tcPrChange w:id="400" w:author="Rojo" w:date="2021-05-21T10:25:00Z">
              <w:tcPr>
                <w:tcW w:w="2689" w:type="dxa"/>
                <w:gridSpan w:val="2"/>
              </w:tcPr>
            </w:tcPrChange>
          </w:tcPr>
          <w:p w:rsidR="002410A3" w:rsidRDefault="002410A3" w:rsidP="002410A3">
            <w:pPr>
              <w:rPr>
                <w:rStyle w:val="lev"/>
              </w:rPr>
            </w:pPr>
            <w:r w:rsidRPr="0038344E">
              <w:rPr>
                <w:b/>
              </w:rPr>
              <w:lastRenderedPageBreak/>
              <w:t>Règles de gestion</w:t>
            </w:r>
          </w:p>
        </w:tc>
        <w:tc>
          <w:tcPr>
            <w:tcW w:w="6373" w:type="dxa"/>
            <w:tcPrChange w:id="401" w:author="Rojo" w:date="2021-05-21T10:25:00Z">
              <w:tcPr>
                <w:tcW w:w="6373" w:type="dxa"/>
                <w:gridSpan w:val="2"/>
              </w:tcPr>
            </w:tcPrChange>
          </w:tcPr>
          <w:p w:rsidR="00860FC6" w:rsidRDefault="00860FC6" w:rsidP="00860FC6">
            <w:pPr>
              <w:pStyle w:val="Paragraphedeliste"/>
              <w:numPr>
                <w:ilvl w:val="0"/>
                <w:numId w:val="14"/>
              </w:numPr>
              <w:jc w:val="both"/>
            </w:pPr>
            <w:r>
              <w:t>Les champs marqués par un astérisque doivent être obligatoirement remplis par le saisisseur.</w:t>
            </w:r>
          </w:p>
          <w:p w:rsidR="00860FC6" w:rsidRDefault="00860FC6" w:rsidP="00860FC6">
            <w:pPr>
              <w:pStyle w:val="Paragraphedeliste"/>
              <w:numPr>
                <w:ilvl w:val="0"/>
                <w:numId w:val="14"/>
              </w:numPr>
              <w:jc w:val="both"/>
            </w:pPr>
            <w:r>
              <w:t>Pour le champ « département » au choix, les valeurs possibles seront :</w:t>
            </w:r>
          </w:p>
          <w:p w:rsidR="00860FC6" w:rsidRDefault="00860FC6" w:rsidP="00860FC6">
            <w:pPr>
              <w:pStyle w:val="Paragraphedeliste"/>
              <w:numPr>
                <w:ilvl w:val="0"/>
                <w:numId w:val="10"/>
              </w:numPr>
              <w:spacing w:after="160" w:line="259" w:lineRule="auto"/>
              <w:jc w:val="both"/>
            </w:pPr>
            <w:r>
              <w:t>ADMINISTRATION </w:t>
            </w:r>
          </w:p>
          <w:p w:rsidR="00860FC6" w:rsidRDefault="00860FC6" w:rsidP="00860FC6">
            <w:pPr>
              <w:pStyle w:val="Paragraphedeliste"/>
              <w:numPr>
                <w:ilvl w:val="0"/>
                <w:numId w:val="10"/>
              </w:numPr>
              <w:spacing w:after="160" w:line="259" w:lineRule="auto"/>
              <w:jc w:val="both"/>
            </w:pPr>
            <w:r>
              <w:t>AMOA</w:t>
            </w:r>
          </w:p>
          <w:p w:rsidR="00860FC6" w:rsidRDefault="00860FC6" w:rsidP="00860FC6">
            <w:pPr>
              <w:pStyle w:val="Paragraphedeliste"/>
              <w:numPr>
                <w:ilvl w:val="0"/>
                <w:numId w:val="10"/>
              </w:numPr>
              <w:spacing w:after="160" w:line="259" w:lineRule="auto"/>
              <w:jc w:val="both"/>
            </w:pPr>
            <w:r>
              <w:t>ASSOCIE</w:t>
            </w:r>
          </w:p>
          <w:p w:rsidR="00860FC6" w:rsidRDefault="00860FC6" w:rsidP="00860FC6">
            <w:pPr>
              <w:pStyle w:val="Paragraphedeliste"/>
              <w:numPr>
                <w:ilvl w:val="0"/>
                <w:numId w:val="10"/>
              </w:numPr>
              <w:spacing w:after="160" w:line="259" w:lineRule="auto"/>
              <w:jc w:val="both"/>
            </w:pPr>
            <w:r>
              <w:t>AUDIT</w:t>
            </w:r>
          </w:p>
          <w:p w:rsidR="00860FC6" w:rsidRDefault="00860FC6" w:rsidP="00860FC6">
            <w:pPr>
              <w:pStyle w:val="Paragraphedeliste"/>
              <w:numPr>
                <w:ilvl w:val="0"/>
                <w:numId w:val="10"/>
              </w:numPr>
              <w:spacing w:after="160" w:line="259" w:lineRule="auto"/>
              <w:jc w:val="both"/>
            </w:pPr>
            <w:r>
              <w:t>BPO COMPTA</w:t>
            </w:r>
          </w:p>
          <w:p w:rsidR="00860FC6" w:rsidRDefault="00860FC6" w:rsidP="00860FC6">
            <w:pPr>
              <w:pStyle w:val="Paragraphedeliste"/>
              <w:numPr>
                <w:ilvl w:val="0"/>
                <w:numId w:val="10"/>
              </w:numPr>
              <w:spacing w:after="160" w:line="259" w:lineRule="auto"/>
              <w:jc w:val="both"/>
            </w:pPr>
            <w:r>
              <w:t>BPO RH</w:t>
            </w:r>
          </w:p>
          <w:p w:rsidR="00860FC6" w:rsidRDefault="00860FC6" w:rsidP="00860FC6">
            <w:pPr>
              <w:pStyle w:val="Paragraphedeliste"/>
              <w:numPr>
                <w:ilvl w:val="0"/>
                <w:numId w:val="10"/>
              </w:numPr>
              <w:spacing w:after="160" w:line="259" w:lineRule="auto"/>
              <w:jc w:val="both"/>
            </w:pPr>
            <w:r>
              <w:t>COMMERCIAL</w:t>
            </w:r>
          </w:p>
          <w:p w:rsidR="00860FC6" w:rsidRDefault="00860FC6" w:rsidP="00860FC6">
            <w:pPr>
              <w:pStyle w:val="Paragraphedeliste"/>
              <w:numPr>
                <w:ilvl w:val="0"/>
                <w:numId w:val="10"/>
              </w:numPr>
              <w:spacing w:after="160" w:line="259" w:lineRule="auto"/>
              <w:jc w:val="both"/>
            </w:pPr>
            <w:r>
              <w:t>COMMUNICATION</w:t>
            </w:r>
          </w:p>
          <w:p w:rsidR="00860FC6" w:rsidRDefault="00860FC6" w:rsidP="00860FC6">
            <w:pPr>
              <w:pStyle w:val="Paragraphedeliste"/>
              <w:numPr>
                <w:ilvl w:val="0"/>
                <w:numId w:val="10"/>
              </w:numPr>
              <w:jc w:val="both"/>
            </w:pPr>
            <w:r>
              <w:t>DAF</w:t>
            </w:r>
          </w:p>
          <w:p w:rsidR="00860FC6" w:rsidRDefault="00860FC6" w:rsidP="00860FC6">
            <w:pPr>
              <w:pStyle w:val="Paragraphedeliste"/>
              <w:numPr>
                <w:ilvl w:val="0"/>
                <w:numId w:val="10"/>
              </w:numPr>
              <w:spacing w:after="160" w:line="259" w:lineRule="auto"/>
              <w:jc w:val="both"/>
            </w:pPr>
            <w:r>
              <w:t>FINANCE</w:t>
            </w:r>
          </w:p>
          <w:p w:rsidR="00860FC6" w:rsidRDefault="00860FC6" w:rsidP="00860FC6">
            <w:pPr>
              <w:pStyle w:val="Paragraphedeliste"/>
              <w:numPr>
                <w:ilvl w:val="0"/>
                <w:numId w:val="10"/>
              </w:numPr>
              <w:spacing w:after="160" w:line="259" w:lineRule="auto"/>
              <w:jc w:val="both"/>
            </w:pPr>
            <w:r>
              <w:t>INFO</w:t>
            </w:r>
          </w:p>
          <w:p w:rsidR="00860FC6" w:rsidRDefault="00860FC6" w:rsidP="00860FC6">
            <w:pPr>
              <w:pStyle w:val="Paragraphedeliste"/>
              <w:numPr>
                <w:ilvl w:val="0"/>
                <w:numId w:val="10"/>
              </w:numPr>
              <w:spacing w:after="160" w:line="259" w:lineRule="auto"/>
              <w:jc w:val="both"/>
            </w:pPr>
            <w:r>
              <w:t>ORGA</w:t>
            </w:r>
          </w:p>
          <w:p w:rsidR="00860FC6" w:rsidRDefault="00860FC6" w:rsidP="00860FC6">
            <w:pPr>
              <w:pStyle w:val="Paragraphedeliste"/>
              <w:numPr>
                <w:ilvl w:val="0"/>
                <w:numId w:val="10"/>
              </w:numPr>
              <w:spacing w:after="160" w:line="259" w:lineRule="auto"/>
              <w:jc w:val="both"/>
            </w:pPr>
            <w:r>
              <w:t>QUALITE</w:t>
            </w:r>
          </w:p>
          <w:p w:rsidR="00860FC6" w:rsidRDefault="00860FC6" w:rsidP="00860FC6">
            <w:pPr>
              <w:pStyle w:val="Paragraphedeliste"/>
              <w:numPr>
                <w:ilvl w:val="0"/>
                <w:numId w:val="10"/>
              </w:numPr>
              <w:spacing w:after="160" w:line="259" w:lineRule="auto"/>
              <w:jc w:val="both"/>
            </w:pPr>
            <w:r>
              <w:t>RHC</w:t>
            </w:r>
          </w:p>
          <w:p w:rsidR="00860FC6" w:rsidRDefault="00860FC6" w:rsidP="00860FC6">
            <w:pPr>
              <w:pStyle w:val="Paragraphedeliste"/>
              <w:numPr>
                <w:ilvl w:val="0"/>
                <w:numId w:val="10"/>
              </w:numPr>
              <w:jc w:val="both"/>
            </w:pPr>
            <w:r>
              <w:t>RHI</w:t>
            </w:r>
          </w:p>
          <w:p w:rsidR="002410A3" w:rsidRDefault="002410A3" w:rsidP="002410A3"/>
        </w:tc>
      </w:tr>
    </w:tbl>
    <w:p w:rsidR="00C5483C" w:rsidDel="00DF706A" w:rsidRDefault="00C5483C">
      <w:pPr>
        <w:pStyle w:val="Titre4"/>
        <w:numPr>
          <w:ilvl w:val="3"/>
          <w:numId w:val="26"/>
        </w:numPr>
        <w:rPr>
          <w:del w:id="402" w:author="Rojo" w:date="2021-05-21T10:24:00Z"/>
        </w:rPr>
        <w:pPrChange w:id="403" w:author="Rojo" w:date="2021-05-21T10:26:00Z">
          <w:pPr/>
        </w:pPrChange>
      </w:pPr>
    </w:p>
    <w:p w:rsidR="00DF706A" w:rsidRPr="00DF706A" w:rsidRDefault="00DF706A" w:rsidP="00A376C3">
      <w:pPr>
        <w:rPr>
          <w:ins w:id="404" w:author="Rojo" w:date="2021-05-21T10:27:00Z"/>
        </w:rPr>
      </w:pPr>
    </w:p>
    <w:p w:rsidR="00C5483C" w:rsidDel="006C19CD" w:rsidRDefault="00C5483C">
      <w:pPr>
        <w:pStyle w:val="Titre4"/>
        <w:rPr>
          <w:del w:id="405" w:author="Rojo" w:date="2021-05-21T10:25:00Z"/>
        </w:rPr>
        <w:pPrChange w:id="406" w:author="Rojo" w:date="2021-05-21T10:40:00Z">
          <w:pPr/>
        </w:pPrChange>
      </w:pPr>
    </w:p>
    <w:p w:rsidR="006C19CD" w:rsidRPr="006C19CD" w:rsidRDefault="00BF654E" w:rsidP="00A376C3">
      <w:pPr>
        <w:pStyle w:val="Titre5"/>
      </w:pPr>
      <w:r>
        <w:t>Modifier la demande</w:t>
      </w:r>
    </w:p>
    <w:p w:rsidR="00BF654E" w:rsidRDefault="00BF654E" w:rsidP="007229CD">
      <w:pPr>
        <w:ind w:firstLine="708"/>
      </w:pPr>
      <w:r>
        <w:t>Au cours de la fonction du consultant, il se peut qu’il soit de nouveau habilité à d’autres outils ou fonction, alors il est nécessaire de la modifier et conserver l’historique de ses demandes.</w:t>
      </w:r>
    </w:p>
    <w:p w:rsidR="003B71AB" w:rsidRDefault="003B71AB" w:rsidP="007229CD">
      <w:pPr>
        <w:ind w:firstLine="708"/>
      </w:pPr>
      <w:r>
        <w:t>L’illustration de la modification de la demande est identique à celle de l’ajout avec les éléments à modifier.</w:t>
      </w:r>
    </w:p>
    <w:tbl>
      <w:tblPr>
        <w:tblStyle w:val="Grilledutableau"/>
        <w:tblW w:w="0" w:type="auto"/>
        <w:tblLook w:val="04A0" w:firstRow="1" w:lastRow="0" w:firstColumn="1" w:lastColumn="0" w:noHBand="0" w:noVBand="1"/>
      </w:tblPr>
      <w:tblGrid>
        <w:gridCol w:w="2689"/>
        <w:gridCol w:w="6373"/>
      </w:tblGrid>
      <w:tr w:rsidR="00477C88" w:rsidTr="00477C88">
        <w:tc>
          <w:tcPr>
            <w:tcW w:w="9062" w:type="dxa"/>
            <w:gridSpan w:val="2"/>
          </w:tcPr>
          <w:p w:rsidR="00477C88" w:rsidRDefault="00477C88" w:rsidP="00477C88">
            <w:pPr>
              <w:jc w:val="center"/>
            </w:pPr>
            <w:r w:rsidRPr="00BE0BD5">
              <w:rPr>
                <w:b/>
              </w:rPr>
              <w:t>Fiche de description de fonctionnalité</w:t>
            </w:r>
          </w:p>
        </w:tc>
      </w:tr>
      <w:tr w:rsidR="00477C88" w:rsidTr="00477C88">
        <w:tc>
          <w:tcPr>
            <w:tcW w:w="2689" w:type="dxa"/>
          </w:tcPr>
          <w:p w:rsidR="00477C88" w:rsidRDefault="00477C88" w:rsidP="00477C88">
            <w:pPr>
              <w:jc w:val="both"/>
              <w:rPr>
                <w:rStyle w:val="Titre4Car"/>
              </w:rPr>
            </w:pPr>
            <w:r w:rsidRPr="00BE0BD5">
              <w:rPr>
                <w:b/>
              </w:rPr>
              <w:t>Nom de la fonctionnalité</w:t>
            </w:r>
          </w:p>
        </w:tc>
        <w:tc>
          <w:tcPr>
            <w:tcW w:w="6373" w:type="dxa"/>
          </w:tcPr>
          <w:p w:rsidR="00477C88" w:rsidRDefault="00477C88" w:rsidP="00477C88">
            <w:r>
              <w:t>Modification de la demande d’habilitation</w:t>
            </w:r>
          </w:p>
        </w:tc>
      </w:tr>
      <w:tr w:rsidR="00477C88" w:rsidTr="00477C88">
        <w:tc>
          <w:tcPr>
            <w:tcW w:w="2689" w:type="dxa"/>
          </w:tcPr>
          <w:p w:rsidR="00477C88" w:rsidRPr="00494B5B" w:rsidRDefault="00477C88" w:rsidP="00477C88">
            <w:pPr>
              <w:rPr>
                <w:rStyle w:val="Titredulivre"/>
              </w:rPr>
            </w:pPr>
            <w:r w:rsidRPr="00BE0BD5">
              <w:rPr>
                <w:b/>
              </w:rPr>
              <w:t>Description sommaire</w:t>
            </w:r>
          </w:p>
        </w:tc>
        <w:tc>
          <w:tcPr>
            <w:tcW w:w="6373" w:type="dxa"/>
          </w:tcPr>
          <w:p w:rsidR="00477C88" w:rsidRDefault="00477C88" w:rsidP="00477C88">
            <w:r>
              <w:t>Cette option est disponible dans le tableau dans la page de gestion d’habilitation, pour modifier une demande et l’enregistrer en liste en-dessous de l’habilitation originale.</w:t>
            </w:r>
          </w:p>
        </w:tc>
      </w:tr>
      <w:tr w:rsidR="00477C88" w:rsidTr="00477C88">
        <w:tc>
          <w:tcPr>
            <w:tcW w:w="2689" w:type="dxa"/>
          </w:tcPr>
          <w:p w:rsidR="00477C88" w:rsidRDefault="00477C88" w:rsidP="00477C88">
            <w:r w:rsidRPr="001B2B57">
              <w:rPr>
                <w:b/>
              </w:rPr>
              <w:lastRenderedPageBreak/>
              <w:t>Fonctionnalités attendues</w:t>
            </w:r>
          </w:p>
        </w:tc>
        <w:tc>
          <w:tcPr>
            <w:tcW w:w="6373" w:type="dxa"/>
          </w:tcPr>
          <w:p w:rsidR="00477C88" w:rsidRDefault="007036A2" w:rsidP="00477C88">
            <w:r>
              <w:t>Après la validation du formulaire de la modification de la demande d’habilitation, les changements seront sauvegardés et une nouvelle fiche créée.</w:t>
            </w:r>
          </w:p>
        </w:tc>
      </w:tr>
      <w:tr w:rsidR="00477C88" w:rsidTr="00477C88">
        <w:tc>
          <w:tcPr>
            <w:tcW w:w="2689" w:type="dxa"/>
          </w:tcPr>
          <w:p w:rsidR="00477C88" w:rsidRDefault="00477C88" w:rsidP="00477C88">
            <w:pPr>
              <w:jc w:val="both"/>
            </w:pPr>
            <w:r>
              <w:rPr>
                <w:b/>
              </w:rPr>
              <w:t>Composants</w:t>
            </w:r>
          </w:p>
        </w:tc>
        <w:tc>
          <w:tcPr>
            <w:tcW w:w="6373" w:type="dxa"/>
          </w:tcPr>
          <w:p w:rsidR="007036A2" w:rsidRDefault="007036A2" w:rsidP="007036A2">
            <w:r>
              <w:t>Formulaire de modification contenant :</w:t>
            </w:r>
          </w:p>
          <w:p w:rsidR="007036A2" w:rsidRDefault="007036A2" w:rsidP="007036A2">
            <w:pPr>
              <w:pStyle w:val="Paragraphedeliste"/>
              <w:numPr>
                <w:ilvl w:val="0"/>
                <w:numId w:val="5"/>
              </w:numPr>
            </w:pPr>
            <w:r>
              <w:t>Grand titre : Gestion des habilitations</w:t>
            </w:r>
          </w:p>
          <w:p w:rsidR="007036A2" w:rsidRDefault="007036A2" w:rsidP="007036A2">
            <w:pPr>
              <w:pStyle w:val="Paragraphedeliste"/>
              <w:numPr>
                <w:ilvl w:val="0"/>
                <w:numId w:val="5"/>
              </w:numPr>
            </w:pPr>
            <w:r>
              <w:t>Puce au choix (Création/Modification/Suppression)</w:t>
            </w:r>
          </w:p>
          <w:p w:rsidR="007036A2" w:rsidRDefault="007036A2" w:rsidP="007036A2">
            <w:pPr>
              <w:pStyle w:val="Paragraphedeliste"/>
              <w:numPr>
                <w:ilvl w:val="0"/>
                <w:numId w:val="5"/>
              </w:numPr>
            </w:pPr>
            <w:r>
              <w:t xml:space="preserve">Champ </w:t>
            </w:r>
            <w:r w:rsidR="001B3D62">
              <w:t xml:space="preserve">de </w:t>
            </w:r>
            <w:r>
              <w:t>saisie de la date de la demande</w:t>
            </w:r>
          </w:p>
          <w:p w:rsidR="007036A2" w:rsidRDefault="007036A2" w:rsidP="007036A2">
            <w:pPr>
              <w:pStyle w:val="Paragraphedeliste"/>
              <w:numPr>
                <w:ilvl w:val="0"/>
                <w:numId w:val="5"/>
              </w:numPr>
            </w:pPr>
            <w:r>
              <w:t xml:space="preserve">Champ </w:t>
            </w:r>
            <w:r w:rsidR="001B3D62">
              <w:t xml:space="preserve">de </w:t>
            </w:r>
            <w:r>
              <w:t>saisie du nom du manager/Associé demandeur</w:t>
            </w:r>
          </w:p>
          <w:p w:rsidR="007036A2" w:rsidRDefault="007036A2" w:rsidP="007036A2">
            <w:pPr>
              <w:pStyle w:val="Paragraphedeliste"/>
              <w:numPr>
                <w:ilvl w:val="0"/>
                <w:numId w:val="5"/>
              </w:numPr>
            </w:pPr>
            <w:r>
              <w:t xml:space="preserve">Champ </w:t>
            </w:r>
            <w:r w:rsidR="001B3D62">
              <w:t xml:space="preserve">de </w:t>
            </w:r>
            <w:r>
              <w:t xml:space="preserve">sélection du département </w:t>
            </w:r>
          </w:p>
          <w:p w:rsidR="007036A2" w:rsidRDefault="007036A2" w:rsidP="007036A2">
            <w:pPr>
              <w:pStyle w:val="Paragraphedeliste"/>
              <w:numPr>
                <w:ilvl w:val="0"/>
                <w:numId w:val="5"/>
              </w:numPr>
            </w:pPr>
            <w:r>
              <w:t xml:space="preserve">Champ </w:t>
            </w:r>
            <w:r w:rsidR="001B3D62">
              <w:t xml:space="preserve">de </w:t>
            </w:r>
            <w:r>
              <w:t>saisie du nom du consultant à habiliter</w:t>
            </w:r>
          </w:p>
          <w:p w:rsidR="007036A2" w:rsidRDefault="007036A2" w:rsidP="007036A2">
            <w:pPr>
              <w:pStyle w:val="Paragraphedeliste"/>
              <w:numPr>
                <w:ilvl w:val="0"/>
                <w:numId w:val="5"/>
              </w:numPr>
            </w:pPr>
            <w:r>
              <w:t xml:space="preserve">Champ </w:t>
            </w:r>
            <w:r w:rsidR="001B3D62">
              <w:t xml:space="preserve">de </w:t>
            </w:r>
            <w:r>
              <w:t>saisie du prénom du consultant à habiliter</w:t>
            </w:r>
          </w:p>
          <w:p w:rsidR="007036A2" w:rsidRDefault="007036A2" w:rsidP="007036A2">
            <w:pPr>
              <w:pStyle w:val="Paragraphedeliste"/>
              <w:numPr>
                <w:ilvl w:val="0"/>
                <w:numId w:val="5"/>
              </w:numPr>
            </w:pPr>
            <w:r>
              <w:t xml:space="preserve">Champ </w:t>
            </w:r>
            <w:r w:rsidR="001B3D62">
              <w:t xml:space="preserve">de </w:t>
            </w:r>
            <w:r>
              <w:t>sélection du profil du consultant</w:t>
            </w:r>
          </w:p>
          <w:p w:rsidR="007036A2" w:rsidRDefault="007036A2" w:rsidP="007036A2">
            <w:pPr>
              <w:pStyle w:val="Paragraphedeliste"/>
              <w:numPr>
                <w:ilvl w:val="0"/>
                <w:numId w:val="5"/>
              </w:numPr>
            </w:pPr>
            <w:r>
              <w:t xml:space="preserve">Champ </w:t>
            </w:r>
            <w:r w:rsidR="001B3D62">
              <w:t xml:space="preserve">de </w:t>
            </w:r>
            <w:r>
              <w:t>saisie de la date d’arrivée du consultant</w:t>
            </w:r>
          </w:p>
          <w:p w:rsidR="007036A2" w:rsidRDefault="007036A2" w:rsidP="007036A2">
            <w:pPr>
              <w:pStyle w:val="Paragraphedeliste"/>
              <w:numPr>
                <w:ilvl w:val="0"/>
                <w:numId w:val="5"/>
              </w:numPr>
            </w:pPr>
            <w:r>
              <w:t xml:space="preserve">Champ </w:t>
            </w:r>
            <w:r w:rsidR="001B3D62">
              <w:t xml:space="preserve">de </w:t>
            </w:r>
            <w:r>
              <w:t>saisie de la date de départ du consultant</w:t>
            </w:r>
          </w:p>
          <w:p w:rsidR="007036A2" w:rsidRDefault="007036A2" w:rsidP="007036A2">
            <w:pPr>
              <w:pStyle w:val="Paragraphedeliste"/>
              <w:numPr>
                <w:ilvl w:val="0"/>
                <w:numId w:val="5"/>
              </w:numPr>
            </w:pPr>
            <w:r>
              <w:t xml:space="preserve">Champ </w:t>
            </w:r>
            <w:r w:rsidR="001B3D62">
              <w:t xml:space="preserve">de </w:t>
            </w:r>
            <w:r>
              <w:t>saisie du numéro matricule du consultant</w:t>
            </w:r>
          </w:p>
          <w:p w:rsidR="007036A2" w:rsidRDefault="007036A2" w:rsidP="007036A2">
            <w:pPr>
              <w:pStyle w:val="Paragraphedeliste"/>
              <w:numPr>
                <w:ilvl w:val="0"/>
                <w:numId w:val="5"/>
              </w:numPr>
            </w:pPr>
            <w:r>
              <w:t>Titre : Badge</w:t>
            </w:r>
          </w:p>
          <w:p w:rsidR="007036A2" w:rsidRDefault="007036A2" w:rsidP="007036A2">
            <w:pPr>
              <w:pStyle w:val="Paragraphedeliste"/>
              <w:numPr>
                <w:ilvl w:val="0"/>
                <w:numId w:val="5"/>
              </w:numPr>
            </w:pPr>
            <w:r>
              <w:t>Puce au choix (Création/Suppression)</w:t>
            </w:r>
          </w:p>
          <w:p w:rsidR="007036A2" w:rsidRDefault="007036A2" w:rsidP="007036A2">
            <w:pPr>
              <w:pStyle w:val="Paragraphedeliste"/>
              <w:numPr>
                <w:ilvl w:val="0"/>
                <w:numId w:val="5"/>
              </w:numPr>
            </w:pPr>
            <w:r>
              <w:t>Titre : Matériel</w:t>
            </w:r>
          </w:p>
          <w:p w:rsidR="007036A2" w:rsidRDefault="007036A2" w:rsidP="007036A2">
            <w:pPr>
              <w:pStyle w:val="Paragraphedeliste"/>
              <w:numPr>
                <w:ilvl w:val="0"/>
                <w:numId w:val="5"/>
              </w:numPr>
            </w:pPr>
            <w:r>
              <w:t>Sous-titre : Besoin en matériel</w:t>
            </w:r>
          </w:p>
          <w:p w:rsidR="007036A2" w:rsidRDefault="007036A2" w:rsidP="007036A2">
            <w:pPr>
              <w:pStyle w:val="Paragraphedeliste"/>
              <w:numPr>
                <w:ilvl w:val="0"/>
                <w:numId w:val="5"/>
              </w:numPr>
            </w:pPr>
            <w:r>
              <w:t>Puce au choix (Oui/Non)</w:t>
            </w:r>
          </w:p>
          <w:p w:rsidR="007036A2" w:rsidRDefault="007036A2" w:rsidP="007036A2">
            <w:pPr>
              <w:pStyle w:val="Paragraphedeliste"/>
              <w:numPr>
                <w:ilvl w:val="0"/>
                <w:numId w:val="5"/>
              </w:numPr>
            </w:pPr>
            <w:r>
              <w:t>Sous-titre : Si oui</w:t>
            </w:r>
          </w:p>
          <w:p w:rsidR="007036A2" w:rsidRDefault="007036A2" w:rsidP="007036A2">
            <w:pPr>
              <w:pStyle w:val="Paragraphedeliste"/>
              <w:numPr>
                <w:ilvl w:val="0"/>
                <w:numId w:val="5"/>
              </w:numPr>
            </w:pPr>
            <w:r>
              <w:t>Puce à cocher : PC Fixe</w:t>
            </w:r>
          </w:p>
          <w:p w:rsidR="007036A2" w:rsidRDefault="007036A2" w:rsidP="007036A2">
            <w:pPr>
              <w:pStyle w:val="Paragraphedeliste"/>
              <w:numPr>
                <w:ilvl w:val="0"/>
                <w:numId w:val="5"/>
              </w:numPr>
            </w:pPr>
            <w:r>
              <w:t>Puce à cocher : Portable</w:t>
            </w:r>
          </w:p>
          <w:p w:rsidR="007036A2" w:rsidRDefault="007036A2" w:rsidP="007036A2">
            <w:pPr>
              <w:pStyle w:val="Paragraphedeliste"/>
              <w:numPr>
                <w:ilvl w:val="0"/>
                <w:numId w:val="5"/>
              </w:numPr>
            </w:pPr>
            <w:r>
              <w:t>Puce à cocher : Autre (à préciser)</w:t>
            </w:r>
          </w:p>
          <w:p w:rsidR="007036A2" w:rsidRDefault="007036A2" w:rsidP="007036A2">
            <w:pPr>
              <w:pStyle w:val="Paragraphedeliste"/>
              <w:numPr>
                <w:ilvl w:val="0"/>
                <w:numId w:val="5"/>
              </w:numPr>
            </w:pPr>
            <w:r>
              <w:t>Sous-titre : Si non</w:t>
            </w:r>
          </w:p>
          <w:p w:rsidR="007036A2" w:rsidRDefault="007036A2" w:rsidP="007036A2">
            <w:pPr>
              <w:pStyle w:val="Paragraphedeliste"/>
              <w:numPr>
                <w:ilvl w:val="0"/>
                <w:numId w:val="5"/>
              </w:numPr>
            </w:pPr>
            <w:r>
              <w:t xml:space="preserve">Champ </w:t>
            </w:r>
            <w:r w:rsidR="001B3D62">
              <w:t xml:space="preserve">de </w:t>
            </w:r>
            <w:r>
              <w:t>saisie du nom et prénom de l’ancien utilisateur</w:t>
            </w:r>
          </w:p>
          <w:p w:rsidR="003D5443" w:rsidRDefault="007036A2" w:rsidP="003D5443">
            <w:pPr>
              <w:pStyle w:val="Paragraphedeliste"/>
              <w:numPr>
                <w:ilvl w:val="0"/>
                <w:numId w:val="5"/>
              </w:numPr>
            </w:pPr>
            <w:r>
              <w:t xml:space="preserve">Champ </w:t>
            </w:r>
            <w:r w:rsidR="001B3D62">
              <w:t xml:space="preserve">de </w:t>
            </w:r>
            <w:r>
              <w:t>saisie des notes</w:t>
            </w:r>
            <w:r w:rsidR="003D5443">
              <w:t xml:space="preserve"> </w:t>
            </w:r>
          </w:p>
          <w:p w:rsidR="00477C88" w:rsidRDefault="003D5443" w:rsidP="003D5443">
            <w:pPr>
              <w:pStyle w:val="Paragraphedeliste"/>
              <w:numPr>
                <w:ilvl w:val="0"/>
                <w:numId w:val="5"/>
              </w:numPr>
            </w:pPr>
            <w:r>
              <w:t>Bouton d’enregistrement</w:t>
            </w:r>
          </w:p>
        </w:tc>
      </w:tr>
      <w:tr w:rsidR="00477C88" w:rsidTr="00477C88">
        <w:tc>
          <w:tcPr>
            <w:tcW w:w="2689" w:type="dxa"/>
          </w:tcPr>
          <w:p w:rsidR="00477C88" w:rsidRDefault="00477C88" w:rsidP="00477C88">
            <w:pPr>
              <w:rPr>
                <w:rStyle w:val="lev"/>
              </w:rPr>
            </w:pPr>
            <w:r w:rsidRPr="0038344E">
              <w:rPr>
                <w:b/>
              </w:rPr>
              <w:t>Règles de gestion</w:t>
            </w:r>
          </w:p>
        </w:tc>
        <w:tc>
          <w:tcPr>
            <w:tcW w:w="6373" w:type="dxa"/>
          </w:tcPr>
          <w:p w:rsidR="00477C88" w:rsidRDefault="007036A2" w:rsidP="00477C88">
            <w:r>
              <w:t>Une demande doit être créée pour être modifiée.</w:t>
            </w:r>
            <w:r w:rsidR="00D51385">
              <w:t xml:space="preserve"> </w:t>
            </w:r>
          </w:p>
        </w:tc>
      </w:tr>
    </w:tbl>
    <w:p w:rsidR="00477C88" w:rsidRDefault="00477C88" w:rsidP="007229CD">
      <w:pPr>
        <w:ind w:firstLine="708"/>
      </w:pPr>
    </w:p>
    <w:p w:rsidR="00207547" w:rsidRDefault="00207547" w:rsidP="00A376C3">
      <w:pPr>
        <w:pStyle w:val="Titre5"/>
      </w:pPr>
      <w:r>
        <w:t>Fiche de demande d’habilitation</w:t>
      </w:r>
    </w:p>
    <w:p w:rsidR="00207547" w:rsidRDefault="00207547" w:rsidP="00915105">
      <w:pPr>
        <w:jc w:val="both"/>
      </w:pPr>
      <w:r>
        <w:tab/>
        <w:t>Après la création de la demande d’habilitation, ceci peut être aperçue en fiche et puis exportée en fichier Word.</w:t>
      </w:r>
    </w:p>
    <w:p w:rsidR="00A00B65" w:rsidRDefault="00A00B65" w:rsidP="00915105">
      <w:pPr>
        <w:jc w:val="both"/>
      </w:pPr>
      <w:r>
        <w:t>L’illustration de la fiche de demande d’habilitation est identique à celle de l’ajout de nouvelle demande avec les éléments entrés en simple affichage et le bouton « exporter » en fichier Word en bas de page.</w:t>
      </w:r>
    </w:p>
    <w:tbl>
      <w:tblPr>
        <w:tblStyle w:val="Grilledutableau"/>
        <w:tblW w:w="0" w:type="auto"/>
        <w:tblLook w:val="04A0" w:firstRow="1" w:lastRow="0" w:firstColumn="1" w:lastColumn="0" w:noHBand="0" w:noVBand="1"/>
      </w:tblPr>
      <w:tblGrid>
        <w:gridCol w:w="2689"/>
        <w:gridCol w:w="6373"/>
      </w:tblGrid>
      <w:tr w:rsidR="00941564" w:rsidTr="00941564">
        <w:tc>
          <w:tcPr>
            <w:tcW w:w="9062" w:type="dxa"/>
            <w:gridSpan w:val="2"/>
          </w:tcPr>
          <w:p w:rsidR="00941564" w:rsidRDefault="00941564" w:rsidP="00941564">
            <w:pPr>
              <w:jc w:val="center"/>
            </w:pPr>
            <w:r w:rsidRPr="00BE0BD5">
              <w:rPr>
                <w:b/>
              </w:rPr>
              <w:t>Fiche de description de fonctionnalité</w:t>
            </w:r>
          </w:p>
        </w:tc>
      </w:tr>
      <w:tr w:rsidR="00941564" w:rsidTr="00941564">
        <w:tc>
          <w:tcPr>
            <w:tcW w:w="2689" w:type="dxa"/>
          </w:tcPr>
          <w:p w:rsidR="00941564" w:rsidRDefault="00941564" w:rsidP="00941564">
            <w:pPr>
              <w:jc w:val="both"/>
              <w:rPr>
                <w:rStyle w:val="Titre4Car"/>
              </w:rPr>
            </w:pPr>
            <w:r w:rsidRPr="00BE0BD5">
              <w:rPr>
                <w:b/>
              </w:rPr>
              <w:t>Nom de la fonctionnalité</w:t>
            </w:r>
          </w:p>
        </w:tc>
        <w:tc>
          <w:tcPr>
            <w:tcW w:w="6373" w:type="dxa"/>
          </w:tcPr>
          <w:p w:rsidR="00941564" w:rsidRDefault="00941564" w:rsidP="00941564">
            <w:r>
              <w:t>Aperçue de la fiche de demande d’habilitation</w:t>
            </w:r>
          </w:p>
        </w:tc>
      </w:tr>
      <w:tr w:rsidR="00941564" w:rsidTr="00941564">
        <w:tc>
          <w:tcPr>
            <w:tcW w:w="2689" w:type="dxa"/>
          </w:tcPr>
          <w:p w:rsidR="00941564" w:rsidRPr="00494B5B" w:rsidRDefault="00941564" w:rsidP="00941564">
            <w:pPr>
              <w:rPr>
                <w:rStyle w:val="Titredulivre"/>
              </w:rPr>
            </w:pPr>
            <w:r w:rsidRPr="00BE0BD5">
              <w:rPr>
                <w:b/>
              </w:rPr>
              <w:t>Description sommaire</w:t>
            </w:r>
          </w:p>
        </w:tc>
        <w:tc>
          <w:tcPr>
            <w:tcW w:w="6373" w:type="dxa"/>
          </w:tcPr>
          <w:p w:rsidR="00941564" w:rsidRDefault="00941564" w:rsidP="00941564">
            <w:r>
              <w:t>Cette fiche est visible en cliquant sur l’une d’elle dans la liste des demandes d’habilitations du consultant concerné.</w:t>
            </w:r>
          </w:p>
        </w:tc>
      </w:tr>
      <w:tr w:rsidR="00941564" w:rsidTr="00915105">
        <w:trPr>
          <w:trHeight w:val="631"/>
        </w:trPr>
        <w:tc>
          <w:tcPr>
            <w:tcW w:w="2689" w:type="dxa"/>
          </w:tcPr>
          <w:p w:rsidR="00941564" w:rsidRDefault="00941564" w:rsidP="00941564">
            <w:r w:rsidRPr="001B2B57">
              <w:rPr>
                <w:b/>
              </w:rPr>
              <w:t>Fonctionnalités attendues</w:t>
            </w:r>
          </w:p>
        </w:tc>
        <w:tc>
          <w:tcPr>
            <w:tcW w:w="6373" w:type="dxa"/>
          </w:tcPr>
          <w:p w:rsidR="00941564" w:rsidRDefault="00915105" w:rsidP="00941564">
            <w:r>
              <w:t>Le système affiche l’intégralité des informations de la demande d’habilitation en une fiche exportable en fichier Word.</w:t>
            </w:r>
          </w:p>
        </w:tc>
      </w:tr>
      <w:tr w:rsidR="00941564" w:rsidTr="00941564">
        <w:tc>
          <w:tcPr>
            <w:tcW w:w="2689" w:type="dxa"/>
          </w:tcPr>
          <w:p w:rsidR="00941564" w:rsidRDefault="00941564" w:rsidP="00941564">
            <w:pPr>
              <w:jc w:val="both"/>
            </w:pPr>
            <w:r>
              <w:rPr>
                <w:b/>
              </w:rPr>
              <w:t>Composants</w:t>
            </w:r>
          </w:p>
        </w:tc>
        <w:tc>
          <w:tcPr>
            <w:tcW w:w="6373" w:type="dxa"/>
          </w:tcPr>
          <w:p w:rsidR="00703E37" w:rsidRDefault="00703E37" w:rsidP="00703E37">
            <w:r>
              <w:t>Fiche contenant :</w:t>
            </w:r>
          </w:p>
          <w:p w:rsidR="00703E37" w:rsidRDefault="00703E37" w:rsidP="00703E37">
            <w:pPr>
              <w:pStyle w:val="Paragraphedeliste"/>
              <w:numPr>
                <w:ilvl w:val="0"/>
                <w:numId w:val="5"/>
              </w:numPr>
            </w:pPr>
            <w:r>
              <w:t>Grand titre : Gestion des habilitations</w:t>
            </w:r>
          </w:p>
          <w:p w:rsidR="00703E37" w:rsidRDefault="00703E37" w:rsidP="00703E37">
            <w:pPr>
              <w:pStyle w:val="Paragraphedeliste"/>
              <w:numPr>
                <w:ilvl w:val="0"/>
                <w:numId w:val="5"/>
              </w:numPr>
            </w:pPr>
            <w:r>
              <w:t>Puce au choix (Création/Modification/Suppression)</w:t>
            </w:r>
          </w:p>
          <w:p w:rsidR="00703E37" w:rsidRDefault="00703E37" w:rsidP="00703E37">
            <w:pPr>
              <w:pStyle w:val="Paragraphedeliste"/>
              <w:numPr>
                <w:ilvl w:val="0"/>
                <w:numId w:val="5"/>
              </w:numPr>
            </w:pPr>
            <w:r>
              <w:t>Date de la demande</w:t>
            </w:r>
          </w:p>
          <w:p w:rsidR="00703E37" w:rsidRDefault="00703E37" w:rsidP="00703E37">
            <w:pPr>
              <w:pStyle w:val="Paragraphedeliste"/>
              <w:numPr>
                <w:ilvl w:val="0"/>
                <w:numId w:val="5"/>
              </w:numPr>
            </w:pPr>
            <w:r>
              <w:t>Nom du manager/Associé demandeur</w:t>
            </w:r>
          </w:p>
          <w:p w:rsidR="00703E37" w:rsidRDefault="00703E37" w:rsidP="00703E37">
            <w:pPr>
              <w:pStyle w:val="Paragraphedeliste"/>
              <w:numPr>
                <w:ilvl w:val="0"/>
                <w:numId w:val="5"/>
              </w:numPr>
            </w:pPr>
            <w:r>
              <w:t xml:space="preserve">Département </w:t>
            </w:r>
          </w:p>
          <w:p w:rsidR="00703E37" w:rsidRDefault="00703E37" w:rsidP="00703E37">
            <w:pPr>
              <w:pStyle w:val="Paragraphedeliste"/>
              <w:numPr>
                <w:ilvl w:val="0"/>
                <w:numId w:val="5"/>
              </w:numPr>
            </w:pPr>
            <w:r>
              <w:t>Nom du consultant à habiliter</w:t>
            </w:r>
          </w:p>
          <w:p w:rsidR="00703E37" w:rsidRDefault="00703E37" w:rsidP="00703E37">
            <w:pPr>
              <w:pStyle w:val="Paragraphedeliste"/>
              <w:numPr>
                <w:ilvl w:val="0"/>
                <w:numId w:val="5"/>
              </w:numPr>
            </w:pPr>
            <w:r>
              <w:t>Prénom du consultant à habiliter</w:t>
            </w:r>
          </w:p>
          <w:p w:rsidR="00703E37" w:rsidRDefault="00703E37" w:rsidP="00703E37">
            <w:pPr>
              <w:pStyle w:val="Paragraphedeliste"/>
              <w:numPr>
                <w:ilvl w:val="0"/>
                <w:numId w:val="5"/>
              </w:numPr>
            </w:pPr>
            <w:r>
              <w:lastRenderedPageBreak/>
              <w:t>Rôle du consultant</w:t>
            </w:r>
          </w:p>
          <w:p w:rsidR="00703E37" w:rsidRDefault="00703E37" w:rsidP="00703E37">
            <w:pPr>
              <w:pStyle w:val="Paragraphedeliste"/>
              <w:numPr>
                <w:ilvl w:val="0"/>
                <w:numId w:val="5"/>
              </w:numPr>
            </w:pPr>
            <w:r>
              <w:t>Date d’arrivée du consultant</w:t>
            </w:r>
          </w:p>
          <w:p w:rsidR="00703E37" w:rsidRDefault="00703E37" w:rsidP="00703E37">
            <w:pPr>
              <w:pStyle w:val="Paragraphedeliste"/>
              <w:numPr>
                <w:ilvl w:val="0"/>
                <w:numId w:val="5"/>
              </w:numPr>
            </w:pPr>
            <w:r>
              <w:t>Date de départ du consultant</w:t>
            </w:r>
          </w:p>
          <w:p w:rsidR="00703E37" w:rsidRDefault="00703E37" w:rsidP="00703E37">
            <w:pPr>
              <w:pStyle w:val="Paragraphedeliste"/>
              <w:numPr>
                <w:ilvl w:val="0"/>
                <w:numId w:val="5"/>
              </w:numPr>
            </w:pPr>
            <w:r>
              <w:t>Numéro matricule du consultant</w:t>
            </w:r>
          </w:p>
          <w:p w:rsidR="00703E37" w:rsidRDefault="00703E37" w:rsidP="00703E37">
            <w:pPr>
              <w:pStyle w:val="Paragraphedeliste"/>
              <w:numPr>
                <w:ilvl w:val="0"/>
                <w:numId w:val="5"/>
              </w:numPr>
            </w:pPr>
            <w:r>
              <w:t>Titre : Badge</w:t>
            </w:r>
          </w:p>
          <w:p w:rsidR="00703E37" w:rsidRDefault="00703E37" w:rsidP="00703E37">
            <w:pPr>
              <w:pStyle w:val="Paragraphedeliste"/>
              <w:numPr>
                <w:ilvl w:val="0"/>
                <w:numId w:val="5"/>
              </w:numPr>
            </w:pPr>
            <w:r>
              <w:t>Puce au choix (Création/Suppression)</w:t>
            </w:r>
          </w:p>
          <w:p w:rsidR="00703E37" w:rsidRDefault="00703E37" w:rsidP="00703E37">
            <w:pPr>
              <w:pStyle w:val="Paragraphedeliste"/>
              <w:numPr>
                <w:ilvl w:val="0"/>
                <w:numId w:val="5"/>
              </w:numPr>
            </w:pPr>
            <w:r>
              <w:t>Titre : Matériel</w:t>
            </w:r>
          </w:p>
          <w:p w:rsidR="00703E37" w:rsidRDefault="00703E37" w:rsidP="00703E37">
            <w:pPr>
              <w:pStyle w:val="Paragraphedeliste"/>
              <w:numPr>
                <w:ilvl w:val="0"/>
                <w:numId w:val="5"/>
              </w:numPr>
            </w:pPr>
            <w:r>
              <w:t>Sous-titre : Besoin en matériel</w:t>
            </w:r>
          </w:p>
          <w:p w:rsidR="00703E37" w:rsidRDefault="00703E37" w:rsidP="00703E37">
            <w:pPr>
              <w:pStyle w:val="Paragraphedeliste"/>
              <w:numPr>
                <w:ilvl w:val="0"/>
                <w:numId w:val="5"/>
              </w:numPr>
            </w:pPr>
            <w:r>
              <w:t>Puce au choix (Oui/Non)</w:t>
            </w:r>
          </w:p>
          <w:p w:rsidR="00703E37" w:rsidRDefault="00703E37" w:rsidP="00703E37">
            <w:pPr>
              <w:pStyle w:val="Paragraphedeliste"/>
              <w:numPr>
                <w:ilvl w:val="0"/>
                <w:numId w:val="5"/>
              </w:numPr>
            </w:pPr>
            <w:r>
              <w:t>Sous-titre : Si oui</w:t>
            </w:r>
          </w:p>
          <w:p w:rsidR="00703E37" w:rsidRDefault="00703E37" w:rsidP="00703E37">
            <w:pPr>
              <w:pStyle w:val="Paragraphedeliste"/>
              <w:numPr>
                <w:ilvl w:val="0"/>
                <w:numId w:val="5"/>
              </w:numPr>
            </w:pPr>
            <w:r>
              <w:t>Puce à cocher : PC Fixe</w:t>
            </w:r>
          </w:p>
          <w:p w:rsidR="00703E37" w:rsidRDefault="00703E37" w:rsidP="00703E37">
            <w:pPr>
              <w:pStyle w:val="Paragraphedeliste"/>
              <w:numPr>
                <w:ilvl w:val="0"/>
                <w:numId w:val="5"/>
              </w:numPr>
            </w:pPr>
            <w:r>
              <w:t>Puce à cocher : Portable</w:t>
            </w:r>
          </w:p>
          <w:p w:rsidR="00703E37" w:rsidRDefault="00703E37" w:rsidP="00703E37">
            <w:pPr>
              <w:pStyle w:val="Paragraphedeliste"/>
              <w:numPr>
                <w:ilvl w:val="0"/>
                <w:numId w:val="5"/>
              </w:numPr>
            </w:pPr>
            <w:r>
              <w:t>Puce à cocher : Autre (à préciser)</w:t>
            </w:r>
          </w:p>
          <w:p w:rsidR="00703E37" w:rsidRDefault="00703E37" w:rsidP="00703E37">
            <w:pPr>
              <w:pStyle w:val="Paragraphedeliste"/>
              <w:numPr>
                <w:ilvl w:val="0"/>
                <w:numId w:val="5"/>
              </w:numPr>
            </w:pPr>
            <w:r>
              <w:t>Sous-titre : Si non</w:t>
            </w:r>
          </w:p>
          <w:p w:rsidR="00703E37" w:rsidRDefault="00703E37" w:rsidP="00703E37">
            <w:pPr>
              <w:pStyle w:val="Paragraphedeliste"/>
              <w:numPr>
                <w:ilvl w:val="0"/>
                <w:numId w:val="5"/>
              </w:numPr>
            </w:pPr>
            <w:r>
              <w:t>Nom et prénom de l’ancien utilisateur</w:t>
            </w:r>
          </w:p>
          <w:p w:rsidR="00941564" w:rsidRDefault="00703E37" w:rsidP="00703E37">
            <w:pPr>
              <w:pStyle w:val="Paragraphedeliste"/>
              <w:numPr>
                <w:ilvl w:val="0"/>
                <w:numId w:val="5"/>
              </w:numPr>
            </w:pPr>
            <w:r>
              <w:t>Notes</w:t>
            </w:r>
          </w:p>
          <w:p w:rsidR="00213AF1" w:rsidRDefault="00213AF1" w:rsidP="00703E37">
            <w:pPr>
              <w:pStyle w:val="Paragraphedeliste"/>
              <w:numPr>
                <w:ilvl w:val="0"/>
                <w:numId w:val="5"/>
              </w:numPr>
            </w:pPr>
            <w:r>
              <w:t xml:space="preserve">Bouton d’exportation en fichier </w:t>
            </w:r>
            <w:ins w:id="407" w:author="Rojo" w:date="2021-05-21T11:15:00Z">
              <w:r w:rsidR="00A239F9">
                <w:t>W</w:t>
              </w:r>
            </w:ins>
            <w:del w:id="408" w:author="Rojo" w:date="2021-05-21T11:15:00Z">
              <w:r w:rsidDel="00A239F9">
                <w:delText>w</w:delText>
              </w:r>
            </w:del>
            <w:r>
              <w:t>ord</w:t>
            </w:r>
          </w:p>
        </w:tc>
      </w:tr>
      <w:tr w:rsidR="00941564" w:rsidTr="00941564">
        <w:tc>
          <w:tcPr>
            <w:tcW w:w="2689" w:type="dxa"/>
          </w:tcPr>
          <w:p w:rsidR="00941564" w:rsidRDefault="00941564" w:rsidP="00941564">
            <w:pPr>
              <w:rPr>
                <w:rStyle w:val="lev"/>
              </w:rPr>
            </w:pPr>
            <w:r w:rsidRPr="0038344E">
              <w:rPr>
                <w:b/>
              </w:rPr>
              <w:lastRenderedPageBreak/>
              <w:t>Règles de gestion</w:t>
            </w:r>
          </w:p>
        </w:tc>
        <w:tc>
          <w:tcPr>
            <w:tcW w:w="6373" w:type="dxa"/>
          </w:tcPr>
          <w:p w:rsidR="00941564" w:rsidRDefault="002727C6">
            <w:pPr>
              <w:pStyle w:val="Paragraphedeliste"/>
              <w:numPr>
                <w:ilvl w:val="0"/>
                <w:numId w:val="32"/>
              </w:numPr>
              <w:rPr>
                <w:ins w:id="409" w:author="Rojo" w:date="2021-05-23T16:35:00Z"/>
              </w:rPr>
              <w:pPrChange w:id="410" w:author="Rojo" w:date="2021-05-23T16:35:00Z">
                <w:pPr/>
              </w:pPrChange>
            </w:pPr>
            <w:r>
              <w:t>Une fiche de demande d’habilitation est associée à un consultant</w:t>
            </w:r>
          </w:p>
          <w:p w:rsidR="006B7EA9" w:rsidRDefault="006B7EA9">
            <w:pPr>
              <w:pStyle w:val="Paragraphedeliste"/>
              <w:numPr>
                <w:ilvl w:val="0"/>
                <w:numId w:val="32"/>
              </w:numPr>
              <w:pPrChange w:id="411" w:author="Rojo" w:date="2021-05-23T16:35:00Z">
                <w:pPr/>
              </w:pPrChange>
            </w:pPr>
            <w:ins w:id="412" w:author="Rojo" w:date="2021-05-23T16:35:00Z">
              <w:r>
                <w:t xml:space="preserve">Il s’agit d’une demande d’habilitation lorsque l’option « Création » </w:t>
              </w:r>
            </w:ins>
            <w:ins w:id="413" w:author="Rojo" w:date="2021-05-23T16:36:00Z">
              <w:r>
                <w:t xml:space="preserve">ou « Modification » </w:t>
              </w:r>
            </w:ins>
            <w:ins w:id="414" w:author="Rojo" w:date="2021-05-23T16:35:00Z">
              <w:r>
                <w:t xml:space="preserve">est cochée en haut de la fiche, et d’une demande de déshabilitation lorsque </w:t>
              </w:r>
            </w:ins>
            <w:ins w:id="415" w:author="Rojo" w:date="2021-05-23T16:36:00Z">
              <w:r>
                <w:t>l’option « suppression » est cochée.</w:t>
              </w:r>
            </w:ins>
          </w:p>
        </w:tc>
      </w:tr>
    </w:tbl>
    <w:p w:rsidR="00207547" w:rsidRDefault="00207547" w:rsidP="00207547">
      <w:pPr>
        <w:rPr>
          <w:ins w:id="416" w:author="Rojo" w:date="2021-05-20T11:35:00Z"/>
        </w:rPr>
      </w:pPr>
    </w:p>
    <w:p w:rsidR="00D8773D" w:rsidRDefault="006C19CD">
      <w:pPr>
        <w:pStyle w:val="Titre3"/>
        <w:rPr>
          <w:ins w:id="417" w:author="Rojo" w:date="2021-05-21T10:45:00Z"/>
        </w:rPr>
        <w:pPrChange w:id="418" w:author="Rojo" w:date="2021-05-23T15:31:00Z">
          <w:pPr/>
        </w:pPrChange>
      </w:pPr>
      <w:bookmarkStart w:id="419" w:name="_Toc72745808"/>
      <w:ins w:id="420" w:author="Rojo" w:date="2021-05-21T10:23:00Z">
        <w:r>
          <w:t xml:space="preserve">Lister les </w:t>
        </w:r>
        <w:r w:rsidRPr="00650659">
          <w:t>personnes</w:t>
        </w:r>
        <w:r>
          <w:t xml:space="preserve"> habilités, à désactiver et déshabilités</w:t>
        </w:r>
      </w:ins>
      <w:bookmarkEnd w:id="419"/>
    </w:p>
    <w:p w:rsidR="00103DE7" w:rsidRDefault="00103DE7" w:rsidP="00103DE7">
      <w:pPr>
        <w:rPr>
          <w:ins w:id="421" w:author="Rojo" w:date="2021-05-21T11:22:00Z"/>
        </w:rPr>
      </w:pPr>
      <w:ins w:id="422" w:author="Rojo" w:date="2021-05-21T10:45:00Z">
        <w:r>
          <w:tab/>
        </w:r>
      </w:ins>
      <w:ins w:id="423" w:author="Rojo" w:date="2021-05-21T10:46:00Z">
        <w:r>
          <w:t xml:space="preserve">Pour suivre au mieux </w:t>
        </w:r>
        <w:r w:rsidR="009F0619">
          <w:t>l’habilitation et la déshabilitation du personnel,</w:t>
        </w:r>
      </w:ins>
      <w:ins w:id="424" w:author="Rojo" w:date="2021-05-21T10:59:00Z">
        <w:r w:rsidR="00AB597F">
          <w:t xml:space="preserve"> une liste</w:t>
        </w:r>
      </w:ins>
      <w:ins w:id="425" w:author="Rojo" w:date="2021-05-21T11:14:00Z">
        <w:r w:rsidR="00A239F9">
          <w:t xml:space="preserve"> globale</w:t>
        </w:r>
      </w:ins>
      <w:ins w:id="426" w:author="Rojo" w:date="2021-05-21T10:59:00Z">
        <w:r w:rsidR="00AB597F">
          <w:t xml:space="preserve"> des personnes </w:t>
        </w:r>
      </w:ins>
      <w:ins w:id="427" w:author="Rojo" w:date="2021-05-21T11:12:00Z">
        <w:r w:rsidR="00AB597F">
          <w:t xml:space="preserve">est visible </w:t>
        </w:r>
      </w:ins>
      <w:ins w:id="428" w:author="Rojo" w:date="2021-05-21T11:13:00Z">
        <w:r w:rsidR="00AB597F">
          <w:t xml:space="preserve">dans cet </w:t>
        </w:r>
      </w:ins>
      <w:ins w:id="429" w:author="Rojo" w:date="2021-05-21T11:14:00Z">
        <w:r w:rsidR="00A239F9">
          <w:t>onglet.</w:t>
        </w:r>
      </w:ins>
    </w:p>
    <w:p w:rsidR="00A239F9" w:rsidRPr="00103DE7" w:rsidRDefault="00A239F9" w:rsidP="00103DE7">
      <w:pPr>
        <w:rPr>
          <w:ins w:id="430" w:author="Rojo" w:date="2021-05-21T10:44:00Z"/>
        </w:rPr>
      </w:pPr>
      <w:ins w:id="431" w:author="Rojo" w:date="2021-05-21T11:22:00Z">
        <w:r>
          <w:t>La présentation de la liste est suggérée comme suit :</w:t>
        </w:r>
      </w:ins>
    </w:p>
    <w:p w:rsidR="00103DE7" w:rsidRPr="00103DE7" w:rsidRDefault="002313BB" w:rsidP="00103DE7">
      <w:pPr>
        <w:rPr>
          <w:ins w:id="432" w:author="Rojo" w:date="2021-05-21T10:24:00Z"/>
        </w:rPr>
      </w:pPr>
      <w:ins w:id="433" w:author="Rojo" w:date="2021-05-21T11:32:00Z">
        <w:r>
          <w:rPr>
            <w:noProof/>
            <w:lang w:eastAsia="fr-FR"/>
          </w:rPr>
          <mc:AlternateContent>
            <mc:Choice Requires="wps">
              <w:drawing>
                <wp:anchor distT="0" distB="0" distL="114300" distR="114300" simplePos="0" relativeHeight="251716608" behindDoc="0" locked="0" layoutInCell="1" allowOverlap="1" wp14:anchorId="2E1E4471" wp14:editId="5A3478FE">
                  <wp:simplePos x="0" y="0"/>
                  <wp:positionH relativeFrom="column">
                    <wp:posOffset>566420</wp:posOffset>
                  </wp:positionH>
                  <wp:positionV relativeFrom="paragraph">
                    <wp:posOffset>3465830</wp:posOffset>
                  </wp:positionV>
                  <wp:extent cx="5760720" cy="635"/>
                  <wp:effectExtent l="0" t="0" r="0" b="0"/>
                  <wp:wrapTopAndBottom/>
                  <wp:docPr id="33" name="Zone de texte 3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042B11" w:rsidRDefault="00650659">
                              <w:pPr>
                                <w:pStyle w:val="Lgende"/>
                                <w:rPr>
                                  <w:noProof/>
                                </w:rPr>
                                <w:pPrChange w:id="434" w:author="Rojo" w:date="2021-05-21T11:32:00Z">
                                  <w:pPr/>
                                </w:pPrChange>
                              </w:pPr>
                              <w:bookmarkStart w:id="435" w:name="_Toc72745782"/>
                              <w:ins w:id="436" w:author="Rojo" w:date="2021-05-21T11:32:00Z">
                                <w:r>
                                  <w:t xml:space="preserve">Figure </w:t>
                                </w:r>
                                <w:r>
                                  <w:fldChar w:fldCharType="begin"/>
                                </w:r>
                                <w:r>
                                  <w:instrText xml:space="preserve"> SEQ Figure \* ARABIC </w:instrText>
                                </w:r>
                              </w:ins>
                              <w:r>
                                <w:fldChar w:fldCharType="separate"/>
                              </w:r>
                              <w:ins w:id="437" w:author="Rojo" w:date="2021-05-23T17:00:00Z">
                                <w:r w:rsidR="008B7AFE">
                                  <w:rPr>
                                    <w:noProof/>
                                  </w:rPr>
                                  <w:t>15</w:t>
                                </w:r>
                              </w:ins>
                              <w:ins w:id="438" w:author="Rojo" w:date="2021-05-21T11:32:00Z">
                                <w:r>
                                  <w:fldChar w:fldCharType="end"/>
                                </w:r>
                                <w:r>
                                  <w:t>: Liste des habilités</w:t>
                                </w:r>
                              </w:ins>
                              <w:bookmarkEnd w:id="4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1E4471" id="Zone de texte 33" o:spid="_x0000_s1042" type="#_x0000_t202" style="position:absolute;margin-left:44.6pt;margin-top:272.9pt;width:453.6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" stroked="f">
                  <v:textbox style="mso-fit-shape-to-text:t" inset="0,0,0,0">
                    <w:txbxContent>
                      <w:p w:rsidR="00650659" w:rsidRPr="00042B11" w:rsidRDefault="00650659">
                        <w:pPr>
                          <w:pStyle w:val="Lgende"/>
                          <w:rPr>
                            <w:noProof/>
                          </w:rPr>
                          <w:pPrChange w:id="439" w:author="Rojo" w:date="2021-05-21T11:32:00Z">
                            <w:pPr/>
                          </w:pPrChange>
                        </w:pPr>
                        <w:bookmarkStart w:id="440" w:name="_Toc72745782"/>
                        <w:ins w:id="441" w:author="Rojo" w:date="2021-05-21T11:32:00Z">
                          <w:r>
                            <w:t xml:space="preserve">Figure </w:t>
                          </w:r>
                          <w:r>
                            <w:fldChar w:fldCharType="begin"/>
                          </w:r>
                          <w:r>
                            <w:instrText xml:space="preserve"> SEQ Figure \* ARABIC </w:instrText>
                          </w:r>
                        </w:ins>
                        <w:r>
                          <w:fldChar w:fldCharType="separate"/>
                        </w:r>
                        <w:ins w:id="442" w:author="Rojo" w:date="2021-05-23T17:00:00Z">
                          <w:r w:rsidR="008B7AFE">
                            <w:rPr>
                              <w:noProof/>
                            </w:rPr>
                            <w:t>15</w:t>
                          </w:r>
                        </w:ins>
                        <w:ins w:id="443" w:author="Rojo" w:date="2021-05-21T11:32:00Z">
                          <w:r>
                            <w:fldChar w:fldCharType="end"/>
                          </w:r>
                          <w:r>
                            <w:t>: Liste des habilités</w:t>
                          </w:r>
                        </w:ins>
                        <w:bookmarkEnd w:id="440"/>
                      </w:p>
                    </w:txbxContent>
                  </v:textbox>
                  <w10:wrap type="topAndBottom"/>
                </v:shape>
              </w:pict>
            </mc:Fallback>
          </mc:AlternateContent>
        </w:r>
        <w:r>
          <w:rPr>
            <w:noProof/>
            <w:lang w:eastAsia="fr-FR"/>
          </w:rPr>
          <w:drawing>
            <wp:anchor distT="0" distB="0" distL="114300" distR="114300" simplePos="0" relativeHeight="251714560" behindDoc="0" locked="0" layoutInCell="1" allowOverlap="1" wp14:anchorId="549CD33A" wp14:editId="1F603941">
              <wp:simplePos x="0" y="0"/>
              <wp:positionH relativeFrom="column">
                <wp:posOffset>233680</wp:posOffset>
              </wp:positionH>
              <wp:positionV relativeFrom="paragraph">
                <wp:posOffset>177800</wp:posOffset>
              </wp:positionV>
              <wp:extent cx="5760720" cy="3240405"/>
              <wp:effectExtent l="0" t="0" r="0"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iste du personnel.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anchor>
          </w:drawing>
        </w:r>
      </w:ins>
    </w:p>
    <w:p w:rsidR="006C19CD" w:rsidRPr="006C19CD" w:rsidRDefault="006C19CD" w:rsidP="006C19CD"/>
    <w:p w:rsidR="007110E0" w:rsidRDefault="007110E0" w:rsidP="00207547">
      <w:pPr>
        <w:rPr>
          <w:ins w:id="444" w:author="Rojo" w:date="2021-05-21T11:33:00Z"/>
        </w:rPr>
      </w:pPr>
    </w:p>
    <w:p w:rsidR="002313BB" w:rsidRDefault="002313BB" w:rsidP="00207547">
      <w:pPr>
        <w:rPr>
          <w:ins w:id="445" w:author="Rojo" w:date="2021-05-21T11:33:00Z"/>
        </w:rPr>
      </w:pPr>
    </w:p>
    <w:p w:rsidR="002313BB" w:rsidRDefault="005C0E93">
      <w:pPr>
        <w:pStyle w:val="Lgende"/>
        <w:rPr>
          <w:ins w:id="446" w:author="Rojo" w:date="2021-05-21T11:36:00Z"/>
        </w:rPr>
        <w:pPrChange w:id="447" w:author="Rojo" w:date="2021-05-21T11:36:00Z">
          <w:pPr/>
        </w:pPrChange>
      </w:pPr>
      <w:bookmarkStart w:id="448" w:name="_Toc72745783"/>
      <w:ins w:id="449" w:author="Rojo" w:date="2021-05-21T11:39:00Z">
        <w:r w:rsidRPr="00C91BF9">
          <w:rPr>
            <w:noProof/>
            <w:lang w:eastAsia="fr-FR"/>
          </w:rPr>
          <mc:AlternateContent>
            <mc:Choice Requires="wps">
              <w:drawing>
                <wp:anchor distT="0" distB="0" distL="114300" distR="114300" simplePos="0" relativeHeight="251720704" behindDoc="0" locked="0" layoutInCell="1" allowOverlap="1" wp14:anchorId="53C68610" wp14:editId="0211F6DF">
                  <wp:simplePos x="0" y="0"/>
                  <wp:positionH relativeFrom="column">
                    <wp:posOffset>167005</wp:posOffset>
                  </wp:positionH>
                  <wp:positionV relativeFrom="paragraph">
                    <wp:posOffset>6739890</wp:posOffset>
                  </wp:positionV>
                  <wp:extent cx="5760720" cy="635"/>
                  <wp:effectExtent l="0" t="0" r="0" b="0"/>
                  <wp:wrapTopAndBottom/>
                  <wp:docPr id="43" name="Zone de texte 4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292D80" w:rsidRDefault="00650659">
                              <w:pPr>
                                <w:pStyle w:val="Lgende"/>
                                <w:rPr>
                                  <w:noProof/>
                                </w:rPr>
                                <w:pPrChange w:id="450" w:author="Rojo" w:date="2021-05-21T11:39:00Z">
                                  <w:pPr/>
                                </w:pPrChange>
                              </w:pPr>
                              <w:bookmarkStart w:id="451" w:name="_Toc72745784"/>
                              <w:ins w:id="452" w:author="Rojo" w:date="2021-05-21T11:39:00Z">
                                <w:r>
                                  <w:t xml:space="preserve">Figure </w:t>
                                </w:r>
                                <w:r>
                                  <w:fldChar w:fldCharType="begin"/>
                                </w:r>
                                <w:r>
                                  <w:instrText xml:space="preserve"> SEQ Figure \* ARABIC </w:instrText>
                                </w:r>
                              </w:ins>
                              <w:r>
                                <w:fldChar w:fldCharType="separate"/>
                              </w:r>
                              <w:ins w:id="453" w:author="Rojo" w:date="2021-05-23T17:00:00Z">
                                <w:r w:rsidR="008B7AFE">
                                  <w:rPr>
                                    <w:noProof/>
                                  </w:rPr>
                                  <w:t>16</w:t>
                                </w:r>
                              </w:ins>
                              <w:ins w:id="454" w:author="Rojo" w:date="2021-05-21T11:39:00Z">
                                <w:r>
                                  <w:fldChar w:fldCharType="end"/>
                                </w:r>
                                <w:r>
                                  <w:t>: Demande d'authentification pour procéder à la désactivation</w:t>
                                </w:r>
                              </w:ins>
                              <w:bookmarkEnd w:id="4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C68610" id="Zone de texte 43" o:spid="_x0000_s1043" type="#_x0000_t202" style="position:absolute;margin-left:13.15pt;margin-top:530.7pt;width:453.6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" stroked="f">
                  <v:textbox style="mso-fit-shape-to-text:t" inset="0,0,0,0">
                    <w:txbxContent>
                      <w:p w:rsidR="00650659" w:rsidRPr="00292D80" w:rsidRDefault="00650659">
                        <w:pPr>
                          <w:pStyle w:val="Lgende"/>
                          <w:rPr>
                            <w:noProof/>
                          </w:rPr>
                          <w:pPrChange w:id="455" w:author="Rojo" w:date="2021-05-21T11:39:00Z">
                            <w:pPr/>
                          </w:pPrChange>
                        </w:pPr>
                        <w:bookmarkStart w:id="456" w:name="_Toc72745784"/>
                        <w:ins w:id="457" w:author="Rojo" w:date="2021-05-21T11:39:00Z">
                          <w:r>
                            <w:t xml:space="preserve">Figure </w:t>
                          </w:r>
                          <w:r>
                            <w:fldChar w:fldCharType="begin"/>
                          </w:r>
                          <w:r>
                            <w:instrText xml:space="preserve"> SEQ Figure \* ARABIC </w:instrText>
                          </w:r>
                        </w:ins>
                        <w:r>
                          <w:fldChar w:fldCharType="separate"/>
                        </w:r>
                        <w:ins w:id="458" w:author="Rojo" w:date="2021-05-23T17:00:00Z">
                          <w:r w:rsidR="008B7AFE">
                            <w:rPr>
                              <w:noProof/>
                            </w:rPr>
                            <w:t>16</w:t>
                          </w:r>
                        </w:ins>
                        <w:ins w:id="459" w:author="Rojo" w:date="2021-05-21T11:39:00Z">
                          <w:r>
                            <w:fldChar w:fldCharType="end"/>
                          </w:r>
                          <w:r>
                            <w:t>: Demande d'authentification pour procéder à la désactivation</w:t>
                          </w:r>
                        </w:ins>
                        <w:bookmarkEnd w:id="456"/>
                      </w:p>
                    </w:txbxContent>
                  </v:textbox>
                  <w10:wrap type="topAndBottom"/>
                </v:shape>
              </w:pict>
            </mc:Fallback>
          </mc:AlternateContent>
        </w:r>
      </w:ins>
      <w:ins w:id="460" w:author="Rojo" w:date="2021-05-21T11:38:00Z">
        <w:r>
          <w:rPr>
            <w:noProof/>
            <w:lang w:eastAsia="fr-FR"/>
            <w:rPrChange w:id="461" w:author="Unknown">
              <w:rPr>
                <w:noProof/>
                <w:lang w:eastAsia="fr-FR"/>
              </w:rPr>
            </w:rPrChange>
          </w:rPr>
          <w:drawing>
            <wp:anchor distT="0" distB="0" distL="114300" distR="114300" simplePos="0" relativeHeight="251718656" behindDoc="0" locked="0" layoutInCell="1" allowOverlap="1" wp14:anchorId="06388170" wp14:editId="40CA508D">
              <wp:simplePos x="0" y="0"/>
              <wp:positionH relativeFrom="column">
                <wp:posOffset>281305</wp:posOffset>
              </wp:positionH>
              <wp:positionV relativeFrom="paragraph">
                <wp:posOffset>3585845</wp:posOffset>
              </wp:positionV>
              <wp:extent cx="5760720" cy="3240405"/>
              <wp:effectExtent l="0" t="0" r="0" b="0"/>
              <wp:wrapTopAndBottom/>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uthentification procédé désactivation.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anchor>
          </w:drawing>
        </w:r>
      </w:ins>
      <w:ins w:id="462" w:author="Rojo" w:date="2021-05-21T11:35:00Z">
        <w:r w:rsidR="002313BB">
          <w:rPr>
            <w:noProof/>
            <w:lang w:eastAsia="fr-FR"/>
            <w:rPrChange w:id="463" w:author="Unknown">
              <w:rPr>
                <w:noProof/>
                <w:lang w:eastAsia="fr-FR"/>
              </w:rPr>
            </w:rPrChange>
          </w:rPr>
          <w:drawing>
            <wp:anchor distT="0" distB="0" distL="114300" distR="114300" simplePos="0" relativeHeight="251717632" behindDoc="0" locked="0" layoutInCell="1" allowOverlap="1" wp14:anchorId="5AC6DD59" wp14:editId="1A267D12">
              <wp:simplePos x="0" y="0"/>
              <wp:positionH relativeFrom="column">
                <wp:posOffset>290830</wp:posOffset>
              </wp:positionH>
              <wp:positionV relativeFrom="paragraph">
                <wp:posOffset>0</wp:posOffset>
              </wp:positionV>
              <wp:extent cx="5760720" cy="3240405"/>
              <wp:effectExtent l="0" t="0" r="0" b="0"/>
              <wp:wrapTopAndBottom/>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liste à désactiver.png"/>
                      <pic:cNvPicPr/>
                    </pic:nvPicPr>
                    <pic:blipFill>
                      <a:blip r:embed="rId26">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anchor>
          </w:drawing>
        </w:r>
      </w:ins>
      <w:ins w:id="464" w:author="Rojo" w:date="2021-05-21T11:36:00Z">
        <w:r w:rsidR="002313BB">
          <w:t xml:space="preserve">Figure </w:t>
        </w:r>
        <w:r w:rsidR="002313BB">
          <w:fldChar w:fldCharType="begin"/>
        </w:r>
        <w:r w:rsidR="002313BB">
          <w:instrText xml:space="preserve"> SEQ Figure \* ARABIC </w:instrText>
        </w:r>
      </w:ins>
      <w:r w:rsidR="002313BB">
        <w:fldChar w:fldCharType="separate"/>
      </w:r>
      <w:ins w:id="465" w:author="Rojo" w:date="2021-05-23T17:00:00Z">
        <w:r w:rsidR="008B7AFE">
          <w:rPr>
            <w:noProof/>
          </w:rPr>
          <w:t>17</w:t>
        </w:r>
      </w:ins>
      <w:ins w:id="466" w:author="Rojo" w:date="2021-05-21T11:36:00Z">
        <w:r w:rsidR="002313BB">
          <w:fldChar w:fldCharType="end"/>
        </w:r>
        <w:r w:rsidR="002313BB">
          <w:t>: Liste des personnes à désactiver</w:t>
        </w:r>
        <w:bookmarkEnd w:id="448"/>
      </w:ins>
    </w:p>
    <w:p w:rsidR="005C0E93" w:rsidRDefault="005C0E93" w:rsidP="002313BB">
      <w:pPr>
        <w:rPr>
          <w:ins w:id="467" w:author="Rojo" w:date="2021-05-21T11:54:00Z"/>
        </w:rPr>
      </w:pPr>
    </w:p>
    <w:p w:rsidR="008D3F26" w:rsidRDefault="005C0E93">
      <w:pPr>
        <w:keepNext/>
        <w:rPr>
          <w:ins w:id="468" w:author="Rojo" w:date="2021-05-21T12:12:00Z"/>
        </w:rPr>
        <w:pPrChange w:id="469" w:author="Rojo" w:date="2021-05-21T12:12:00Z">
          <w:pPr/>
        </w:pPrChange>
      </w:pPr>
      <w:ins w:id="470" w:author="Rojo" w:date="2021-05-21T11:55:00Z">
        <w:r>
          <w:rPr>
            <w:noProof/>
            <w:lang w:eastAsia="fr-FR"/>
          </w:rPr>
          <w:lastRenderedPageBreak/>
          <w:drawing>
            <wp:inline distT="0" distB="0" distL="0" distR="0" wp14:anchorId="5BCFE83A" wp14:editId="520CD169">
              <wp:extent cx="5760720" cy="324040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Liste des déshabilités.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ins>
    </w:p>
    <w:p w:rsidR="005C0E93" w:rsidRDefault="008D3F26">
      <w:pPr>
        <w:pStyle w:val="Lgende"/>
        <w:rPr>
          <w:ins w:id="471" w:author="Rojo" w:date="2021-05-21T11:54:00Z"/>
        </w:rPr>
        <w:pPrChange w:id="472" w:author="Rojo" w:date="2021-05-21T12:12:00Z">
          <w:pPr/>
        </w:pPrChange>
      </w:pPr>
      <w:bookmarkStart w:id="473" w:name="_Toc72745785"/>
      <w:ins w:id="474" w:author="Rojo" w:date="2021-05-21T12:12:00Z">
        <w:r>
          <w:t xml:space="preserve">Figure </w:t>
        </w:r>
        <w:r>
          <w:fldChar w:fldCharType="begin"/>
        </w:r>
        <w:r>
          <w:instrText xml:space="preserve"> SEQ Figure \* ARABIC </w:instrText>
        </w:r>
      </w:ins>
      <w:r>
        <w:fldChar w:fldCharType="separate"/>
      </w:r>
      <w:ins w:id="475" w:author="Rojo" w:date="2021-05-23T17:00:00Z">
        <w:r w:rsidR="008B7AFE">
          <w:rPr>
            <w:noProof/>
          </w:rPr>
          <w:t>18</w:t>
        </w:r>
      </w:ins>
      <w:ins w:id="476" w:author="Rojo" w:date="2021-05-21T12:12:00Z">
        <w:r>
          <w:fldChar w:fldCharType="end"/>
        </w:r>
        <w:r>
          <w:t>: Liste des déshabilités</w:t>
        </w:r>
      </w:ins>
      <w:bookmarkEnd w:id="473"/>
    </w:p>
    <w:tbl>
      <w:tblPr>
        <w:tblStyle w:val="Grilledutableau"/>
        <w:tblW w:w="0" w:type="auto"/>
        <w:tblLook w:val="04A0" w:firstRow="1" w:lastRow="0" w:firstColumn="1" w:lastColumn="0" w:noHBand="0" w:noVBand="1"/>
        <w:tblPrChange w:id="477" w:author="Rojo" w:date="2021-05-21T12:15:00Z">
          <w:tblPr>
            <w:tblStyle w:val="Grilledutableau"/>
            <w:tblW w:w="0" w:type="auto"/>
            <w:tblLook w:val="04A0" w:firstRow="1" w:lastRow="0" w:firstColumn="1" w:lastColumn="0" w:noHBand="0" w:noVBand="1"/>
          </w:tblPr>
        </w:tblPrChange>
      </w:tblPr>
      <w:tblGrid>
        <w:gridCol w:w="2689"/>
        <w:gridCol w:w="6373"/>
        <w:tblGridChange w:id="478">
          <w:tblGrid>
            <w:gridCol w:w="113"/>
            <w:gridCol w:w="2689"/>
            <w:gridCol w:w="1729"/>
            <w:gridCol w:w="4531"/>
            <w:gridCol w:w="113"/>
          </w:tblGrid>
        </w:tblGridChange>
      </w:tblGrid>
      <w:tr w:rsidR="00A376C3" w:rsidTr="00A376C3">
        <w:trPr>
          <w:ins w:id="479" w:author="Rojo" w:date="2021-05-21T12:14:00Z"/>
          <w:trPrChange w:id="480" w:author="Rojo" w:date="2021-05-21T12:15:00Z">
            <w:trPr>
              <w:gridAfter w:val="0"/>
            </w:trPr>
          </w:trPrChange>
        </w:trPr>
        <w:tc>
          <w:tcPr>
            <w:tcW w:w="9062" w:type="dxa"/>
            <w:gridSpan w:val="2"/>
            <w:vAlign w:val="center"/>
            <w:tcPrChange w:id="481" w:author="Rojo" w:date="2021-05-21T12:15:00Z">
              <w:tcPr>
                <w:tcW w:w="9062" w:type="dxa"/>
                <w:gridSpan w:val="4"/>
              </w:tcPr>
            </w:tcPrChange>
          </w:tcPr>
          <w:p w:rsidR="00A376C3" w:rsidRDefault="00A376C3">
            <w:pPr>
              <w:jc w:val="center"/>
              <w:rPr>
                <w:ins w:id="482" w:author="Rojo" w:date="2021-05-21T12:14:00Z"/>
              </w:rPr>
              <w:pPrChange w:id="483" w:author="Rojo" w:date="2021-05-21T12:15:00Z">
                <w:pPr/>
              </w:pPrChange>
            </w:pPr>
            <w:ins w:id="484" w:author="Rojo" w:date="2021-05-21T12:15:00Z">
              <w:r>
                <w:t>Fiche de description de fonctionnalité</w:t>
              </w:r>
            </w:ins>
          </w:p>
        </w:tc>
      </w:tr>
      <w:tr w:rsidR="00A376C3" w:rsidTr="00A376C3">
        <w:trPr>
          <w:ins w:id="485" w:author="Rojo" w:date="2021-05-21T12:14:00Z"/>
          <w:trPrChange w:id="486" w:author="Rojo" w:date="2021-05-21T12:16:00Z">
            <w:trPr>
              <w:gridAfter w:val="0"/>
            </w:trPr>
          </w:trPrChange>
        </w:trPr>
        <w:tc>
          <w:tcPr>
            <w:tcW w:w="2689" w:type="dxa"/>
            <w:tcPrChange w:id="487" w:author="Rojo" w:date="2021-05-21T12:16:00Z">
              <w:tcPr>
                <w:tcW w:w="4531" w:type="dxa"/>
                <w:gridSpan w:val="3"/>
              </w:tcPr>
            </w:tcPrChange>
          </w:tcPr>
          <w:p w:rsidR="00A376C3" w:rsidRDefault="00A376C3" w:rsidP="00A376C3">
            <w:pPr>
              <w:rPr>
                <w:ins w:id="488" w:author="Rojo" w:date="2021-05-21T12:14:00Z"/>
              </w:rPr>
            </w:pPr>
            <w:ins w:id="489" w:author="Rojo" w:date="2021-05-21T12:15:00Z">
              <w:r w:rsidRPr="00BE0BD5">
                <w:rPr>
                  <w:b/>
                </w:rPr>
                <w:t>Nom de la fonctionnalité</w:t>
              </w:r>
            </w:ins>
          </w:p>
        </w:tc>
        <w:tc>
          <w:tcPr>
            <w:tcW w:w="6373" w:type="dxa"/>
            <w:tcPrChange w:id="490" w:author="Rojo" w:date="2021-05-21T12:16:00Z">
              <w:tcPr>
                <w:tcW w:w="4531" w:type="dxa"/>
              </w:tcPr>
            </w:tcPrChange>
          </w:tcPr>
          <w:p w:rsidR="00A376C3" w:rsidRDefault="00352F08" w:rsidP="00A376C3">
            <w:pPr>
              <w:rPr>
                <w:ins w:id="491" w:author="Rojo" w:date="2021-05-21T12:14:00Z"/>
              </w:rPr>
            </w:pPr>
            <w:ins w:id="492" w:author="Rojo" w:date="2021-05-21T12:21:00Z">
              <w:r>
                <w:t>Affichage de la liste du personnel</w:t>
              </w:r>
            </w:ins>
          </w:p>
        </w:tc>
      </w:tr>
      <w:tr w:rsidR="00A376C3" w:rsidTr="00A376C3">
        <w:trPr>
          <w:ins w:id="493" w:author="Rojo" w:date="2021-05-21T12:14:00Z"/>
          <w:trPrChange w:id="494" w:author="Rojo" w:date="2021-05-21T12:16:00Z">
            <w:trPr>
              <w:gridAfter w:val="0"/>
            </w:trPr>
          </w:trPrChange>
        </w:trPr>
        <w:tc>
          <w:tcPr>
            <w:tcW w:w="2689" w:type="dxa"/>
            <w:tcPrChange w:id="495" w:author="Rojo" w:date="2021-05-21T12:16:00Z">
              <w:tcPr>
                <w:tcW w:w="4531" w:type="dxa"/>
                <w:gridSpan w:val="3"/>
              </w:tcPr>
            </w:tcPrChange>
          </w:tcPr>
          <w:p w:rsidR="00A376C3" w:rsidRDefault="00A376C3" w:rsidP="00A376C3">
            <w:pPr>
              <w:rPr>
                <w:ins w:id="496" w:author="Rojo" w:date="2021-05-21T12:14:00Z"/>
              </w:rPr>
            </w:pPr>
            <w:ins w:id="497" w:author="Rojo" w:date="2021-05-21T12:15:00Z">
              <w:r w:rsidRPr="00BE0BD5">
                <w:rPr>
                  <w:b/>
                </w:rPr>
                <w:t>Description sommaire</w:t>
              </w:r>
            </w:ins>
          </w:p>
        </w:tc>
        <w:tc>
          <w:tcPr>
            <w:tcW w:w="6373" w:type="dxa"/>
            <w:tcPrChange w:id="498" w:author="Rojo" w:date="2021-05-21T12:16:00Z">
              <w:tcPr>
                <w:tcW w:w="4531" w:type="dxa"/>
              </w:tcPr>
            </w:tcPrChange>
          </w:tcPr>
          <w:p w:rsidR="00A376C3" w:rsidRDefault="006D3E0E" w:rsidP="00A376C3">
            <w:pPr>
              <w:rPr>
                <w:ins w:id="499" w:author="Rojo" w:date="2021-05-21T12:14:00Z"/>
              </w:rPr>
            </w:pPr>
            <w:ins w:id="500" w:author="Rojo" w:date="2021-05-21T14:26:00Z">
              <w:r>
                <w:t xml:space="preserve">Un personnel est considéré comme membre FTHM quand il est habilité </w:t>
              </w:r>
            </w:ins>
            <w:ins w:id="501" w:author="Rojo" w:date="2021-05-21T14:32:00Z">
              <w:r>
                <w:t>auprès du département informatique</w:t>
              </w:r>
            </w:ins>
            <w:ins w:id="502" w:author="Rojo" w:date="2021-05-21T14:33:00Z">
              <w:r>
                <w:t>.</w:t>
              </w:r>
            </w:ins>
            <w:ins w:id="503" w:author="Rojo" w:date="2021-05-21T14:48:00Z">
              <w:r w:rsidR="00552AC9">
                <w:t xml:space="preserve"> Pour mieux apercevoir qui </w:t>
              </w:r>
            </w:ins>
            <w:ins w:id="504" w:author="Rojo" w:date="2021-05-21T14:50:00Z">
              <w:r w:rsidR="00552AC9">
                <w:t>est</w:t>
              </w:r>
            </w:ins>
            <w:ins w:id="505" w:author="Rojo" w:date="2021-05-21T14:48:00Z">
              <w:r w:rsidR="00552AC9">
                <w:t xml:space="preserve"> habilité et déshabilité avec sa fiche de demande d</w:t>
              </w:r>
            </w:ins>
            <w:ins w:id="506" w:author="Rojo" w:date="2021-05-21T14:49:00Z">
              <w:r w:rsidR="00552AC9">
                <w:t>’habilitation respective</w:t>
              </w:r>
            </w:ins>
            <w:ins w:id="507" w:author="Rojo" w:date="2021-05-21T14:48:00Z">
              <w:r w:rsidR="00552AC9">
                <w:t>,</w:t>
              </w:r>
            </w:ins>
            <w:ins w:id="508" w:author="Rojo" w:date="2021-05-21T14:49:00Z">
              <w:r w:rsidR="00552AC9">
                <w:t xml:space="preserve"> une liste est disponible dans Trombinoscope.</w:t>
              </w:r>
            </w:ins>
            <w:ins w:id="509" w:author="Rojo" w:date="2021-05-21T14:48:00Z">
              <w:r w:rsidR="00552AC9">
                <w:t xml:space="preserve"> </w:t>
              </w:r>
            </w:ins>
          </w:p>
        </w:tc>
      </w:tr>
      <w:tr w:rsidR="006D3E0E" w:rsidTr="00650659">
        <w:trPr>
          <w:ins w:id="510" w:author="Rojo" w:date="2021-05-21T12:14:00Z"/>
        </w:trPr>
        <w:tc>
          <w:tcPr>
            <w:tcW w:w="9062" w:type="dxa"/>
            <w:gridSpan w:val="2"/>
          </w:tcPr>
          <w:p w:rsidR="006D3E0E" w:rsidRDefault="006D3E0E" w:rsidP="00A376C3">
            <w:pPr>
              <w:rPr>
                <w:ins w:id="511" w:author="Rojo" w:date="2021-05-21T12:14:00Z"/>
              </w:rPr>
            </w:pPr>
            <w:ins w:id="512" w:author="Rojo" w:date="2021-05-21T12:15:00Z">
              <w:r w:rsidRPr="001B2B57">
                <w:rPr>
                  <w:b/>
                </w:rPr>
                <w:t>Fonctionnalités attendues</w:t>
              </w:r>
            </w:ins>
            <w:ins w:id="513" w:author="Rojo" w:date="2021-05-21T14:36:00Z">
              <w:r>
                <w:rPr>
                  <w:b/>
                </w:rPr>
                <w:t xml:space="preserve"> par onglets</w:t>
              </w:r>
            </w:ins>
          </w:p>
        </w:tc>
      </w:tr>
      <w:tr w:rsidR="00A376C3" w:rsidTr="00A376C3">
        <w:trPr>
          <w:ins w:id="514" w:author="Rojo" w:date="2021-05-21T12:14:00Z"/>
          <w:trPrChange w:id="515" w:author="Rojo" w:date="2021-05-21T12:16:00Z">
            <w:trPr>
              <w:gridAfter w:val="0"/>
            </w:trPr>
          </w:trPrChange>
        </w:trPr>
        <w:tc>
          <w:tcPr>
            <w:tcW w:w="2689" w:type="dxa"/>
            <w:tcPrChange w:id="516" w:author="Rojo" w:date="2021-05-21T12:16:00Z">
              <w:tcPr>
                <w:tcW w:w="4531" w:type="dxa"/>
                <w:gridSpan w:val="3"/>
              </w:tcPr>
            </w:tcPrChange>
          </w:tcPr>
          <w:p w:rsidR="00A376C3" w:rsidRDefault="00101D4E" w:rsidP="00A376C3">
            <w:pPr>
              <w:rPr>
                <w:ins w:id="517" w:author="Rojo" w:date="2021-05-21T12:14:00Z"/>
              </w:rPr>
            </w:pPr>
            <w:ins w:id="518" w:author="Rojo" w:date="2021-05-21T14:36:00Z">
              <w:r>
                <w:rPr>
                  <w:b/>
                </w:rPr>
                <w:t xml:space="preserve">Onglet </w:t>
              </w:r>
            </w:ins>
            <w:ins w:id="519" w:author="Rojo" w:date="2021-05-21T14:37:00Z">
              <w:r>
                <w:rPr>
                  <w:b/>
                </w:rPr>
                <w:t>Habilités</w:t>
              </w:r>
            </w:ins>
          </w:p>
        </w:tc>
        <w:tc>
          <w:tcPr>
            <w:tcW w:w="6373" w:type="dxa"/>
            <w:tcPrChange w:id="520" w:author="Rojo" w:date="2021-05-21T12:16:00Z">
              <w:tcPr>
                <w:tcW w:w="4531" w:type="dxa"/>
              </w:tcPr>
            </w:tcPrChange>
          </w:tcPr>
          <w:p w:rsidR="00A376C3" w:rsidRDefault="00552AC9" w:rsidP="00A376C3">
            <w:pPr>
              <w:rPr>
                <w:ins w:id="521" w:author="Rojo" w:date="2021-05-21T14:52:00Z"/>
              </w:rPr>
            </w:pPr>
            <w:ins w:id="522" w:author="Rojo" w:date="2021-05-21T14:52:00Z">
              <w:r>
                <w:t>Cet onglet présente une liste des personnes déjà habilitées avec :</w:t>
              </w:r>
            </w:ins>
          </w:p>
          <w:p w:rsidR="00552AC9" w:rsidRDefault="00552AC9">
            <w:pPr>
              <w:pStyle w:val="Paragraphedeliste"/>
              <w:numPr>
                <w:ilvl w:val="0"/>
                <w:numId w:val="5"/>
              </w:numPr>
              <w:rPr>
                <w:ins w:id="523" w:author="Rojo" w:date="2021-05-21T14:55:00Z"/>
              </w:rPr>
              <w:pPrChange w:id="524" w:author="Rojo" w:date="2021-05-21T14:55:00Z">
                <w:pPr/>
              </w:pPrChange>
            </w:pPr>
            <w:ins w:id="525" w:author="Rojo" w:date="2021-05-21T14:55:00Z">
              <w:r>
                <w:t>Le prénom et le nom de la personne habilitée</w:t>
              </w:r>
            </w:ins>
          </w:p>
          <w:p w:rsidR="00552AC9" w:rsidRDefault="000635A2">
            <w:pPr>
              <w:pStyle w:val="Paragraphedeliste"/>
              <w:numPr>
                <w:ilvl w:val="0"/>
                <w:numId w:val="5"/>
              </w:numPr>
              <w:rPr>
                <w:ins w:id="526" w:author="Rojo" w:date="2021-05-21T14:59:00Z"/>
              </w:rPr>
              <w:pPrChange w:id="527" w:author="Rojo" w:date="2021-05-21T14:55:00Z">
                <w:pPr/>
              </w:pPrChange>
            </w:pPr>
            <w:ins w:id="528" w:author="Rojo" w:date="2021-05-21T14:58:00Z">
              <w:r>
                <w:t>Une icône « activé »</w:t>
              </w:r>
            </w:ins>
            <w:ins w:id="529" w:author="Rojo" w:date="2021-05-21T14:59:00Z">
              <w:r>
                <w:t xml:space="preserve"> : indiquant que la personne a été habilitée </w:t>
              </w:r>
            </w:ins>
          </w:p>
          <w:p w:rsidR="000635A2" w:rsidRDefault="000635A2">
            <w:pPr>
              <w:pStyle w:val="Paragraphedeliste"/>
              <w:numPr>
                <w:ilvl w:val="0"/>
                <w:numId w:val="5"/>
              </w:numPr>
              <w:rPr>
                <w:ins w:id="530" w:author="Rojo" w:date="2021-05-21T12:14:00Z"/>
              </w:rPr>
              <w:pPrChange w:id="531" w:author="Rojo" w:date="2021-05-21T14:55:00Z">
                <w:pPr/>
              </w:pPrChange>
            </w:pPr>
            <w:ins w:id="532" w:author="Rojo" w:date="2021-05-21T14:59:00Z">
              <w:r>
                <w:t>Une icône « </w:t>
              </w:r>
              <w:r w:rsidR="00523FA9">
                <w:t>checklist</w:t>
              </w:r>
              <w:r>
                <w:t> » : indiquant qu’elle possède une fiche d</w:t>
              </w:r>
            </w:ins>
            <w:ins w:id="533" w:author="Rojo" w:date="2021-05-21T15:00:00Z">
              <w:r>
                <w:t xml:space="preserve">’habilitation </w:t>
              </w:r>
            </w:ins>
          </w:p>
        </w:tc>
      </w:tr>
      <w:tr w:rsidR="00552AC9" w:rsidTr="00A376C3">
        <w:trPr>
          <w:ins w:id="534" w:author="Rojo" w:date="2021-05-21T14:47:00Z"/>
        </w:trPr>
        <w:tc>
          <w:tcPr>
            <w:tcW w:w="2689" w:type="dxa"/>
          </w:tcPr>
          <w:p w:rsidR="00552AC9" w:rsidRDefault="00523FA9" w:rsidP="00A376C3">
            <w:pPr>
              <w:rPr>
                <w:ins w:id="535" w:author="Rojo" w:date="2021-05-21T14:47:00Z"/>
                <w:b/>
              </w:rPr>
            </w:pPr>
            <w:ins w:id="536" w:author="Rojo" w:date="2021-05-21T15:03:00Z">
              <w:r>
                <w:rPr>
                  <w:b/>
                </w:rPr>
                <w:t>Onglet A désactiver</w:t>
              </w:r>
            </w:ins>
          </w:p>
        </w:tc>
        <w:tc>
          <w:tcPr>
            <w:tcW w:w="6373" w:type="dxa"/>
          </w:tcPr>
          <w:p w:rsidR="00552AC9" w:rsidRDefault="00523FA9" w:rsidP="00A376C3">
            <w:pPr>
              <w:rPr>
                <w:ins w:id="537" w:author="Rojo" w:date="2021-05-21T15:24:00Z"/>
              </w:rPr>
            </w:pPr>
            <w:ins w:id="538" w:author="Rojo" w:date="2021-05-21T15:03:00Z">
              <w:r>
                <w:t>Cet onglet présente une liste des personnes à désactiver de leur login puisqu’ils vont quitter FTHM :</w:t>
              </w:r>
            </w:ins>
          </w:p>
          <w:p w:rsidR="001E4F54" w:rsidRDefault="001E4F54">
            <w:pPr>
              <w:pStyle w:val="Paragraphedeliste"/>
              <w:numPr>
                <w:ilvl w:val="0"/>
                <w:numId w:val="5"/>
              </w:numPr>
              <w:rPr>
                <w:ins w:id="539" w:author="Rojo" w:date="2021-05-21T15:24:00Z"/>
              </w:rPr>
              <w:pPrChange w:id="540" w:author="Rojo" w:date="2021-05-21T15:24:00Z">
                <w:pPr/>
              </w:pPrChange>
            </w:pPr>
            <w:ins w:id="541" w:author="Rojo" w:date="2021-05-21T15:24:00Z">
              <w:r>
                <w:t>Le prénom et le nom de la personne à désactiver</w:t>
              </w:r>
            </w:ins>
          </w:p>
          <w:p w:rsidR="001E4F54" w:rsidRDefault="001E4F54">
            <w:pPr>
              <w:pStyle w:val="Paragraphedeliste"/>
              <w:numPr>
                <w:ilvl w:val="0"/>
                <w:numId w:val="5"/>
              </w:numPr>
              <w:rPr>
                <w:ins w:id="542" w:author="Rojo" w:date="2021-05-21T15:24:00Z"/>
              </w:rPr>
              <w:pPrChange w:id="543" w:author="Rojo" w:date="2021-05-21T15:24:00Z">
                <w:pPr/>
              </w:pPrChange>
            </w:pPr>
            <w:ins w:id="544" w:author="Rojo" w:date="2021-05-21T15:24:00Z">
              <w:r>
                <w:t>Une puce à cocher pour procéder à la désactivation</w:t>
              </w:r>
            </w:ins>
          </w:p>
          <w:p w:rsidR="001E4F54" w:rsidRDefault="001E4F54">
            <w:pPr>
              <w:pStyle w:val="Paragraphedeliste"/>
              <w:numPr>
                <w:ilvl w:val="0"/>
                <w:numId w:val="5"/>
              </w:numPr>
              <w:rPr>
                <w:ins w:id="545" w:author="Rojo" w:date="2021-05-21T15:25:00Z"/>
              </w:rPr>
              <w:pPrChange w:id="546" w:author="Rojo" w:date="2021-05-21T15:24:00Z">
                <w:pPr/>
              </w:pPrChange>
            </w:pPr>
            <w:ins w:id="547" w:author="Rojo" w:date="2021-05-21T15:25:00Z">
              <w:r>
                <w:t xml:space="preserve">Un bouton « tout sélectionner » </w:t>
              </w:r>
            </w:ins>
          </w:p>
          <w:p w:rsidR="001E4F54" w:rsidRDefault="001E4F54">
            <w:pPr>
              <w:pStyle w:val="Paragraphedeliste"/>
              <w:numPr>
                <w:ilvl w:val="0"/>
                <w:numId w:val="5"/>
              </w:numPr>
              <w:rPr>
                <w:ins w:id="548" w:author="Rojo" w:date="2021-05-21T14:47:00Z"/>
              </w:rPr>
              <w:pPrChange w:id="549" w:author="Rojo" w:date="2021-05-21T15:24:00Z">
                <w:pPr/>
              </w:pPrChange>
            </w:pPr>
            <w:ins w:id="550" w:author="Rojo" w:date="2021-05-21T15:25:00Z">
              <w:r>
                <w:t xml:space="preserve">Un bouton « procéder » qui ouvre une boîte de dialogue </w:t>
              </w:r>
            </w:ins>
            <w:ins w:id="551" w:author="Rojo" w:date="2021-05-21T15:26:00Z">
              <w:r>
                <w:t>de demande d’authentification</w:t>
              </w:r>
            </w:ins>
          </w:p>
        </w:tc>
      </w:tr>
      <w:tr w:rsidR="001E4F54" w:rsidTr="00A376C3">
        <w:trPr>
          <w:ins w:id="552" w:author="Rojo" w:date="2021-05-21T15:26:00Z"/>
        </w:trPr>
        <w:tc>
          <w:tcPr>
            <w:tcW w:w="2689" w:type="dxa"/>
          </w:tcPr>
          <w:p w:rsidR="001E4F54" w:rsidRDefault="001E4F54" w:rsidP="00A376C3">
            <w:pPr>
              <w:rPr>
                <w:ins w:id="553" w:author="Rojo" w:date="2021-05-21T15:26:00Z"/>
                <w:b/>
              </w:rPr>
            </w:pPr>
            <w:ins w:id="554" w:author="Rojo" w:date="2021-05-21T15:33:00Z">
              <w:r>
                <w:rPr>
                  <w:b/>
                </w:rPr>
                <w:t>Demande d’authentification</w:t>
              </w:r>
            </w:ins>
          </w:p>
        </w:tc>
        <w:tc>
          <w:tcPr>
            <w:tcW w:w="6373" w:type="dxa"/>
          </w:tcPr>
          <w:p w:rsidR="001E4F54" w:rsidRDefault="001E4F54" w:rsidP="00A376C3">
            <w:pPr>
              <w:rPr>
                <w:ins w:id="555" w:author="Rojo" w:date="2021-05-21T15:48:00Z"/>
              </w:rPr>
            </w:pPr>
            <w:ins w:id="556" w:author="Rojo" w:date="2021-05-21T15:34:00Z">
              <w:r>
                <w:t xml:space="preserve">Ceci est une fenêtre qui s’ouvre </w:t>
              </w:r>
            </w:ins>
            <w:ins w:id="557" w:author="Rojo" w:date="2021-05-21T15:39:00Z">
              <w:r w:rsidR="00C075DA">
                <w:t xml:space="preserve">au clic du bouton </w:t>
              </w:r>
            </w:ins>
            <w:ins w:id="558" w:author="Rojo" w:date="2021-05-21T15:40:00Z">
              <w:r w:rsidR="00C075DA">
                <w:t>« procéder » à la désactivation</w:t>
              </w:r>
            </w:ins>
            <w:ins w:id="559" w:author="Rojo" w:date="2021-05-21T15:48:00Z">
              <w:r w:rsidR="00585563">
                <w:t>, composée :</w:t>
              </w:r>
            </w:ins>
          </w:p>
          <w:p w:rsidR="00585563" w:rsidRDefault="009359E9">
            <w:pPr>
              <w:pStyle w:val="Paragraphedeliste"/>
              <w:numPr>
                <w:ilvl w:val="0"/>
                <w:numId w:val="5"/>
              </w:numPr>
              <w:rPr>
                <w:ins w:id="560" w:author="Rojo" w:date="2021-05-21T15:59:00Z"/>
              </w:rPr>
              <w:pPrChange w:id="561" w:author="Rojo" w:date="2021-05-21T15:48:00Z">
                <w:pPr/>
              </w:pPrChange>
            </w:pPr>
            <w:ins w:id="562" w:author="Rojo" w:date="2021-05-21T15:59:00Z">
              <w:r>
                <w:t>D’un</w:t>
              </w:r>
            </w:ins>
            <w:ins w:id="563" w:author="Rojo" w:date="2021-05-21T15:48:00Z">
              <w:r w:rsidR="00585563">
                <w:t xml:space="preserve"> simple affichage : «  Authentifiez-vous pour procéder à la désactivation</w:t>
              </w:r>
            </w:ins>
            <w:ins w:id="564" w:author="Rojo" w:date="2021-05-21T15:59:00Z">
              <w:r>
                <w:t> »</w:t>
              </w:r>
            </w:ins>
          </w:p>
          <w:p w:rsidR="009359E9" w:rsidRDefault="009359E9">
            <w:pPr>
              <w:pStyle w:val="Paragraphedeliste"/>
              <w:numPr>
                <w:ilvl w:val="0"/>
                <w:numId w:val="5"/>
              </w:numPr>
              <w:rPr>
                <w:ins w:id="565" w:author="Rojo" w:date="2021-05-21T15:59:00Z"/>
              </w:rPr>
              <w:pPrChange w:id="566" w:author="Rojo" w:date="2021-05-21T15:48:00Z">
                <w:pPr/>
              </w:pPrChange>
            </w:pPr>
            <w:ins w:id="567" w:author="Rojo" w:date="2021-05-21T15:59:00Z">
              <w:r>
                <w:t>Champ de saisie du nom d’utilisateur</w:t>
              </w:r>
            </w:ins>
          </w:p>
          <w:p w:rsidR="009359E9" w:rsidRDefault="009359E9">
            <w:pPr>
              <w:pStyle w:val="Paragraphedeliste"/>
              <w:numPr>
                <w:ilvl w:val="0"/>
                <w:numId w:val="5"/>
              </w:numPr>
              <w:rPr>
                <w:ins w:id="568" w:author="Rojo" w:date="2021-05-21T16:05:00Z"/>
              </w:rPr>
              <w:pPrChange w:id="569" w:author="Rojo" w:date="2021-05-21T15:48:00Z">
                <w:pPr/>
              </w:pPrChange>
            </w:pPr>
            <w:ins w:id="570" w:author="Rojo" w:date="2021-05-21T15:59:00Z">
              <w:r>
                <w:t>Champ de saisie du mot de passe</w:t>
              </w:r>
            </w:ins>
          </w:p>
          <w:p w:rsidR="009359E9" w:rsidRDefault="009359E9">
            <w:pPr>
              <w:pStyle w:val="Paragraphedeliste"/>
              <w:numPr>
                <w:ilvl w:val="0"/>
                <w:numId w:val="5"/>
              </w:numPr>
              <w:rPr>
                <w:ins w:id="571" w:author="Rojo" w:date="2021-05-21T16:05:00Z"/>
              </w:rPr>
              <w:pPrChange w:id="572" w:author="Rojo" w:date="2021-05-21T15:48:00Z">
                <w:pPr/>
              </w:pPrChange>
            </w:pPr>
            <w:ins w:id="573" w:author="Rojo" w:date="2021-05-21T16:05:00Z">
              <w:r>
                <w:t>D’un bouton « connecter » qui redirigera l’utilisateur vers la procédure de désactivation</w:t>
              </w:r>
            </w:ins>
          </w:p>
          <w:p w:rsidR="009359E9" w:rsidRDefault="009359E9">
            <w:pPr>
              <w:pStyle w:val="Paragraphedeliste"/>
              <w:numPr>
                <w:ilvl w:val="0"/>
                <w:numId w:val="5"/>
              </w:numPr>
              <w:rPr>
                <w:ins w:id="574" w:author="Rojo" w:date="2021-05-21T15:26:00Z"/>
              </w:rPr>
              <w:pPrChange w:id="575" w:author="Rojo" w:date="2021-05-21T15:48:00Z">
                <w:pPr/>
              </w:pPrChange>
            </w:pPr>
            <w:ins w:id="576" w:author="Rojo" w:date="2021-05-21T16:06:00Z">
              <w:r>
                <w:lastRenderedPageBreak/>
                <w:t>D’un bouton « annuler »</w:t>
              </w:r>
            </w:ins>
            <w:ins w:id="577" w:author="Rojo" w:date="2021-05-21T16:41:00Z">
              <w:r w:rsidR="00F643F6">
                <w:t xml:space="preserve"> pour fermer la fenêtre en cas d’erreur</w:t>
              </w:r>
            </w:ins>
          </w:p>
        </w:tc>
      </w:tr>
      <w:tr w:rsidR="00F643F6" w:rsidTr="00A376C3">
        <w:trPr>
          <w:ins w:id="578" w:author="Rojo" w:date="2021-05-21T16:42:00Z"/>
        </w:trPr>
        <w:tc>
          <w:tcPr>
            <w:tcW w:w="2689" w:type="dxa"/>
          </w:tcPr>
          <w:p w:rsidR="00F643F6" w:rsidRDefault="00F643F6" w:rsidP="00A376C3">
            <w:pPr>
              <w:rPr>
                <w:ins w:id="579" w:author="Rojo" w:date="2021-05-21T16:42:00Z"/>
                <w:b/>
              </w:rPr>
            </w:pPr>
            <w:ins w:id="580" w:author="Rojo" w:date="2021-05-21T16:42:00Z">
              <w:r>
                <w:rPr>
                  <w:b/>
                </w:rPr>
                <w:lastRenderedPageBreak/>
                <w:t>Onglet Déshabilités</w:t>
              </w:r>
            </w:ins>
          </w:p>
        </w:tc>
        <w:tc>
          <w:tcPr>
            <w:tcW w:w="6373" w:type="dxa"/>
          </w:tcPr>
          <w:p w:rsidR="00F643F6" w:rsidRDefault="00F643F6" w:rsidP="00A376C3">
            <w:pPr>
              <w:rPr>
                <w:ins w:id="581" w:author="Rojo" w:date="2021-05-21T16:46:00Z"/>
              </w:rPr>
            </w:pPr>
            <w:ins w:id="582" w:author="Rojo" w:date="2021-05-21T16:44:00Z">
              <w:r>
                <w:t>Cet onglet présente une liste des personnes déshabilitées</w:t>
              </w:r>
            </w:ins>
            <w:ins w:id="583" w:author="Rojo" w:date="2021-05-21T16:46:00Z">
              <w:r>
                <w:t xml:space="preserve"> avec :</w:t>
              </w:r>
            </w:ins>
          </w:p>
          <w:p w:rsidR="00F643F6" w:rsidRDefault="00F643F6" w:rsidP="00F643F6">
            <w:pPr>
              <w:pStyle w:val="Paragraphedeliste"/>
              <w:numPr>
                <w:ilvl w:val="0"/>
                <w:numId w:val="5"/>
              </w:numPr>
              <w:rPr>
                <w:ins w:id="584" w:author="Rojo" w:date="2021-05-21T16:46:00Z"/>
              </w:rPr>
            </w:pPr>
            <w:ins w:id="585" w:author="Rojo" w:date="2021-05-21T16:46:00Z">
              <w:r>
                <w:t>Le prénom et le nom de la personne déshabilitée</w:t>
              </w:r>
            </w:ins>
          </w:p>
          <w:p w:rsidR="00F643F6" w:rsidRDefault="00F643F6" w:rsidP="00F643F6">
            <w:pPr>
              <w:pStyle w:val="Paragraphedeliste"/>
              <w:numPr>
                <w:ilvl w:val="0"/>
                <w:numId w:val="5"/>
              </w:numPr>
              <w:rPr>
                <w:ins w:id="586" w:author="Rojo" w:date="2021-05-21T16:46:00Z"/>
              </w:rPr>
            </w:pPr>
            <w:ins w:id="587" w:author="Rojo" w:date="2021-05-21T16:46:00Z">
              <w:r>
                <w:t xml:space="preserve">Une icône « désactivé » : indiquant que la personne a été déshabilitée </w:t>
              </w:r>
            </w:ins>
          </w:p>
          <w:p w:rsidR="00F643F6" w:rsidRDefault="00F643F6" w:rsidP="00F643F6">
            <w:pPr>
              <w:rPr>
                <w:ins w:id="588" w:author="Rojo" w:date="2021-05-21T16:42:00Z"/>
              </w:rPr>
            </w:pPr>
            <w:ins w:id="589" w:author="Rojo" w:date="2021-05-21T16:46:00Z">
              <w:r>
                <w:t>Une icône « checklist » : indiquant qu’elle possède une fiche de déshabilitation</w:t>
              </w:r>
            </w:ins>
          </w:p>
        </w:tc>
      </w:tr>
      <w:tr w:rsidR="00A376C3" w:rsidTr="00A376C3">
        <w:trPr>
          <w:ins w:id="590" w:author="Rojo" w:date="2021-05-21T12:14:00Z"/>
          <w:trPrChange w:id="591" w:author="Rojo" w:date="2021-05-21T12:16:00Z">
            <w:trPr>
              <w:gridAfter w:val="0"/>
            </w:trPr>
          </w:trPrChange>
        </w:trPr>
        <w:tc>
          <w:tcPr>
            <w:tcW w:w="2689" w:type="dxa"/>
            <w:tcPrChange w:id="592" w:author="Rojo" w:date="2021-05-21T12:16:00Z">
              <w:tcPr>
                <w:tcW w:w="4531" w:type="dxa"/>
                <w:gridSpan w:val="3"/>
              </w:tcPr>
            </w:tcPrChange>
          </w:tcPr>
          <w:p w:rsidR="00A376C3" w:rsidRDefault="00A376C3" w:rsidP="00A376C3">
            <w:pPr>
              <w:rPr>
                <w:ins w:id="593" w:author="Rojo" w:date="2021-05-21T12:14:00Z"/>
              </w:rPr>
            </w:pPr>
            <w:ins w:id="594" w:author="Rojo" w:date="2021-05-21T12:15:00Z">
              <w:r w:rsidRPr="0038344E">
                <w:rPr>
                  <w:b/>
                </w:rPr>
                <w:t>Règles de gestion</w:t>
              </w:r>
            </w:ins>
          </w:p>
        </w:tc>
        <w:tc>
          <w:tcPr>
            <w:tcW w:w="6373" w:type="dxa"/>
            <w:tcPrChange w:id="595" w:author="Rojo" w:date="2021-05-21T12:16:00Z">
              <w:tcPr>
                <w:tcW w:w="4531" w:type="dxa"/>
              </w:tcPr>
            </w:tcPrChange>
          </w:tcPr>
          <w:p w:rsidR="00A376C3" w:rsidRDefault="001E1FFC">
            <w:pPr>
              <w:pStyle w:val="Paragraphedeliste"/>
              <w:numPr>
                <w:ilvl w:val="0"/>
                <w:numId w:val="5"/>
              </w:numPr>
              <w:rPr>
                <w:ins w:id="596" w:author="Rojo" w:date="2021-05-23T14:54:00Z"/>
              </w:rPr>
              <w:pPrChange w:id="597" w:author="Rojo" w:date="2021-05-23T14:51:00Z">
                <w:pPr/>
              </w:pPrChange>
            </w:pPr>
            <w:ins w:id="598" w:author="Rojo" w:date="2021-05-23T14:50:00Z">
              <w:r>
                <w:t>Une personne est visible dans la liste des habilités une fois insérer da</w:t>
              </w:r>
            </w:ins>
            <w:ins w:id="599" w:author="Rojo" w:date="2021-05-23T14:51:00Z">
              <w:r>
                <w:t>ns le Trombinoscope</w:t>
              </w:r>
            </w:ins>
            <w:ins w:id="600" w:author="Rojo" w:date="2021-05-23T14:55:00Z">
              <w:r>
                <w:t> ;</w:t>
              </w:r>
            </w:ins>
          </w:p>
          <w:p w:rsidR="001E1FFC" w:rsidRDefault="001E1FFC">
            <w:pPr>
              <w:pStyle w:val="Paragraphedeliste"/>
              <w:numPr>
                <w:ilvl w:val="0"/>
                <w:numId w:val="5"/>
              </w:numPr>
              <w:rPr>
                <w:ins w:id="601" w:author="Rojo" w:date="2021-05-23T14:55:00Z"/>
              </w:rPr>
              <w:pPrChange w:id="602" w:author="Rojo" w:date="2021-05-23T14:55:00Z">
                <w:pPr/>
              </w:pPrChange>
            </w:pPr>
            <w:ins w:id="603" w:author="Rojo" w:date="2021-05-23T14:54:00Z">
              <w:r>
                <w:t>Seul un administrateur IT possède les privilèges de</w:t>
              </w:r>
            </w:ins>
            <w:ins w:id="604" w:author="Rojo" w:date="2021-05-23T14:55:00Z">
              <w:r>
                <w:t xml:space="preserve"> désactiver une personne. Il doit s’authentifier avant ;</w:t>
              </w:r>
            </w:ins>
          </w:p>
          <w:p w:rsidR="001E1FFC" w:rsidRDefault="001E1FFC">
            <w:pPr>
              <w:pStyle w:val="Paragraphedeliste"/>
              <w:numPr>
                <w:ilvl w:val="0"/>
                <w:numId w:val="5"/>
              </w:numPr>
              <w:rPr>
                <w:ins w:id="605" w:author="Rojo" w:date="2021-05-23T14:55:00Z"/>
              </w:rPr>
              <w:pPrChange w:id="606" w:author="Rojo" w:date="2021-05-23T14:55:00Z">
                <w:pPr/>
              </w:pPrChange>
            </w:pPr>
            <w:ins w:id="607" w:author="Rojo" w:date="2021-05-23T14:56:00Z">
              <w:r>
                <w:t>Une personne habilitée doit posséder une fiche de demande d</w:t>
              </w:r>
            </w:ins>
            <w:ins w:id="608" w:author="Rojo" w:date="2021-05-23T14:57:00Z">
              <w:r>
                <w:t xml:space="preserve">’habilitation, indiqué par une icône ainsi qu’une personne déshabilitée. Dans le cas contraire, il faut signaler </w:t>
              </w:r>
            </w:ins>
            <w:ins w:id="609" w:author="Rojo" w:date="2021-05-23T14:58:00Z">
              <w:r w:rsidR="00F566C0">
                <w:t xml:space="preserve">la RHI ou </w:t>
              </w:r>
            </w:ins>
            <w:ins w:id="610" w:author="Rojo" w:date="2021-05-23T14:57:00Z">
              <w:r>
                <w:t>le département concerné</w:t>
              </w:r>
            </w:ins>
            <w:ins w:id="611" w:author="Rojo" w:date="2021-05-23T14:58:00Z">
              <w:r>
                <w:t>.</w:t>
              </w:r>
            </w:ins>
          </w:p>
          <w:p w:rsidR="001E1FFC" w:rsidRDefault="001E1FFC" w:rsidP="00F566C0">
            <w:pPr>
              <w:rPr>
                <w:ins w:id="612" w:author="Rojo" w:date="2021-05-21T12:14:00Z"/>
              </w:rPr>
            </w:pPr>
          </w:p>
        </w:tc>
      </w:tr>
    </w:tbl>
    <w:p w:rsidR="002313BB" w:rsidRDefault="002313BB" w:rsidP="002313BB">
      <w:pPr>
        <w:rPr>
          <w:ins w:id="613" w:author="Rojo" w:date="2021-05-23T15:01:00Z"/>
        </w:rPr>
      </w:pPr>
    </w:p>
    <w:p w:rsidR="00B42E3A" w:rsidRDefault="00B42E3A">
      <w:pPr>
        <w:pStyle w:val="Titre3"/>
        <w:rPr>
          <w:ins w:id="614" w:author="Rojo" w:date="2021-05-23T15:03:00Z"/>
        </w:rPr>
        <w:pPrChange w:id="615" w:author="Rojo" w:date="2021-05-23T15:32:00Z">
          <w:pPr/>
        </w:pPrChange>
      </w:pPr>
      <w:bookmarkStart w:id="616" w:name="_Toc72745809"/>
      <w:ins w:id="617" w:author="Rojo" w:date="2021-05-23T15:01:00Z">
        <w:r>
          <w:t>Restaurer les personnes archivées</w:t>
        </w:r>
      </w:ins>
      <w:bookmarkEnd w:id="616"/>
    </w:p>
    <w:p w:rsidR="00B42E3A" w:rsidRDefault="00B42E3A">
      <w:pPr>
        <w:rPr>
          <w:ins w:id="618" w:author="Rojo" w:date="2021-05-23T15:21:00Z"/>
        </w:rPr>
      </w:pPr>
      <w:ins w:id="619" w:author="Rojo" w:date="2021-05-23T15:03:00Z">
        <w:r>
          <w:tab/>
        </w:r>
      </w:ins>
      <w:ins w:id="620" w:author="Rojo" w:date="2021-05-23T15:04:00Z">
        <w:r>
          <w:t xml:space="preserve">Au cas où une personne </w:t>
        </w:r>
      </w:ins>
      <w:ins w:id="621" w:author="Rojo" w:date="2021-05-23T15:11:00Z">
        <w:r>
          <w:t>soit</w:t>
        </w:r>
      </w:ins>
      <w:ins w:id="622" w:author="Rojo" w:date="2021-05-23T15:04:00Z">
        <w:r>
          <w:t xml:space="preserve"> effacée par erreur, ou décide de revenir dans un délai de trois mois, une option de restauration est disponible</w:t>
        </w:r>
      </w:ins>
      <w:ins w:id="623" w:author="Rojo" w:date="2021-05-23T15:11:00Z">
        <w:r>
          <w:t>.</w:t>
        </w:r>
      </w:ins>
    </w:p>
    <w:p w:rsidR="00800F30" w:rsidRDefault="00800F30">
      <w:pPr>
        <w:rPr>
          <w:ins w:id="624" w:author="Rojo" w:date="2021-05-23T15:22:00Z"/>
        </w:rPr>
      </w:pPr>
      <w:ins w:id="625" w:author="Rojo" w:date="2021-05-23T15:21:00Z">
        <w:r>
          <w:t>La page de restauration est suggérée comme suit</w:t>
        </w:r>
      </w:ins>
      <w:ins w:id="626" w:author="Rojo" w:date="2021-05-23T15:22:00Z">
        <w:r>
          <w:t> </w:t>
        </w:r>
      </w:ins>
      <w:ins w:id="627" w:author="Rojo" w:date="2021-05-23T15:21:00Z">
        <w:r>
          <w:t>:</w:t>
        </w:r>
      </w:ins>
    </w:p>
    <w:p w:rsidR="00800F30" w:rsidRDefault="00800F30">
      <w:pPr>
        <w:rPr>
          <w:ins w:id="628" w:author="Rojo" w:date="2021-05-23T15:11:00Z"/>
        </w:rPr>
      </w:pPr>
      <w:ins w:id="629" w:author="Rojo" w:date="2021-05-23T15:23:00Z">
        <w:r>
          <w:rPr>
            <w:noProof/>
            <w:lang w:eastAsia="fr-FR"/>
          </w:rPr>
          <mc:AlternateContent>
            <mc:Choice Requires="wps">
              <w:drawing>
                <wp:anchor distT="0" distB="0" distL="114300" distR="114300" simplePos="0" relativeHeight="251723776" behindDoc="0" locked="0" layoutInCell="1" allowOverlap="1" wp14:anchorId="02772B2F" wp14:editId="30C04D5E">
                  <wp:simplePos x="0" y="0"/>
                  <wp:positionH relativeFrom="column">
                    <wp:posOffset>128905</wp:posOffset>
                  </wp:positionH>
                  <wp:positionV relativeFrom="paragraph">
                    <wp:posOffset>3448685</wp:posOffset>
                  </wp:positionV>
                  <wp:extent cx="5760720" cy="635"/>
                  <wp:effectExtent l="0" t="0" r="0" b="0"/>
                  <wp:wrapTopAndBottom/>
                  <wp:docPr id="46" name="Zone de texte 4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800F30" w:rsidRPr="004D3838" w:rsidRDefault="00800F30">
                              <w:pPr>
                                <w:pStyle w:val="Lgende"/>
                                <w:rPr>
                                  <w:noProof/>
                                </w:rPr>
                                <w:pPrChange w:id="630" w:author="Rojo" w:date="2021-05-23T15:23:00Z">
                                  <w:pPr/>
                                </w:pPrChange>
                              </w:pPr>
                              <w:bookmarkStart w:id="631" w:name="_Toc72745786"/>
                              <w:ins w:id="632" w:author="Rojo" w:date="2021-05-23T15:23:00Z">
                                <w:r>
                                  <w:t xml:space="preserve">Figure </w:t>
                                </w:r>
                                <w:r>
                                  <w:fldChar w:fldCharType="begin"/>
                                </w:r>
                                <w:r>
                                  <w:instrText xml:space="preserve"> SEQ Figure \* ARABIC </w:instrText>
                                </w:r>
                              </w:ins>
                              <w:r>
                                <w:fldChar w:fldCharType="separate"/>
                              </w:r>
                              <w:ins w:id="633" w:author="Rojo" w:date="2021-05-23T17:00:00Z">
                                <w:r w:rsidR="008B7AFE">
                                  <w:rPr>
                                    <w:noProof/>
                                  </w:rPr>
                                  <w:t>19</w:t>
                                </w:r>
                              </w:ins>
                              <w:ins w:id="634" w:author="Rojo" w:date="2021-05-23T15:23:00Z">
                                <w:r>
                                  <w:fldChar w:fldCharType="end"/>
                                </w:r>
                                <w:r>
                                  <w:t>: Présentation de l'archive</w:t>
                                </w:r>
                              </w:ins>
                              <w:bookmarkEnd w:id="6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772B2F" id="Zone de texte 46" o:spid="_x0000_s1044" type="#_x0000_t202" style="position:absolute;margin-left:10.15pt;margin-top:271.55pt;width:453.6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" stroked="f">
                  <v:textbox style="mso-fit-shape-to-text:t" inset="0,0,0,0">
                    <w:txbxContent>
                      <w:p w:rsidR="00800F30" w:rsidRPr="004D3838" w:rsidRDefault="00800F30">
                        <w:pPr>
                          <w:pStyle w:val="Lgende"/>
                          <w:rPr>
                            <w:noProof/>
                          </w:rPr>
                          <w:pPrChange w:id="635" w:author="Rojo" w:date="2021-05-23T15:23:00Z">
                            <w:pPr/>
                          </w:pPrChange>
                        </w:pPr>
                        <w:bookmarkStart w:id="636" w:name="_Toc72745786"/>
                        <w:ins w:id="637" w:author="Rojo" w:date="2021-05-23T15:23:00Z">
                          <w:r>
                            <w:t xml:space="preserve">Figure </w:t>
                          </w:r>
                          <w:r>
                            <w:fldChar w:fldCharType="begin"/>
                          </w:r>
                          <w:r>
                            <w:instrText xml:space="preserve"> SEQ Figure \* ARABIC </w:instrText>
                          </w:r>
                        </w:ins>
                        <w:r>
                          <w:fldChar w:fldCharType="separate"/>
                        </w:r>
                        <w:ins w:id="638" w:author="Rojo" w:date="2021-05-23T17:00:00Z">
                          <w:r w:rsidR="008B7AFE">
                            <w:rPr>
                              <w:noProof/>
                            </w:rPr>
                            <w:t>19</w:t>
                          </w:r>
                        </w:ins>
                        <w:ins w:id="639" w:author="Rojo" w:date="2021-05-23T15:23:00Z">
                          <w:r>
                            <w:fldChar w:fldCharType="end"/>
                          </w:r>
                          <w:r>
                            <w:t>: Présentation de l'archive</w:t>
                          </w:r>
                        </w:ins>
                        <w:bookmarkEnd w:id="636"/>
                      </w:p>
                    </w:txbxContent>
                  </v:textbox>
                  <w10:wrap type="topAndBottom"/>
                </v:shape>
              </w:pict>
            </mc:Fallback>
          </mc:AlternateContent>
        </w:r>
      </w:ins>
      <w:ins w:id="640" w:author="Rojo" w:date="2021-05-23T15:22:00Z">
        <w:r>
          <w:rPr>
            <w:noProof/>
            <w:lang w:eastAsia="fr-FR"/>
          </w:rPr>
          <w:drawing>
            <wp:anchor distT="0" distB="0" distL="114300" distR="114300" simplePos="0" relativeHeight="251721728" behindDoc="0" locked="0" layoutInCell="1" allowOverlap="1" wp14:anchorId="6DFC2F39" wp14:editId="7EAC8BEC">
              <wp:simplePos x="0" y="0"/>
              <wp:positionH relativeFrom="column">
                <wp:posOffset>128905</wp:posOffset>
              </wp:positionH>
              <wp:positionV relativeFrom="paragraph">
                <wp:posOffset>227330</wp:posOffset>
              </wp:positionV>
              <wp:extent cx="5760720" cy="3240405"/>
              <wp:effectExtent l="0" t="0" r="0" b="0"/>
              <wp:wrapTopAndBottom/>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restauration.png"/>
                      <pic:cNvPicPr/>
                    </pic:nvPicPr>
                    <pic:blipFill>
                      <a:blip r:embed="rId28">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anchor>
          </w:drawing>
        </w:r>
      </w:ins>
    </w:p>
    <w:tbl>
      <w:tblPr>
        <w:tblStyle w:val="Grilledutableau"/>
        <w:tblW w:w="0" w:type="auto"/>
        <w:tblLook w:val="04A0" w:firstRow="1" w:lastRow="0" w:firstColumn="1" w:lastColumn="0" w:noHBand="0" w:noVBand="1"/>
        <w:tblPrChange w:id="641" w:author="Rojo" w:date="2021-05-23T15:11:00Z">
          <w:tblPr>
            <w:tblStyle w:val="Grilledutableau"/>
            <w:tblW w:w="0" w:type="auto"/>
            <w:tblLook w:val="04A0" w:firstRow="1" w:lastRow="0" w:firstColumn="1" w:lastColumn="0" w:noHBand="0" w:noVBand="1"/>
          </w:tblPr>
        </w:tblPrChange>
      </w:tblPr>
      <w:tblGrid>
        <w:gridCol w:w="2689"/>
        <w:gridCol w:w="6373"/>
        <w:tblGridChange w:id="642">
          <w:tblGrid>
            <w:gridCol w:w="4531"/>
            <w:gridCol w:w="4531"/>
          </w:tblGrid>
        </w:tblGridChange>
      </w:tblGrid>
      <w:tr w:rsidR="00B42E3A" w:rsidTr="00B42E3A">
        <w:trPr>
          <w:ins w:id="643" w:author="Rojo" w:date="2021-05-23T15:11:00Z"/>
        </w:trPr>
        <w:tc>
          <w:tcPr>
            <w:tcW w:w="9062" w:type="dxa"/>
            <w:gridSpan w:val="2"/>
            <w:vAlign w:val="center"/>
            <w:tcPrChange w:id="644" w:author="Rojo" w:date="2021-05-23T15:11:00Z">
              <w:tcPr>
                <w:tcW w:w="9062" w:type="dxa"/>
                <w:gridSpan w:val="2"/>
              </w:tcPr>
            </w:tcPrChange>
          </w:tcPr>
          <w:p w:rsidR="00B42E3A" w:rsidRDefault="00B42E3A">
            <w:pPr>
              <w:jc w:val="center"/>
              <w:rPr>
                <w:ins w:id="645" w:author="Rojo" w:date="2021-05-23T15:11:00Z"/>
              </w:rPr>
              <w:pPrChange w:id="646" w:author="Rojo" w:date="2021-05-23T15:11:00Z">
                <w:pPr/>
              </w:pPrChange>
            </w:pPr>
            <w:ins w:id="647" w:author="Rojo" w:date="2021-05-23T15:11:00Z">
              <w:r>
                <w:t>Fiche de description de fonctionnalité</w:t>
              </w:r>
            </w:ins>
          </w:p>
        </w:tc>
      </w:tr>
      <w:tr w:rsidR="00B42E3A" w:rsidTr="00B42E3A">
        <w:trPr>
          <w:ins w:id="648" w:author="Rojo" w:date="2021-05-23T15:11:00Z"/>
        </w:trPr>
        <w:tc>
          <w:tcPr>
            <w:tcW w:w="2689" w:type="dxa"/>
            <w:tcPrChange w:id="649" w:author="Rojo" w:date="2021-05-23T15:12:00Z">
              <w:tcPr>
                <w:tcW w:w="4531" w:type="dxa"/>
              </w:tcPr>
            </w:tcPrChange>
          </w:tcPr>
          <w:p w:rsidR="00B42E3A" w:rsidRDefault="00B42E3A" w:rsidP="00B42E3A">
            <w:pPr>
              <w:rPr>
                <w:ins w:id="650" w:author="Rojo" w:date="2021-05-23T15:11:00Z"/>
              </w:rPr>
            </w:pPr>
            <w:ins w:id="651" w:author="Rojo" w:date="2021-05-23T15:11:00Z">
              <w:r w:rsidRPr="00BE0BD5">
                <w:rPr>
                  <w:b/>
                </w:rPr>
                <w:t>Nom de la fonctionnalité</w:t>
              </w:r>
            </w:ins>
          </w:p>
        </w:tc>
        <w:tc>
          <w:tcPr>
            <w:tcW w:w="6373" w:type="dxa"/>
            <w:tcPrChange w:id="652" w:author="Rojo" w:date="2021-05-23T15:12:00Z">
              <w:tcPr>
                <w:tcW w:w="4531" w:type="dxa"/>
              </w:tcPr>
            </w:tcPrChange>
          </w:tcPr>
          <w:p w:rsidR="00B42E3A" w:rsidRDefault="006748A7" w:rsidP="00B42E3A">
            <w:pPr>
              <w:rPr>
                <w:ins w:id="653" w:author="Rojo" w:date="2021-05-23T15:11:00Z"/>
              </w:rPr>
            </w:pPr>
            <w:ins w:id="654" w:author="Rojo" w:date="2021-05-23T15:13:00Z">
              <w:r>
                <w:t>Restauration des personnes archivées</w:t>
              </w:r>
            </w:ins>
          </w:p>
        </w:tc>
      </w:tr>
      <w:tr w:rsidR="00B42E3A" w:rsidTr="00B42E3A">
        <w:trPr>
          <w:ins w:id="655" w:author="Rojo" w:date="2021-05-23T15:11:00Z"/>
        </w:trPr>
        <w:tc>
          <w:tcPr>
            <w:tcW w:w="2689" w:type="dxa"/>
            <w:tcPrChange w:id="656" w:author="Rojo" w:date="2021-05-23T15:12:00Z">
              <w:tcPr>
                <w:tcW w:w="4531" w:type="dxa"/>
              </w:tcPr>
            </w:tcPrChange>
          </w:tcPr>
          <w:p w:rsidR="00B42E3A" w:rsidRDefault="00B42E3A" w:rsidP="00B42E3A">
            <w:pPr>
              <w:rPr>
                <w:ins w:id="657" w:author="Rojo" w:date="2021-05-23T15:11:00Z"/>
              </w:rPr>
            </w:pPr>
            <w:ins w:id="658" w:author="Rojo" w:date="2021-05-23T15:11:00Z">
              <w:r w:rsidRPr="00BE0BD5">
                <w:rPr>
                  <w:b/>
                </w:rPr>
                <w:t>Description sommaire</w:t>
              </w:r>
            </w:ins>
          </w:p>
        </w:tc>
        <w:tc>
          <w:tcPr>
            <w:tcW w:w="6373" w:type="dxa"/>
            <w:tcPrChange w:id="659" w:author="Rojo" w:date="2021-05-23T15:12:00Z">
              <w:tcPr>
                <w:tcW w:w="4531" w:type="dxa"/>
              </w:tcPr>
            </w:tcPrChange>
          </w:tcPr>
          <w:p w:rsidR="00B42E3A" w:rsidRDefault="006748A7" w:rsidP="00B42E3A">
            <w:pPr>
              <w:rPr>
                <w:ins w:id="660" w:author="Rojo" w:date="2021-05-23T15:11:00Z"/>
              </w:rPr>
            </w:pPr>
            <w:ins w:id="661" w:author="Rojo" w:date="2021-05-23T15:13:00Z">
              <w:r>
                <w:t xml:space="preserve">Si une personne est effacée de </w:t>
              </w:r>
            </w:ins>
            <w:ins w:id="662" w:author="Rojo" w:date="2021-05-23T15:14:00Z">
              <w:r>
                <w:t>Trombinoscope, elle va dans les archives et peut être restaurée dans un délai de trois mois avant d’être supprimée définitivement.</w:t>
              </w:r>
            </w:ins>
          </w:p>
        </w:tc>
      </w:tr>
      <w:tr w:rsidR="00B42E3A" w:rsidTr="00B42E3A">
        <w:trPr>
          <w:ins w:id="663" w:author="Rojo" w:date="2021-05-23T15:11:00Z"/>
        </w:trPr>
        <w:tc>
          <w:tcPr>
            <w:tcW w:w="2689" w:type="dxa"/>
            <w:tcPrChange w:id="664" w:author="Rojo" w:date="2021-05-23T15:12:00Z">
              <w:tcPr>
                <w:tcW w:w="4531" w:type="dxa"/>
              </w:tcPr>
            </w:tcPrChange>
          </w:tcPr>
          <w:p w:rsidR="00B42E3A" w:rsidRDefault="00B42E3A" w:rsidP="00B42E3A">
            <w:pPr>
              <w:rPr>
                <w:ins w:id="665" w:author="Rojo" w:date="2021-05-23T15:11:00Z"/>
              </w:rPr>
            </w:pPr>
            <w:ins w:id="666" w:author="Rojo" w:date="2021-05-23T15:11:00Z">
              <w:r w:rsidRPr="001B2B57">
                <w:rPr>
                  <w:b/>
                </w:rPr>
                <w:lastRenderedPageBreak/>
                <w:t>Fonctionnalités attendues</w:t>
              </w:r>
            </w:ins>
          </w:p>
        </w:tc>
        <w:tc>
          <w:tcPr>
            <w:tcW w:w="6373" w:type="dxa"/>
            <w:tcPrChange w:id="667" w:author="Rojo" w:date="2021-05-23T15:12:00Z">
              <w:tcPr>
                <w:tcW w:w="4531" w:type="dxa"/>
              </w:tcPr>
            </w:tcPrChange>
          </w:tcPr>
          <w:p w:rsidR="00B42E3A" w:rsidRDefault="00414F58" w:rsidP="00414F58">
            <w:pPr>
              <w:rPr>
                <w:ins w:id="668" w:author="Rojo" w:date="2021-05-23T15:11:00Z"/>
              </w:rPr>
            </w:pPr>
            <w:ins w:id="669" w:author="Rojo" w:date="2021-05-23T15:18:00Z">
              <w:r>
                <w:t xml:space="preserve">Le système doit pouvoir restaurer une personne supprimée de </w:t>
              </w:r>
            </w:ins>
            <w:ins w:id="670" w:author="Rojo" w:date="2021-05-23T15:20:00Z">
              <w:r>
                <w:t xml:space="preserve">Trombinoscope </w:t>
              </w:r>
            </w:ins>
            <w:ins w:id="671" w:author="Rojo" w:date="2021-05-23T15:21:00Z">
              <w:r>
                <w:t>et réintégrer son département ou la section d’où elle avait été supprimée.</w:t>
              </w:r>
            </w:ins>
          </w:p>
        </w:tc>
      </w:tr>
      <w:tr w:rsidR="00B42E3A" w:rsidTr="00B42E3A">
        <w:trPr>
          <w:ins w:id="672" w:author="Rojo" w:date="2021-05-23T15:11:00Z"/>
        </w:trPr>
        <w:tc>
          <w:tcPr>
            <w:tcW w:w="2689" w:type="dxa"/>
            <w:tcPrChange w:id="673" w:author="Rojo" w:date="2021-05-23T15:12:00Z">
              <w:tcPr>
                <w:tcW w:w="4531" w:type="dxa"/>
              </w:tcPr>
            </w:tcPrChange>
          </w:tcPr>
          <w:p w:rsidR="00B42E3A" w:rsidRDefault="00B42E3A" w:rsidP="00B42E3A">
            <w:pPr>
              <w:rPr>
                <w:ins w:id="674" w:author="Rojo" w:date="2021-05-23T15:11:00Z"/>
              </w:rPr>
            </w:pPr>
            <w:ins w:id="675" w:author="Rojo" w:date="2021-05-23T15:11:00Z">
              <w:r>
                <w:rPr>
                  <w:b/>
                </w:rPr>
                <w:t>Composants</w:t>
              </w:r>
            </w:ins>
          </w:p>
        </w:tc>
        <w:tc>
          <w:tcPr>
            <w:tcW w:w="6373" w:type="dxa"/>
            <w:tcPrChange w:id="676" w:author="Rojo" w:date="2021-05-23T15:12:00Z">
              <w:tcPr>
                <w:tcW w:w="4531" w:type="dxa"/>
              </w:tcPr>
            </w:tcPrChange>
          </w:tcPr>
          <w:p w:rsidR="00B42E3A" w:rsidRDefault="007E0A7A" w:rsidP="00B42E3A">
            <w:pPr>
              <w:rPr>
                <w:ins w:id="677" w:author="Rojo" w:date="2021-05-23T15:23:00Z"/>
              </w:rPr>
            </w:pPr>
            <w:ins w:id="678" w:author="Rojo" w:date="2021-05-23T15:23:00Z">
              <w:r>
                <w:t>Une liste composée de :</w:t>
              </w:r>
            </w:ins>
          </w:p>
          <w:p w:rsidR="007E0A7A" w:rsidRDefault="007E0A7A">
            <w:pPr>
              <w:pStyle w:val="Paragraphedeliste"/>
              <w:numPr>
                <w:ilvl w:val="0"/>
                <w:numId w:val="5"/>
              </w:numPr>
              <w:rPr>
                <w:ins w:id="679" w:author="Rojo" w:date="2021-05-23T15:24:00Z"/>
              </w:rPr>
              <w:pPrChange w:id="680" w:author="Rojo" w:date="2021-05-23T15:23:00Z">
                <w:pPr/>
              </w:pPrChange>
            </w:pPr>
            <w:ins w:id="681" w:author="Rojo" w:date="2021-05-23T15:23:00Z">
              <w:r>
                <w:t>Prénom et nom de la personne</w:t>
              </w:r>
            </w:ins>
            <w:ins w:id="682" w:author="Rojo" w:date="2021-05-23T15:24:00Z">
              <w:r>
                <w:t xml:space="preserve"> archivée</w:t>
              </w:r>
            </w:ins>
          </w:p>
          <w:p w:rsidR="007E0A7A" w:rsidRDefault="007E0A7A">
            <w:pPr>
              <w:pStyle w:val="Paragraphedeliste"/>
              <w:numPr>
                <w:ilvl w:val="0"/>
                <w:numId w:val="5"/>
              </w:numPr>
              <w:rPr>
                <w:ins w:id="683" w:author="Rojo" w:date="2021-05-23T15:24:00Z"/>
              </w:rPr>
              <w:pPrChange w:id="684" w:author="Rojo" w:date="2021-05-23T15:23:00Z">
                <w:pPr/>
              </w:pPrChange>
            </w:pPr>
            <w:ins w:id="685" w:author="Rojo" w:date="2021-05-23T15:24:00Z">
              <w:r>
                <w:t>Puce à cocher pour marquer avant de restaurer</w:t>
              </w:r>
            </w:ins>
          </w:p>
          <w:p w:rsidR="007E0A7A" w:rsidRDefault="007E0A7A">
            <w:pPr>
              <w:pStyle w:val="Paragraphedeliste"/>
              <w:numPr>
                <w:ilvl w:val="0"/>
                <w:numId w:val="5"/>
              </w:numPr>
              <w:rPr>
                <w:ins w:id="686" w:author="Rojo" w:date="2021-05-23T15:24:00Z"/>
              </w:rPr>
              <w:pPrChange w:id="687" w:author="Rojo" w:date="2021-05-23T15:23:00Z">
                <w:pPr/>
              </w:pPrChange>
            </w:pPr>
            <w:ins w:id="688" w:author="Rojo" w:date="2021-05-23T15:24:00Z">
              <w:r>
                <w:t>Un bouton « tout sélectionner »</w:t>
              </w:r>
            </w:ins>
          </w:p>
          <w:p w:rsidR="007E0A7A" w:rsidRDefault="007E0A7A">
            <w:pPr>
              <w:pStyle w:val="Paragraphedeliste"/>
              <w:numPr>
                <w:ilvl w:val="0"/>
                <w:numId w:val="5"/>
              </w:numPr>
              <w:rPr>
                <w:ins w:id="689" w:author="Rojo" w:date="2021-05-23T15:11:00Z"/>
              </w:rPr>
              <w:pPrChange w:id="690" w:author="Rojo" w:date="2021-05-23T15:23:00Z">
                <w:pPr/>
              </w:pPrChange>
            </w:pPr>
            <w:ins w:id="691" w:author="Rojo" w:date="2021-05-23T15:24:00Z">
              <w:r>
                <w:t>Un bouton « restaurer »</w:t>
              </w:r>
            </w:ins>
            <w:ins w:id="692" w:author="Rojo" w:date="2021-05-23T15:26:00Z">
              <w:r>
                <w:t xml:space="preserve"> qui remettra la personne supprimée à son état initial</w:t>
              </w:r>
            </w:ins>
          </w:p>
        </w:tc>
      </w:tr>
      <w:tr w:rsidR="00B42E3A" w:rsidTr="00B42E3A">
        <w:trPr>
          <w:ins w:id="693" w:author="Rojo" w:date="2021-05-23T15:11:00Z"/>
        </w:trPr>
        <w:tc>
          <w:tcPr>
            <w:tcW w:w="2689" w:type="dxa"/>
            <w:tcPrChange w:id="694" w:author="Rojo" w:date="2021-05-23T15:12:00Z">
              <w:tcPr>
                <w:tcW w:w="4531" w:type="dxa"/>
              </w:tcPr>
            </w:tcPrChange>
          </w:tcPr>
          <w:p w:rsidR="00B42E3A" w:rsidRDefault="00B42E3A" w:rsidP="00B42E3A">
            <w:pPr>
              <w:rPr>
                <w:ins w:id="695" w:author="Rojo" w:date="2021-05-23T15:11:00Z"/>
              </w:rPr>
            </w:pPr>
            <w:ins w:id="696" w:author="Rojo" w:date="2021-05-23T15:11:00Z">
              <w:r w:rsidRPr="0038344E">
                <w:rPr>
                  <w:b/>
                </w:rPr>
                <w:t>Règles de gestion</w:t>
              </w:r>
            </w:ins>
          </w:p>
        </w:tc>
        <w:tc>
          <w:tcPr>
            <w:tcW w:w="6373" w:type="dxa"/>
            <w:tcPrChange w:id="697" w:author="Rojo" w:date="2021-05-23T15:12:00Z">
              <w:tcPr>
                <w:tcW w:w="4531" w:type="dxa"/>
              </w:tcPr>
            </w:tcPrChange>
          </w:tcPr>
          <w:p w:rsidR="00B42E3A" w:rsidRDefault="007E0A7A" w:rsidP="00B42E3A">
            <w:pPr>
              <w:rPr>
                <w:ins w:id="698" w:author="Rojo" w:date="2021-05-23T15:11:00Z"/>
              </w:rPr>
            </w:pPr>
            <w:ins w:id="699" w:author="Rojo" w:date="2021-05-23T15:26:00Z">
              <w:r>
                <w:t>Il est possible de restaurer une personne dans un délai de trois mois</w:t>
              </w:r>
            </w:ins>
            <w:ins w:id="700" w:author="Rojo" w:date="2021-05-23T15:27:00Z">
              <w:r>
                <w:t>.</w:t>
              </w:r>
            </w:ins>
          </w:p>
        </w:tc>
      </w:tr>
    </w:tbl>
    <w:p w:rsidR="00B42E3A" w:rsidRPr="00B42E3A" w:rsidRDefault="00B42E3A" w:rsidP="00B42E3A"/>
    <w:p w:rsidR="004628E3" w:rsidRDefault="004628E3" w:rsidP="002657AF">
      <w:pPr>
        <w:pStyle w:val="Titre1"/>
        <w:numPr>
          <w:ilvl w:val="0"/>
          <w:numId w:val="15"/>
        </w:numPr>
      </w:pPr>
      <w:bookmarkStart w:id="701" w:name="_Toc72745810"/>
      <w:r>
        <w:t>Manager</w:t>
      </w:r>
      <w:bookmarkEnd w:id="701"/>
    </w:p>
    <w:p w:rsidR="004628E3" w:rsidRDefault="007110E0" w:rsidP="007110E0">
      <w:pPr>
        <w:ind w:firstLine="708"/>
        <w:jc w:val="both"/>
      </w:pPr>
      <w:r>
        <w:t>Ce type d’utilisateur inclut les managers. Il est conçu pour habilité un consultant.</w:t>
      </w:r>
    </w:p>
    <w:p w:rsidR="007110E0" w:rsidRDefault="007110E0" w:rsidP="007110E0">
      <w:pPr>
        <w:ind w:firstLine="708"/>
        <w:jc w:val="both"/>
      </w:pPr>
      <w:r>
        <w:t>Chaque manager doit pouvoir :</w:t>
      </w:r>
    </w:p>
    <w:p w:rsidR="007110E0" w:rsidRDefault="007110E0" w:rsidP="007110E0">
      <w:pPr>
        <w:pStyle w:val="Paragraphedeliste"/>
        <w:numPr>
          <w:ilvl w:val="0"/>
          <w:numId w:val="5"/>
        </w:numPr>
        <w:jc w:val="both"/>
      </w:pPr>
      <w:r>
        <w:t>S’authentifier</w:t>
      </w:r>
    </w:p>
    <w:p w:rsidR="007110E0" w:rsidRDefault="007110E0" w:rsidP="007110E0">
      <w:pPr>
        <w:pStyle w:val="Paragraphedeliste"/>
        <w:numPr>
          <w:ilvl w:val="0"/>
          <w:numId w:val="5"/>
        </w:numPr>
        <w:jc w:val="both"/>
      </w:pPr>
      <w:r>
        <w:t>Voir la page d’accueil de Trombinoscope incluant :</w:t>
      </w:r>
    </w:p>
    <w:p w:rsidR="007110E0" w:rsidRDefault="007110E0" w:rsidP="007110E0">
      <w:pPr>
        <w:pStyle w:val="Paragraphedeliste"/>
        <w:numPr>
          <w:ilvl w:val="1"/>
          <w:numId w:val="5"/>
        </w:numPr>
        <w:jc w:val="both"/>
      </w:pPr>
      <w:r>
        <w:t>Gérer la demande d’habilitation d’un personnel</w:t>
      </w:r>
    </w:p>
    <w:p w:rsidR="007110E0" w:rsidRDefault="007110E0" w:rsidP="00507F91">
      <w:pPr>
        <w:jc w:val="both"/>
      </w:pPr>
    </w:p>
    <w:p w:rsidR="00507F91" w:rsidRDefault="00507F91">
      <w:pPr>
        <w:pStyle w:val="Titre2"/>
        <w:numPr>
          <w:ilvl w:val="1"/>
          <w:numId w:val="15"/>
        </w:numPr>
        <w:pPrChange w:id="702" w:author="Rojo" w:date="2021-05-21T10:40:00Z">
          <w:pPr>
            <w:pStyle w:val="Titre2"/>
            <w:numPr>
              <w:numId w:val="15"/>
            </w:numPr>
            <w:ind w:left="1284" w:hanging="432"/>
          </w:pPr>
        </w:pPrChange>
      </w:pPr>
      <w:bookmarkStart w:id="703" w:name="_Toc72745811"/>
      <w:r>
        <w:t>Authentification</w:t>
      </w:r>
      <w:bookmarkEnd w:id="703"/>
    </w:p>
    <w:p w:rsidR="00507F91" w:rsidRDefault="00507F91" w:rsidP="00507F91">
      <w:pPr>
        <w:ind w:firstLine="708"/>
      </w:pPr>
      <w:r>
        <w:t>Pour accéder à Trombinoscope, le manager doit d’abord s’authentifier.</w:t>
      </w:r>
    </w:p>
    <w:tbl>
      <w:tblPr>
        <w:tblStyle w:val="Grilledutableau"/>
        <w:tblW w:w="0" w:type="auto"/>
        <w:tblLook w:val="04A0" w:firstRow="1" w:lastRow="0" w:firstColumn="1" w:lastColumn="0" w:noHBand="0" w:noVBand="1"/>
      </w:tblPr>
      <w:tblGrid>
        <w:gridCol w:w="2689"/>
        <w:gridCol w:w="6373"/>
      </w:tblGrid>
      <w:tr w:rsidR="00507F91" w:rsidTr="00A72A62">
        <w:trPr>
          <w:trHeight w:val="427"/>
        </w:trPr>
        <w:tc>
          <w:tcPr>
            <w:tcW w:w="9062" w:type="dxa"/>
            <w:gridSpan w:val="2"/>
          </w:tcPr>
          <w:p w:rsidR="00507F91" w:rsidRPr="00BE0BD5" w:rsidRDefault="00507F91" w:rsidP="00A72A62">
            <w:pPr>
              <w:jc w:val="center"/>
              <w:rPr>
                <w:b/>
              </w:rPr>
            </w:pPr>
            <w:r w:rsidRPr="00BE0BD5">
              <w:rPr>
                <w:b/>
              </w:rPr>
              <w:t>Fiche de description de fonctionnalité</w:t>
            </w:r>
          </w:p>
        </w:tc>
      </w:tr>
      <w:tr w:rsidR="00507F91" w:rsidTr="00A72A62">
        <w:tc>
          <w:tcPr>
            <w:tcW w:w="2689" w:type="dxa"/>
          </w:tcPr>
          <w:p w:rsidR="00507F91" w:rsidRPr="00BE0BD5" w:rsidRDefault="00507F91" w:rsidP="00A72A62">
            <w:pPr>
              <w:rPr>
                <w:b/>
              </w:rPr>
            </w:pPr>
            <w:r w:rsidRPr="00BE0BD5">
              <w:rPr>
                <w:b/>
              </w:rPr>
              <w:t>Nom de la fonctionnalité</w:t>
            </w:r>
          </w:p>
        </w:tc>
        <w:tc>
          <w:tcPr>
            <w:tcW w:w="6373" w:type="dxa"/>
          </w:tcPr>
          <w:p w:rsidR="00507F91" w:rsidRDefault="00507F91" w:rsidP="00A72A62">
            <w:r>
              <w:t>Authentification</w:t>
            </w:r>
          </w:p>
        </w:tc>
      </w:tr>
      <w:tr w:rsidR="00507F91" w:rsidTr="00A72A62">
        <w:tc>
          <w:tcPr>
            <w:tcW w:w="2689" w:type="dxa"/>
          </w:tcPr>
          <w:p w:rsidR="00507F91" w:rsidRPr="00BE0BD5" w:rsidRDefault="00507F91" w:rsidP="00A72A62">
            <w:pPr>
              <w:rPr>
                <w:b/>
              </w:rPr>
            </w:pPr>
            <w:r w:rsidRPr="00BE0BD5">
              <w:rPr>
                <w:b/>
              </w:rPr>
              <w:t>Description sommaire</w:t>
            </w:r>
          </w:p>
        </w:tc>
        <w:tc>
          <w:tcPr>
            <w:tcW w:w="6373" w:type="dxa"/>
          </w:tcPr>
          <w:p w:rsidR="00507F91" w:rsidRDefault="00507F91" w:rsidP="00A72A62">
            <w:r>
              <w:t>A l’habilitation, un accès est donné au consultant pour accéder à Trombinoscope, il se sert de ce login et mot de passe pour s’authentifier.</w:t>
            </w:r>
          </w:p>
        </w:tc>
      </w:tr>
      <w:tr w:rsidR="00507F91" w:rsidTr="00A72A62">
        <w:tc>
          <w:tcPr>
            <w:tcW w:w="2689" w:type="dxa"/>
          </w:tcPr>
          <w:p w:rsidR="00507F91" w:rsidRPr="001B2B57" w:rsidRDefault="00507F91" w:rsidP="00A72A62">
            <w:pPr>
              <w:rPr>
                <w:b/>
              </w:rPr>
            </w:pPr>
            <w:r w:rsidRPr="001B2B57">
              <w:rPr>
                <w:b/>
              </w:rPr>
              <w:t>Fonctionnalités attendues</w:t>
            </w:r>
          </w:p>
        </w:tc>
        <w:tc>
          <w:tcPr>
            <w:tcW w:w="6373" w:type="dxa"/>
          </w:tcPr>
          <w:p w:rsidR="00507F91" w:rsidRDefault="00507F91" w:rsidP="00A72A62">
            <w:r>
              <w:t>Le système doit pouvoir rediriger le consultant vers la page d’accueil de Trombinoscope après authentification.</w:t>
            </w:r>
          </w:p>
        </w:tc>
      </w:tr>
      <w:tr w:rsidR="00507F91" w:rsidTr="00A72A62">
        <w:tc>
          <w:tcPr>
            <w:tcW w:w="2689" w:type="dxa"/>
          </w:tcPr>
          <w:p w:rsidR="00507F91" w:rsidRPr="001B2B57" w:rsidRDefault="00507F91" w:rsidP="00A72A62">
            <w:pPr>
              <w:rPr>
                <w:b/>
              </w:rPr>
            </w:pPr>
            <w:r>
              <w:rPr>
                <w:b/>
              </w:rPr>
              <w:t>Composants</w:t>
            </w:r>
          </w:p>
        </w:tc>
        <w:tc>
          <w:tcPr>
            <w:tcW w:w="6373" w:type="dxa"/>
          </w:tcPr>
          <w:p w:rsidR="00507F91" w:rsidRDefault="00507F91" w:rsidP="00A72A62">
            <w:pPr>
              <w:pStyle w:val="Paragraphedeliste"/>
              <w:numPr>
                <w:ilvl w:val="0"/>
                <w:numId w:val="5"/>
              </w:numPr>
            </w:pPr>
            <w:r>
              <w:t>Champ saisie nom d’utilisateur</w:t>
            </w:r>
          </w:p>
          <w:p w:rsidR="00507F91" w:rsidRDefault="00507F91" w:rsidP="00A72A62">
            <w:pPr>
              <w:pStyle w:val="Paragraphedeliste"/>
              <w:numPr>
                <w:ilvl w:val="0"/>
                <w:numId w:val="5"/>
              </w:numPr>
            </w:pPr>
            <w:r>
              <w:t>Champ saisie mot de passe</w:t>
            </w:r>
          </w:p>
          <w:p w:rsidR="00507F91" w:rsidRDefault="00507F91" w:rsidP="00A72A62">
            <w:pPr>
              <w:pStyle w:val="Paragraphedeliste"/>
              <w:numPr>
                <w:ilvl w:val="0"/>
                <w:numId w:val="5"/>
              </w:numPr>
            </w:pPr>
            <w:r>
              <w:t>Bouton connexion</w:t>
            </w:r>
          </w:p>
        </w:tc>
      </w:tr>
      <w:tr w:rsidR="00507F91" w:rsidTr="00A72A62">
        <w:tc>
          <w:tcPr>
            <w:tcW w:w="2689" w:type="dxa"/>
          </w:tcPr>
          <w:p w:rsidR="00507F91" w:rsidRPr="0038344E" w:rsidRDefault="00507F91" w:rsidP="00A72A62">
            <w:pPr>
              <w:rPr>
                <w:b/>
              </w:rPr>
            </w:pPr>
            <w:r w:rsidRPr="0038344E">
              <w:rPr>
                <w:b/>
              </w:rPr>
              <w:t>Règles de gestion</w:t>
            </w:r>
          </w:p>
        </w:tc>
        <w:tc>
          <w:tcPr>
            <w:tcW w:w="6373" w:type="dxa"/>
          </w:tcPr>
          <w:p w:rsidR="00507F91" w:rsidRDefault="00507F91" w:rsidP="00A72A62">
            <w:r>
              <w:t>Tous les champs doivent être obligatoirement remplis par le saisisseur pour réussir à s’authentifier.</w:t>
            </w:r>
          </w:p>
        </w:tc>
      </w:tr>
    </w:tbl>
    <w:p w:rsidR="007110E0" w:rsidRDefault="007110E0" w:rsidP="007110E0">
      <w:pPr>
        <w:ind w:firstLine="708"/>
      </w:pPr>
    </w:p>
    <w:p w:rsidR="000E28C9" w:rsidRDefault="000E28C9" w:rsidP="000E28C9"/>
    <w:p w:rsidR="000E28C9" w:rsidRDefault="000E28C9">
      <w:pPr>
        <w:pStyle w:val="Titre2"/>
        <w:numPr>
          <w:ilvl w:val="1"/>
          <w:numId w:val="15"/>
        </w:numPr>
        <w:pPrChange w:id="704" w:author="Rojo" w:date="2021-05-21T10:40:00Z">
          <w:pPr>
            <w:pStyle w:val="Titre2"/>
            <w:numPr>
              <w:numId w:val="15"/>
            </w:numPr>
            <w:ind w:left="1284" w:hanging="432"/>
          </w:pPr>
        </w:pPrChange>
      </w:pPr>
      <w:bookmarkStart w:id="705" w:name="_Toc72745812"/>
      <w:r>
        <w:t>Affichage de la page d’accueil</w:t>
      </w:r>
      <w:bookmarkEnd w:id="705"/>
    </w:p>
    <w:p w:rsidR="000E28C9" w:rsidRDefault="000E28C9" w:rsidP="000E28C9">
      <w:pPr>
        <w:ind w:firstLine="708"/>
        <w:jc w:val="both"/>
      </w:pPr>
      <w:r>
        <w:t>Après authentification, le manager doit être redirigé vers une page d’accueil de Trombinoscope.</w:t>
      </w:r>
    </w:p>
    <w:tbl>
      <w:tblPr>
        <w:tblStyle w:val="Grilledutableau"/>
        <w:tblW w:w="0" w:type="auto"/>
        <w:tblLook w:val="04A0" w:firstRow="1" w:lastRow="0" w:firstColumn="1" w:lastColumn="0" w:noHBand="0" w:noVBand="1"/>
      </w:tblPr>
      <w:tblGrid>
        <w:gridCol w:w="2689"/>
        <w:gridCol w:w="6373"/>
      </w:tblGrid>
      <w:tr w:rsidR="000E28C9" w:rsidTr="00A72A62">
        <w:tc>
          <w:tcPr>
            <w:tcW w:w="9062" w:type="dxa"/>
            <w:gridSpan w:val="2"/>
          </w:tcPr>
          <w:p w:rsidR="000E28C9" w:rsidRDefault="000E28C9" w:rsidP="00A72A62">
            <w:pPr>
              <w:jc w:val="center"/>
            </w:pPr>
            <w:r w:rsidRPr="00BE0BD5">
              <w:rPr>
                <w:b/>
              </w:rPr>
              <w:t>Fiche de description de fonctionnalité</w:t>
            </w:r>
          </w:p>
        </w:tc>
      </w:tr>
      <w:tr w:rsidR="000E28C9" w:rsidTr="00A72A62">
        <w:tc>
          <w:tcPr>
            <w:tcW w:w="2689" w:type="dxa"/>
          </w:tcPr>
          <w:p w:rsidR="000E28C9" w:rsidRDefault="000E28C9" w:rsidP="00A72A62">
            <w:pPr>
              <w:jc w:val="both"/>
            </w:pPr>
            <w:r w:rsidRPr="00BE0BD5">
              <w:rPr>
                <w:b/>
              </w:rPr>
              <w:t>Nom de la fonctionnalité</w:t>
            </w:r>
          </w:p>
        </w:tc>
        <w:tc>
          <w:tcPr>
            <w:tcW w:w="6373" w:type="dxa"/>
          </w:tcPr>
          <w:p w:rsidR="000E28C9" w:rsidRDefault="000E28C9" w:rsidP="00A72A62">
            <w:pPr>
              <w:jc w:val="both"/>
            </w:pPr>
            <w:r>
              <w:t>Affichage de la page d’accueil</w:t>
            </w:r>
          </w:p>
        </w:tc>
      </w:tr>
      <w:tr w:rsidR="000E28C9" w:rsidTr="00A72A62">
        <w:tc>
          <w:tcPr>
            <w:tcW w:w="2689" w:type="dxa"/>
          </w:tcPr>
          <w:p w:rsidR="000E28C9" w:rsidRDefault="000E28C9" w:rsidP="00A72A62">
            <w:pPr>
              <w:jc w:val="both"/>
            </w:pPr>
            <w:r w:rsidRPr="00BE0BD5">
              <w:rPr>
                <w:b/>
              </w:rPr>
              <w:t>Description sommaire</w:t>
            </w:r>
          </w:p>
        </w:tc>
        <w:tc>
          <w:tcPr>
            <w:tcW w:w="6373" w:type="dxa"/>
          </w:tcPr>
          <w:p w:rsidR="000E28C9" w:rsidRDefault="000E28C9" w:rsidP="00A72A62">
            <w:pPr>
              <w:jc w:val="both"/>
            </w:pPr>
            <w:r>
              <w:t>Il s’agit de la fonctionnalité principale de Trombinoscope pour un consultant. C’est là où il consulte la liste des photographies et informations des membres de FTHM. Mais le manager a des fonctionnalités en surplus.</w:t>
            </w:r>
          </w:p>
        </w:tc>
      </w:tr>
      <w:tr w:rsidR="000E28C9" w:rsidTr="00A72A62">
        <w:tc>
          <w:tcPr>
            <w:tcW w:w="9062" w:type="dxa"/>
            <w:gridSpan w:val="2"/>
          </w:tcPr>
          <w:p w:rsidR="000E28C9" w:rsidRDefault="000E28C9" w:rsidP="00A72A62">
            <w:pPr>
              <w:jc w:val="both"/>
            </w:pPr>
            <w:r w:rsidRPr="001B2B57">
              <w:rPr>
                <w:b/>
              </w:rPr>
              <w:lastRenderedPageBreak/>
              <w:t>Fonctionnalités attendues</w:t>
            </w:r>
            <w:r>
              <w:rPr>
                <w:b/>
              </w:rPr>
              <w:t xml:space="preserve"> par composants</w:t>
            </w:r>
          </w:p>
        </w:tc>
      </w:tr>
      <w:tr w:rsidR="000E28C9" w:rsidTr="00A72A62">
        <w:tc>
          <w:tcPr>
            <w:tcW w:w="2689" w:type="dxa"/>
          </w:tcPr>
          <w:p w:rsidR="000E28C9" w:rsidRDefault="000E28C9" w:rsidP="00A72A62">
            <w:pPr>
              <w:jc w:val="both"/>
            </w:pPr>
            <w:r>
              <w:t>Barre de navigation</w:t>
            </w:r>
          </w:p>
        </w:tc>
        <w:tc>
          <w:tcPr>
            <w:tcW w:w="6373" w:type="dxa"/>
          </w:tcPr>
          <w:p w:rsidR="000E28C9" w:rsidRDefault="000E28C9" w:rsidP="00A72A62">
            <w:pPr>
              <w:jc w:val="both"/>
            </w:pPr>
            <w:r>
              <w:t>Elle est composée :</w:t>
            </w:r>
          </w:p>
          <w:p w:rsidR="000E28C9" w:rsidRDefault="000E28C9" w:rsidP="00A72A62">
            <w:pPr>
              <w:pStyle w:val="Paragraphedeliste"/>
              <w:numPr>
                <w:ilvl w:val="0"/>
                <w:numId w:val="5"/>
              </w:numPr>
              <w:jc w:val="both"/>
            </w:pPr>
            <w:r>
              <w:t>Du logo FTHM</w:t>
            </w:r>
          </w:p>
          <w:p w:rsidR="000E28C9" w:rsidRDefault="000E28C9" w:rsidP="00A72A62">
            <w:pPr>
              <w:pStyle w:val="Paragraphedeliste"/>
              <w:numPr>
                <w:ilvl w:val="0"/>
                <w:numId w:val="5"/>
              </w:numPr>
              <w:jc w:val="both"/>
            </w:pPr>
            <w:r>
              <w:t>Du menu département : affiche les personnes du département concerné.</w:t>
            </w:r>
          </w:p>
          <w:p w:rsidR="000E28C9" w:rsidRDefault="000E28C9" w:rsidP="00A72A62">
            <w:pPr>
              <w:pStyle w:val="Paragraphedeliste"/>
              <w:numPr>
                <w:ilvl w:val="0"/>
                <w:numId w:val="8"/>
              </w:numPr>
              <w:jc w:val="both"/>
            </w:pPr>
            <w:r>
              <w:t>ADMINISTRATION </w:t>
            </w:r>
          </w:p>
          <w:p w:rsidR="000E28C9" w:rsidRDefault="000E28C9" w:rsidP="00A72A62">
            <w:pPr>
              <w:pStyle w:val="Paragraphedeliste"/>
              <w:numPr>
                <w:ilvl w:val="0"/>
                <w:numId w:val="8"/>
              </w:numPr>
              <w:jc w:val="both"/>
            </w:pPr>
            <w:r>
              <w:t>AMOA</w:t>
            </w:r>
          </w:p>
          <w:p w:rsidR="000E28C9" w:rsidRDefault="000E28C9" w:rsidP="00A72A62">
            <w:pPr>
              <w:pStyle w:val="Paragraphedeliste"/>
              <w:numPr>
                <w:ilvl w:val="0"/>
                <w:numId w:val="8"/>
              </w:numPr>
              <w:jc w:val="both"/>
            </w:pPr>
            <w:r>
              <w:t>ASSOCIE</w:t>
            </w:r>
          </w:p>
          <w:p w:rsidR="000E28C9" w:rsidRDefault="000E28C9" w:rsidP="00A72A62">
            <w:pPr>
              <w:pStyle w:val="Paragraphedeliste"/>
              <w:numPr>
                <w:ilvl w:val="0"/>
                <w:numId w:val="8"/>
              </w:numPr>
              <w:jc w:val="both"/>
            </w:pPr>
            <w:r>
              <w:t>AUDIT</w:t>
            </w:r>
          </w:p>
          <w:p w:rsidR="000E28C9" w:rsidRDefault="000E28C9" w:rsidP="00A72A62">
            <w:pPr>
              <w:pStyle w:val="Paragraphedeliste"/>
              <w:numPr>
                <w:ilvl w:val="0"/>
                <w:numId w:val="8"/>
              </w:numPr>
              <w:jc w:val="both"/>
            </w:pPr>
            <w:r>
              <w:t>BPO COMPTA</w:t>
            </w:r>
          </w:p>
          <w:p w:rsidR="000E28C9" w:rsidRDefault="000E28C9" w:rsidP="00A72A62">
            <w:pPr>
              <w:pStyle w:val="Paragraphedeliste"/>
              <w:numPr>
                <w:ilvl w:val="0"/>
                <w:numId w:val="8"/>
              </w:numPr>
              <w:jc w:val="both"/>
            </w:pPr>
            <w:r>
              <w:t>BPO RH</w:t>
            </w:r>
          </w:p>
          <w:p w:rsidR="000E28C9" w:rsidRDefault="000E28C9" w:rsidP="00A72A62">
            <w:pPr>
              <w:pStyle w:val="Paragraphedeliste"/>
              <w:numPr>
                <w:ilvl w:val="0"/>
                <w:numId w:val="8"/>
              </w:numPr>
              <w:jc w:val="both"/>
            </w:pPr>
            <w:r>
              <w:t>COMMERCIAL</w:t>
            </w:r>
          </w:p>
          <w:p w:rsidR="000E28C9" w:rsidRDefault="000E28C9" w:rsidP="00A72A62">
            <w:pPr>
              <w:pStyle w:val="Paragraphedeliste"/>
              <w:numPr>
                <w:ilvl w:val="0"/>
                <w:numId w:val="8"/>
              </w:numPr>
              <w:jc w:val="both"/>
            </w:pPr>
            <w:r>
              <w:t>COMMUNICATION</w:t>
            </w:r>
          </w:p>
          <w:p w:rsidR="000E28C9" w:rsidRDefault="000E28C9" w:rsidP="00A72A62">
            <w:pPr>
              <w:pStyle w:val="Paragraphedeliste"/>
              <w:numPr>
                <w:ilvl w:val="0"/>
                <w:numId w:val="8"/>
              </w:numPr>
              <w:jc w:val="both"/>
            </w:pPr>
            <w:r>
              <w:t>DAF</w:t>
            </w:r>
          </w:p>
          <w:p w:rsidR="000E28C9" w:rsidRDefault="000E28C9" w:rsidP="00A72A62">
            <w:pPr>
              <w:pStyle w:val="Paragraphedeliste"/>
              <w:numPr>
                <w:ilvl w:val="0"/>
                <w:numId w:val="8"/>
              </w:numPr>
              <w:jc w:val="both"/>
            </w:pPr>
            <w:r>
              <w:t>FINANCE</w:t>
            </w:r>
          </w:p>
          <w:p w:rsidR="000E28C9" w:rsidRDefault="000E28C9" w:rsidP="00A72A62">
            <w:pPr>
              <w:pStyle w:val="Paragraphedeliste"/>
              <w:numPr>
                <w:ilvl w:val="0"/>
                <w:numId w:val="8"/>
              </w:numPr>
              <w:jc w:val="both"/>
            </w:pPr>
            <w:r>
              <w:t>INFO</w:t>
            </w:r>
          </w:p>
          <w:p w:rsidR="000E28C9" w:rsidRDefault="000E28C9" w:rsidP="00A72A62">
            <w:pPr>
              <w:pStyle w:val="Paragraphedeliste"/>
              <w:numPr>
                <w:ilvl w:val="0"/>
                <w:numId w:val="8"/>
              </w:numPr>
              <w:jc w:val="both"/>
            </w:pPr>
            <w:r>
              <w:t>ORGA</w:t>
            </w:r>
          </w:p>
          <w:p w:rsidR="000E28C9" w:rsidRDefault="000E28C9" w:rsidP="00A72A62">
            <w:pPr>
              <w:pStyle w:val="Paragraphedeliste"/>
              <w:numPr>
                <w:ilvl w:val="0"/>
                <w:numId w:val="8"/>
              </w:numPr>
              <w:jc w:val="both"/>
            </w:pPr>
            <w:r>
              <w:t>QUALITE</w:t>
            </w:r>
          </w:p>
          <w:p w:rsidR="000E28C9" w:rsidRDefault="000E28C9" w:rsidP="00A72A62">
            <w:pPr>
              <w:pStyle w:val="Paragraphedeliste"/>
              <w:numPr>
                <w:ilvl w:val="0"/>
                <w:numId w:val="8"/>
              </w:numPr>
              <w:jc w:val="both"/>
            </w:pPr>
            <w:r>
              <w:t>RHC</w:t>
            </w:r>
          </w:p>
          <w:p w:rsidR="000E28C9" w:rsidRDefault="000E28C9" w:rsidP="00A72A62">
            <w:pPr>
              <w:pStyle w:val="Paragraphedeliste"/>
              <w:numPr>
                <w:ilvl w:val="0"/>
                <w:numId w:val="8"/>
              </w:numPr>
              <w:jc w:val="both"/>
            </w:pPr>
            <w:r>
              <w:t>RHI</w:t>
            </w:r>
          </w:p>
        </w:tc>
      </w:tr>
      <w:tr w:rsidR="007B69C8" w:rsidTr="00A72A62">
        <w:trPr>
          <w:ins w:id="706" w:author="Rojo" w:date="2021-05-23T16:03:00Z"/>
        </w:trPr>
        <w:tc>
          <w:tcPr>
            <w:tcW w:w="2689" w:type="dxa"/>
          </w:tcPr>
          <w:p w:rsidR="007B69C8" w:rsidRDefault="007B69C8" w:rsidP="007B69C8">
            <w:pPr>
              <w:jc w:val="both"/>
              <w:rPr>
                <w:ins w:id="707" w:author="Rojo" w:date="2021-05-23T16:03:00Z"/>
              </w:rPr>
            </w:pPr>
            <w:ins w:id="708" w:author="Rojo" w:date="2021-05-23T16:03:00Z">
              <w:r>
                <w:t xml:space="preserve">Onglets </w:t>
              </w:r>
            </w:ins>
          </w:p>
        </w:tc>
        <w:tc>
          <w:tcPr>
            <w:tcW w:w="6373" w:type="dxa"/>
          </w:tcPr>
          <w:p w:rsidR="007B69C8" w:rsidRDefault="007B69C8" w:rsidP="007B69C8">
            <w:pPr>
              <w:jc w:val="both"/>
              <w:rPr>
                <w:ins w:id="709" w:author="Rojo" w:date="2021-05-23T16:03:00Z"/>
              </w:rPr>
            </w:pPr>
            <w:ins w:id="710" w:author="Rojo" w:date="2021-05-23T16:03:00Z">
              <w:r>
                <w:t>Elle contient trois options :</w:t>
              </w:r>
            </w:ins>
          </w:p>
          <w:p w:rsidR="007B69C8" w:rsidRDefault="007B69C8" w:rsidP="007B69C8">
            <w:pPr>
              <w:pStyle w:val="Paragraphedeliste"/>
              <w:numPr>
                <w:ilvl w:val="0"/>
                <w:numId w:val="5"/>
              </w:numPr>
              <w:jc w:val="both"/>
              <w:rPr>
                <w:ins w:id="711" w:author="Rojo" w:date="2021-05-23T16:03:00Z"/>
              </w:rPr>
            </w:pPr>
            <w:ins w:id="712" w:author="Rojo" w:date="2021-05-23T16:03:00Z">
              <w:r>
                <w:t>Ajouter personnel : redirige vers un formulaire d’ajout de personnel</w:t>
              </w:r>
            </w:ins>
          </w:p>
          <w:p w:rsidR="007B69C8" w:rsidRDefault="007B69C8" w:rsidP="007B69C8">
            <w:pPr>
              <w:pStyle w:val="Paragraphedeliste"/>
              <w:numPr>
                <w:ilvl w:val="0"/>
                <w:numId w:val="5"/>
              </w:numPr>
              <w:jc w:val="both"/>
              <w:rPr>
                <w:ins w:id="713" w:author="Rojo" w:date="2021-05-23T16:03:00Z"/>
              </w:rPr>
            </w:pPr>
            <w:ins w:id="714" w:author="Rojo" w:date="2021-05-23T16:03:00Z">
              <w:r>
                <w:t>Liste du personnel : redirige vers une page qui liste les membres de FTHM</w:t>
              </w:r>
            </w:ins>
            <w:ins w:id="715" w:author="Rojo" w:date="2021-05-23T16:04:00Z">
              <w:r>
                <w:t xml:space="preserve"> distinguant les habilités et déshabilités</w:t>
              </w:r>
            </w:ins>
          </w:p>
          <w:p w:rsidR="007B69C8" w:rsidRDefault="007B69C8">
            <w:pPr>
              <w:pStyle w:val="Paragraphedeliste"/>
              <w:numPr>
                <w:ilvl w:val="0"/>
                <w:numId w:val="5"/>
              </w:numPr>
              <w:jc w:val="both"/>
              <w:rPr>
                <w:ins w:id="716" w:author="Rojo" w:date="2021-05-23T16:03:00Z"/>
              </w:rPr>
              <w:pPrChange w:id="717" w:author="Rojo" w:date="2021-05-23T16:04:00Z">
                <w:pPr>
                  <w:jc w:val="both"/>
                </w:pPr>
              </w:pPrChange>
            </w:pPr>
            <w:ins w:id="718" w:author="Rojo" w:date="2021-05-23T16:03:00Z">
              <w:r>
                <w:t>Archives : redirige vers une page de possibilité de restauration</w:t>
              </w:r>
            </w:ins>
          </w:p>
        </w:tc>
      </w:tr>
      <w:tr w:rsidR="000E28C9" w:rsidTr="00A72A62">
        <w:tc>
          <w:tcPr>
            <w:tcW w:w="2689" w:type="dxa"/>
          </w:tcPr>
          <w:p w:rsidR="000E28C9" w:rsidRDefault="000E28C9" w:rsidP="00A72A62">
            <w:pPr>
              <w:jc w:val="both"/>
            </w:pPr>
            <w:r>
              <w:t>Barre de recherche</w:t>
            </w:r>
          </w:p>
        </w:tc>
        <w:tc>
          <w:tcPr>
            <w:tcW w:w="6373" w:type="dxa"/>
          </w:tcPr>
          <w:p w:rsidR="000E28C9" w:rsidRDefault="000E28C9" w:rsidP="00A72A62">
            <w:pPr>
              <w:pStyle w:val="Paragraphedeliste"/>
              <w:numPr>
                <w:ilvl w:val="0"/>
                <w:numId w:val="5"/>
              </w:numPr>
              <w:jc w:val="both"/>
            </w:pPr>
            <w:r>
              <w:t>Champ saisie du nom à rechercher</w:t>
            </w:r>
          </w:p>
          <w:p w:rsidR="000E28C9" w:rsidRDefault="000E28C9" w:rsidP="00A72A62">
            <w:pPr>
              <w:pStyle w:val="Paragraphedeliste"/>
              <w:numPr>
                <w:ilvl w:val="0"/>
                <w:numId w:val="5"/>
              </w:numPr>
              <w:jc w:val="both"/>
            </w:pPr>
            <w:r>
              <w:t>Bouton avec icône « recherche » : affiche les résultats d’une recherche au clic.</w:t>
            </w:r>
          </w:p>
        </w:tc>
      </w:tr>
      <w:tr w:rsidR="000E28C9" w:rsidTr="00A72A62">
        <w:tc>
          <w:tcPr>
            <w:tcW w:w="2689" w:type="dxa"/>
          </w:tcPr>
          <w:p w:rsidR="000E28C9" w:rsidRDefault="000E28C9" w:rsidP="00A72A62">
            <w:pPr>
              <w:jc w:val="both"/>
            </w:pPr>
            <w:r>
              <w:t>Déconnexion</w:t>
            </w:r>
          </w:p>
        </w:tc>
        <w:tc>
          <w:tcPr>
            <w:tcW w:w="6373" w:type="dxa"/>
          </w:tcPr>
          <w:p w:rsidR="000E28C9" w:rsidRDefault="000E28C9" w:rsidP="00A72A62">
            <w:pPr>
              <w:jc w:val="both"/>
            </w:pPr>
            <w:r>
              <w:t>L’icône déconnexion redirige l’utilisateur vers la page d’authentification.</w:t>
            </w:r>
          </w:p>
        </w:tc>
      </w:tr>
      <w:tr w:rsidR="000E28C9" w:rsidTr="00A72A62">
        <w:tc>
          <w:tcPr>
            <w:tcW w:w="2689" w:type="dxa"/>
          </w:tcPr>
          <w:p w:rsidR="000E28C9" w:rsidRDefault="000E28C9" w:rsidP="00A72A62">
            <w:pPr>
              <w:jc w:val="both"/>
            </w:pPr>
            <w:r w:rsidRPr="008E508A">
              <w:t>Section contenant les premières personnes affichées (notamment les associés)</w:t>
            </w:r>
          </w:p>
        </w:tc>
        <w:tc>
          <w:tcPr>
            <w:tcW w:w="6373" w:type="dxa"/>
          </w:tcPr>
          <w:p w:rsidR="000E28C9" w:rsidRDefault="000E28C9" w:rsidP="00A72A62">
            <w:pPr>
              <w:jc w:val="both"/>
            </w:pPr>
            <w:r>
              <w:t>Elle affiche les associés.</w:t>
            </w:r>
          </w:p>
        </w:tc>
      </w:tr>
      <w:tr w:rsidR="000E28C9" w:rsidTr="00A72A62">
        <w:tc>
          <w:tcPr>
            <w:tcW w:w="2689" w:type="dxa"/>
          </w:tcPr>
          <w:p w:rsidR="000E28C9" w:rsidRPr="008E508A" w:rsidRDefault="000E28C9" w:rsidP="00A72A62">
            <w:pPr>
              <w:jc w:val="both"/>
            </w:pPr>
            <w:r>
              <w:t>Section représentant une personne</w:t>
            </w:r>
          </w:p>
        </w:tc>
        <w:tc>
          <w:tcPr>
            <w:tcW w:w="6373" w:type="dxa"/>
          </w:tcPr>
          <w:p w:rsidR="000E28C9" w:rsidRDefault="000E28C9" w:rsidP="00A72A62">
            <w:pPr>
              <w:jc w:val="both"/>
            </w:pPr>
            <w:r>
              <w:t>Elle est composée :</w:t>
            </w:r>
          </w:p>
          <w:p w:rsidR="000E28C9" w:rsidRDefault="000E28C9" w:rsidP="00A72A62">
            <w:pPr>
              <w:pStyle w:val="Paragraphedeliste"/>
              <w:numPr>
                <w:ilvl w:val="0"/>
                <w:numId w:val="5"/>
              </w:numPr>
              <w:jc w:val="both"/>
            </w:pPr>
            <w:r>
              <w:t>D’une option :</w:t>
            </w:r>
          </w:p>
          <w:p w:rsidR="000E28C9" w:rsidRDefault="000E28C9" w:rsidP="00A72A62">
            <w:pPr>
              <w:pStyle w:val="Paragraphedeliste"/>
              <w:numPr>
                <w:ilvl w:val="0"/>
                <w:numId w:val="11"/>
              </w:numPr>
              <w:jc w:val="both"/>
            </w:pPr>
            <w:r>
              <w:t>Modifier le profil : redirige vers un formulaire de modification du personnel ;</w:t>
            </w:r>
          </w:p>
          <w:p w:rsidR="000E28C9" w:rsidRDefault="000E28C9" w:rsidP="00A72A62">
            <w:pPr>
              <w:pStyle w:val="Paragraphedeliste"/>
              <w:numPr>
                <w:ilvl w:val="0"/>
                <w:numId w:val="11"/>
              </w:numPr>
              <w:jc w:val="both"/>
            </w:pPr>
            <w:r>
              <w:t>Supprimer le profil : supprime le personnel ;</w:t>
            </w:r>
          </w:p>
          <w:p w:rsidR="000E28C9" w:rsidRDefault="000E28C9" w:rsidP="00A72A62">
            <w:pPr>
              <w:pStyle w:val="Paragraphedeliste"/>
              <w:numPr>
                <w:ilvl w:val="0"/>
                <w:numId w:val="11"/>
              </w:numPr>
              <w:jc w:val="both"/>
            </w:pPr>
            <w:r>
              <w:t>Gérer la demande d’habilitation : redirige vers une page de gestion d’habilitation.</w:t>
            </w:r>
          </w:p>
          <w:p w:rsidR="000E28C9" w:rsidRDefault="000E28C9" w:rsidP="00A72A62">
            <w:pPr>
              <w:pStyle w:val="Paragraphedeliste"/>
              <w:numPr>
                <w:ilvl w:val="0"/>
                <w:numId w:val="5"/>
              </w:numPr>
              <w:jc w:val="both"/>
            </w:pPr>
            <w:r>
              <w:t>De photo : illustration de la personne concernée</w:t>
            </w:r>
          </w:p>
          <w:p w:rsidR="000E28C9" w:rsidRDefault="000E28C9" w:rsidP="00A72A62">
            <w:pPr>
              <w:pStyle w:val="Paragraphedeliste"/>
              <w:numPr>
                <w:ilvl w:val="0"/>
                <w:numId w:val="5"/>
              </w:numPr>
              <w:jc w:val="both"/>
            </w:pPr>
            <w:r>
              <w:t>Du nom, prénom et rôle de la personne au sein de FTHM</w:t>
            </w:r>
          </w:p>
          <w:p w:rsidR="000E28C9" w:rsidRDefault="000E28C9" w:rsidP="00A72A62">
            <w:pPr>
              <w:pStyle w:val="Paragraphedeliste"/>
              <w:numPr>
                <w:ilvl w:val="0"/>
                <w:numId w:val="5"/>
              </w:numPr>
              <w:jc w:val="both"/>
            </w:pPr>
            <w:r>
              <w:t>D’une icône mail : affiche le mail de la personne au survol de la souris</w:t>
            </w:r>
          </w:p>
          <w:p w:rsidR="000E28C9" w:rsidRDefault="000E28C9" w:rsidP="00A72A62">
            <w:pPr>
              <w:pStyle w:val="Paragraphedeliste"/>
              <w:numPr>
                <w:ilvl w:val="0"/>
                <w:numId w:val="5"/>
              </w:numPr>
              <w:jc w:val="both"/>
            </w:pPr>
            <w:r>
              <w:t>D’une icône téléphone : affiche le numéro de la personne au survol de la souris</w:t>
            </w:r>
          </w:p>
        </w:tc>
      </w:tr>
      <w:tr w:rsidR="000E28C9" w:rsidTr="00A72A62">
        <w:tc>
          <w:tcPr>
            <w:tcW w:w="2689" w:type="dxa"/>
          </w:tcPr>
          <w:p w:rsidR="000E28C9" w:rsidRDefault="000E28C9" w:rsidP="00A72A62">
            <w:pPr>
              <w:jc w:val="both"/>
            </w:pPr>
            <w:r>
              <w:t>Profil d’une personne</w:t>
            </w:r>
          </w:p>
        </w:tc>
        <w:tc>
          <w:tcPr>
            <w:tcW w:w="6373" w:type="dxa"/>
          </w:tcPr>
          <w:p w:rsidR="000E28C9" w:rsidRDefault="000E28C9" w:rsidP="00A72A62">
            <w:pPr>
              <w:jc w:val="both"/>
            </w:pPr>
            <w:r>
              <w:t>Cette section s’affiche au clic de la personne en question, elle détaille les informations la concernant, notamment :</w:t>
            </w:r>
          </w:p>
          <w:p w:rsidR="000E28C9" w:rsidRDefault="000E28C9" w:rsidP="00A72A62">
            <w:pPr>
              <w:pStyle w:val="Paragraphedeliste"/>
              <w:numPr>
                <w:ilvl w:val="0"/>
                <w:numId w:val="5"/>
              </w:numPr>
              <w:jc w:val="both"/>
            </w:pPr>
            <w:r>
              <w:lastRenderedPageBreak/>
              <w:t>Le nom</w:t>
            </w:r>
          </w:p>
          <w:p w:rsidR="000E28C9" w:rsidRDefault="000E28C9" w:rsidP="00A72A62">
            <w:pPr>
              <w:pStyle w:val="Paragraphedeliste"/>
              <w:numPr>
                <w:ilvl w:val="0"/>
                <w:numId w:val="5"/>
              </w:numPr>
              <w:jc w:val="both"/>
            </w:pPr>
            <w:r>
              <w:t>Le prénom</w:t>
            </w:r>
          </w:p>
          <w:p w:rsidR="000E28C9" w:rsidRDefault="000E28C9" w:rsidP="00A72A62">
            <w:pPr>
              <w:pStyle w:val="Paragraphedeliste"/>
              <w:numPr>
                <w:ilvl w:val="0"/>
                <w:numId w:val="5"/>
              </w:numPr>
              <w:jc w:val="both"/>
            </w:pPr>
            <w:r>
              <w:t>Son département</w:t>
            </w:r>
          </w:p>
          <w:p w:rsidR="000E28C9" w:rsidRDefault="000E28C9" w:rsidP="00A72A62">
            <w:pPr>
              <w:pStyle w:val="Paragraphedeliste"/>
              <w:numPr>
                <w:ilvl w:val="0"/>
                <w:numId w:val="5"/>
              </w:numPr>
              <w:jc w:val="both"/>
            </w:pPr>
            <w:r>
              <w:t>Son mail</w:t>
            </w:r>
          </w:p>
          <w:p w:rsidR="000E28C9" w:rsidRDefault="000E28C9" w:rsidP="00A72A62">
            <w:pPr>
              <w:pStyle w:val="Paragraphedeliste"/>
              <w:numPr>
                <w:ilvl w:val="0"/>
                <w:numId w:val="5"/>
              </w:numPr>
              <w:jc w:val="both"/>
            </w:pPr>
            <w:r>
              <w:t>Son contact</w:t>
            </w:r>
          </w:p>
          <w:p w:rsidR="000E28C9" w:rsidRDefault="000E28C9" w:rsidP="00A72A62">
            <w:pPr>
              <w:pStyle w:val="Paragraphedeliste"/>
              <w:numPr>
                <w:ilvl w:val="0"/>
                <w:numId w:val="5"/>
              </w:numPr>
              <w:jc w:val="both"/>
            </w:pPr>
            <w:r>
              <w:t>Les départements à sa charge s’il s’agit d’un associé</w:t>
            </w:r>
          </w:p>
          <w:p w:rsidR="000E28C9" w:rsidRDefault="000E28C9" w:rsidP="00A72A62">
            <w:pPr>
              <w:pStyle w:val="Paragraphedeliste"/>
              <w:numPr>
                <w:ilvl w:val="0"/>
                <w:numId w:val="5"/>
              </w:numPr>
              <w:jc w:val="both"/>
            </w:pPr>
            <w:r>
              <w:t>Son cursus avant FTHM et son évolution chez FTHM</w:t>
            </w:r>
          </w:p>
        </w:tc>
      </w:tr>
      <w:tr w:rsidR="000E28C9" w:rsidTr="00A72A62">
        <w:tc>
          <w:tcPr>
            <w:tcW w:w="2689" w:type="dxa"/>
          </w:tcPr>
          <w:p w:rsidR="000E28C9" w:rsidRDefault="000E28C9" w:rsidP="00A72A62">
            <w:pPr>
              <w:jc w:val="both"/>
            </w:pPr>
            <w:r w:rsidRPr="0038344E">
              <w:rPr>
                <w:b/>
              </w:rPr>
              <w:lastRenderedPageBreak/>
              <w:t>Règles de gestion</w:t>
            </w:r>
          </w:p>
        </w:tc>
        <w:tc>
          <w:tcPr>
            <w:tcW w:w="6373" w:type="dxa"/>
          </w:tcPr>
          <w:p w:rsidR="000E28C9" w:rsidRDefault="000E28C9" w:rsidP="00A72A62">
            <w:pPr>
              <w:pStyle w:val="Paragraphedeliste"/>
              <w:numPr>
                <w:ilvl w:val="0"/>
                <w:numId w:val="9"/>
              </w:numPr>
              <w:jc w:val="both"/>
            </w:pPr>
            <w:r>
              <w:t>L’affichage de chaque département doit se présenter de haut en bas : associé, manager, assistant manager, senior, junior, stagiaire.</w:t>
            </w:r>
          </w:p>
          <w:p w:rsidR="000E28C9" w:rsidRDefault="000E28C9" w:rsidP="00A72A62">
            <w:pPr>
              <w:pStyle w:val="Paragraphedeliste"/>
              <w:numPr>
                <w:ilvl w:val="0"/>
                <w:numId w:val="9"/>
              </w:numPr>
              <w:jc w:val="both"/>
            </w:pPr>
            <w:r>
              <w:t>Quand deux ou plusieurs personnes ont un même nom, elles s’affichent toutes au résultat d’une recherche.</w:t>
            </w:r>
          </w:p>
        </w:tc>
      </w:tr>
    </w:tbl>
    <w:p w:rsidR="000E28C9" w:rsidRDefault="000E28C9" w:rsidP="007110E0">
      <w:pPr>
        <w:ind w:firstLine="708"/>
      </w:pPr>
    </w:p>
    <w:p w:rsidR="00C75487" w:rsidRDefault="00C75487">
      <w:pPr>
        <w:pStyle w:val="Titre3"/>
        <w:numPr>
          <w:ilvl w:val="2"/>
          <w:numId w:val="15"/>
        </w:numPr>
        <w:rPr>
          <w:rStyle w:val="Titre4Car"/>
          <w:sz w:val="22"/>
          <w:szCs w:val="22"/>
        </w:rPr>
        <w:pPrChange w:id="719" w:author="Rojo" w:date="2021-05-21T10:31:00Z">
          <w:pPr>
            <w:pStyle w:val="Titre3"/>
            <w:numPr>
              <w:numId w:val="15"/>
            </w:numPr>
            <w:ind w:left="2844" w:hanging="504"/>
          </w:pPr>
        </w:pPrChange>
      </w:pPr>
      <w:bookmarkStart w:id="720" w:name="_Toc72745813"/>
      <w:r>
        <w:rPr>
          <w:rStyle w:val="Titre4Car"/>
        </w:rPr>
        <w:t>Gérer la demande d’habilitation d’un personnel</w:t>
      </w:r>
      <w:bookmarkEnd w:id="720"/>
    </w:p>
    <w:p w:rsidR="00C75487" w:rsidRDefault="00C75487" w:rsidP="00C75487">
      <w:pPr>
        <w:pStyle w:val="Sansinterligne"/>
        <w:ind w:firstLine="708"/>
        <w:jc w:val="both"/>
        <w:rPr>
          <w:rStyle w:val="Titre4Car"/>
          <w:rFonts w:asciiTheme="minorHAnsi" w:eastAsiaTheme="minorHAnsi" w:hAnsiTheme="minorHAnsi" w:cstheme="minorBidi"/>
          <w:i w:val="0"/>
          <w:iCs w:val="0"/>
          <w:color w:val="auto"/>
        </w:rPr>
      </w:pPr>
      <w:r>
        <w:rPr>
          <w:rStyle w:val="Titre4Car"/>
          <w:rFonts w:asciiTheme="minorHAnsi" w:eastAsiaTheme="minorHAnsi" w:hAnsiTheme="minorHAnsi" w:cstheme="minorBidi"/>
          <w:i w:val="0"/>
          <w:iCs w:val="0"/>
          <w:color w:val="auto"/>
        </w:rPr>
        <w:t>A l’arrivée d’un consultant, il doit être habilité pour différents outils à utiliser pour son métier, c’est pourquoi une demande d’habilitation est faite, notamment validé par le manager. Donc, le manager en question a les privilèges de gestion d’habilitation.</w:t>
      </w:r>
    </w:p>
    <w:p w:rsidR="00C75487" w:rsidRPr="005C702D" w:rsidRDefault="00C75487" w:rsidP="00C75487">
      <w:pPr>
        <w:pStyle w:val="Sansinterligne"/>
        <w:ind w:firstLine="708"/>
        <w:rPr>
          <w:rStyle w:val="Titre4Car"/>
          <w:rFonts w:asciiTheme="minorHAnsi" w:eastAsiaTheme="minorHAnsi" w:hAnsiTheme="minorHAnsi" w:cstheme="minorBidi"/>
          <w:i w:val="0"/>
          <w:iCs w:val="0"/>
          <w:color w:val="auto"/>
        </w:rPr>
      </w:pPr>
    </w:p>
    <w:tbl>
      <w:tblPr>
        <w:tblStyle w:val="Grilledutableau"/>
        <w:tblW w:w="0" w:type="auto"/>
        <w:tblLook w:val="04A0" w:firstRow="1" w:lastRow="0" w:firstColumn="1" w:lastColumn="0" w:noHBand="0" w:noVBand="1"/>
      </w:tblPr>
      <w:tblGrid>
        <w:gridCol w:w="2689"/>
        <w:gridCol w:w="6373"/>
      </w:tblGrid>
      <w:tr w:rsidR="00C75487" w:rsidTr="00A72A62">
        <w:tc>
          <w:tcPr>
            <w:tcW w:w="9062" w:type="dxa"/>
            <w:gridSpan w:val="2"/>
          </w:tcPr>
          <w:p w:rsidR="00C75487" w:rsidRDefault="00C75487" w:rsidP="00A72A62">
            <w:pPr>
              <w:jc w:val="center"/>
              <w:rPr>
                <w:rStyle w:val="lev"/>
              </w:rPr>
            </w:pPr>
            <w:r w:rsidRPr="00BE0BD5">
              <w:rPr>
                <w:b/>
              </w:rPr>
              <w:t>Fiche de description de fonctionnalité</w:t>
            </w:r>
          </w:p>
        </w:tc>
      </w:tr>
      <w:tr w:rsidR="00C75487" w:rsidTr="00A72A62">
        <w:tc>
          <w:tcPr>
            <w:tcW w:w="2689" w:type="dxa"/>
          </w:tcPr>
          <w:p w:rsidR="00C75487" w:rsidRDefault="00C75487" w:rsidP="00A72A62">
            <w:pPr>
              <w:jc w:val="both"/>
              <w:rPr>
                <w:rStyle w:val="Titre4Car"/>
              </w:rPr>
            </w:pPr>
            <w:r w:rsidRPr="00BE0BD5">
              <w:rPr>
                <w:b/>
              </w:rPr>
              <w:t>Nom de la fonctionnalité</w:t>
            </w:r>
          </w:p>
        </w:tc>
        <w:tc>
          <w:tcPr>
            <w:tcW w:w="6373" w:type="dxa"/>
          </w:tcPr>
          <w:p w:rsidR="00C75487" w:rsidRDefault="00C75487" w:rsidP="00A72A62">
            <w:pPr>
              <w:jc w:val="both"/>
              <w:rPr>
                <w:rStyle w:val="lev"/>
              </w:rPr>
            </w:pPr>
            <w:r>
              <w:rPr>
                <w:rStyle w:val="lev"/>
              </w:rPr>
              <w:t>Gestion de la demande d’habilitation d’un personnel</w:t>
            </w:r>
          </w:p>
        </w:tc>
      </w:tr>
      <w:tr w:rsidR="00C75487" w:rsidTr="00A72A62">
        <w:tc>
          <w:tcPr>
            <w:tcW w:w="2689" w:type="dxa"/>
          </w:tcPr>
          <w:p w:rsidR="00C75487" w:rsidRPr="00494B5B" w:rsidRDefault="00C75487" w:rsidP="00A72A62">
            <w:pPr>
              <w:rPr>
                <w:rStyle w:val="Titredulivre"/>
              </w:rPr>
            </w:pPr>
            <w:r w:rsidRPr="00BE0BD5">
              <w:rPr>
                <w:b/>
              </w:rPr>
              <w:t>Description sommaire</w:t>
            </w:r>
          </w:p>
        </w:tc>
        <w:tc>
          <w:tcPr>
            <w:tcW w:w="6373" w:type="dxa"/>
          </w:tcPr>
          <w:p w:rsidR="00C75487" w:rsidRDefault="00C75487" w:rsidP="00A72A62">
            <w:pPr>
              <w:jc w:val="both"/>
              <w:rPr>
                <w:rStyle w:val="lev"/>
              </w:rPr>
            </w:pPr>
            <w:r>
              <w:rPr>
                <w:rStyle w:val="lev"/>
              </w:rPr>
              <w:t>Cette fonctionnalité est disponible dans la liste déroulante à cliquer sur la section représentant une personne au-dessous de l’option «  supprimer le profil » et redirige vers une page de gestion d’habilitation.</w:t>
            </w:r>
          </w:p>
        </w:tc>
      </w:tr>
      <w:tr w:rsidR="00C75487" w:rsidTr="00A72A62">
        <w:tc>
          <w:tcPr>
            <w:tcW w:w="2689" w:type="dxa"/>
          </w:tcPr>
          <w:p w:rsidR="00C75487" w:rsidRDefault="00C75487" w:rsidP="00A72A62">
            <w:r w:rsidRPr="001B2B57">
              <w:rPr>
                <w:b/>
              </w:rPr>
              <w:t>Fonctionnalités attendues</w:t>
            </w:r>
          </w:p>
        </w:tc>
        <w:tc>
          <w:tcPr>
            <w:tcW w:w="6373" w:type="dxa"/>
          </w:tcPr>
          <w:p w:rsidR="00C75487" w:rsidRDefault="00C75487" w:rsidP="00A72A62">
            <w:pPr>
              <w:jc w:val="both"/>
              <w:rPr>
                <w:rStyle w:val="lev"/>
              </w:rPr>
            </w:pPr>
            <w:r>
              <w:rPr>
                <w:rStyle w:val="lev"/>
              </w:rPr>
              <w:t>Après la validation du formulaire de demande d’habilitation, une demande sera créée, avec une liste des demandes, une date de création, un historique des modifications de la demande.</w:t>
            </w:r>
          </w:p>
        </w:tc>
      </w:tr>
      <w:tr w:rsidR="00C75487" w:rsidTr="00A72A62">
        <w:tc>
          <w:tcPr>
            <w:tcW w:w="2689" w:type="dxa"/>
          </w:tcPr>
          <w:p w:rsidR="00C75487" w:rsidRDefault="00C75487" w:rsidP="00A72A62">
            <w:pPr>
              <w:jc w:val="both"/>
            </w:pPr>
            <w:r>
              <w:rPr>
                <w:b/>
              </w:rPr>
              <w:t>Composants</w:t>
            </w:r>
          </w:p>
        </w:tc>
        <w:tc>
          <w:tcPr>
            <w:tcW w:w="6373" w:type="dxa"/>
          </w:tcPr>
          <w:p w:rsidR="00C75487" w:rsidRDefault="00C75487" w:rsidP="00A72A62">
            <w:pPr>
              <w:jc w:val="both"/>
            </w:pPr>
            <w:r>
              <w:t>Page de gestion d’habilitation : elle s’affiche quand l’utilisateur clique sur l’option « Gérer demande d’habilitation ». Elle est composée :</w:t>
            </w:r>
          </w:p>
          <w:p w:rsidR="00C75487" w:rsidRDefault="00C75487" w:rsidP="00A72A62">
            <w:pPr>
              <w:pStyle w:val="Paragraphedeliste"/>
              <w:numPr>
                <w:ilvl w:val="0"/>
                <w:numId w:val="5"/>
              </w:numPr>
              <w:jc w:val="both"/>
            </w:pPr>
            <w:r>
              <w:t>D’une option nouvelle demande : redirige vers une page d’ajout de nouvelle demande</w:t>
            </w:r>
          </w:p>
          <w:p w:rsidR="00C75487" w:rsidRDefault="00C75487" w:rsidP="00A72A62">
            <w:pPr>
              <w:pStyle w:val="Paragraphedeliste"/>
              <w:numPr>
                <w:ilvl w:val="0"/>
                <w:numId w:val="5"/>
              </w:numPr>
              <w:jc w:val="both"/>
            </w:pPr>
            <w:r>
              <w:t>D’un tableau contenant :</w:t>
            </w:r>
          </w:p>
          <w:p w:rsidR="00C75487" w:rsidRDefault="00C75487" w:rsidP="00A72A62">
            <w:pPr>
              <w:pStyle w:val="Paragraphedeliste"/>
              <w:numPr>
                <w:ilvl w:val="0"/>
                <w:numId w:val="12"/>
              </w:numPr>
              <w:jc w:val="both"/>
            </w:pPr>
            <w:r>
              <w:t>La liste des demandes d’habilitations pour une personne (présente les versions des demandes modifiées)</w:t>
            </w:r>
          </w:p>
          <w:p w:rsidR="00C75487" w:rsidRDefault="00C75487" w:rsidP="00A72A62">
            <w:pPr>
              <w:pStyle w:val="Paragraphedeliste"/>
              <w:numPr>
                <w:ilvl w:val="0"/>
                <w:numId w:val="12"/>
              </w:numPr>
              <w:jc w:val="both"/>
            </w:pPr>
            <w:r>
              <w:t>La date de modification de la demande</w:t>
            </w:r>
          </w:p>
          <w:p w:rsidR="00C75487" w:rsidRDefault="00C75487" w:rsidP="00A72A62">
            <w:pPr>
              <w:pStyle w:val="Paragraphedeliste"/>
              <w:numPr>
                <w:ilvl w:val="0"/>
                <w:numId w:val="12"/>
              </w:numPr>
              <w:jc w:val="both"/>
            </w:pPr>
            <w:r>
              <w:t>L’historique des modifications</w:t>
            </w:r>
          </w:p>
          <w:p w:rsidR="00C75487" w:rsidRDefault="00C75487" w:rsidP="00A72A62">
            <w:pPr>
              <w:pStyle w:val="Paragraphedeliste"/>
              <w:numPr>
                <w:ilvl w:val="0"/>
                <w:numId w:val="12"/>
              </w:numPr>
              <w:jc w:val="both"/>
              <w:rPr>
                <w:rStyle w:val="lev"/>
              </w:rPr>
            </w:pPr>
            <w:r>
              <w:t>L’option : « modifier la demande » qui redirige vers une page de modification de la demande avec les éléments à modifier</w:t>
            </w:r>
          </w:p>
        </w:tc>
      </w:tr>
      <w:tr w:rsidR="00C75487" w:rsidTr="00A72A62">
        <w:tc>
          <w:tcPr>
            <w:tcW w:w="2689" w:type="dxa"/>
          </w:tcPr>
          <w:p w:rsidR="00C75487" w:rsidRDefault="00C75487" w:rsidP="00A72A62">
            <w:pPr>
              <w:rPr>
                <w:rStyle w:val="lev"/>
              </w:rPr>
            </w:pPr>
            <w:r w:rsidRPr="0038344E">
              <w:rPr>
                <w:b/>
              </w:rPr>
              <w:t>Règles de gestion</w:t>
            </w:r>
          </w:p>
        </w:tc>
        <w:tc>
          <w:tcPr>
            <w:tcW w:w="6373" w:type="dxa"/>
          </w:tcPr>
          <w:p w:rsidR="00C75487" w:rsidRDefault="00C75487" w:rsidP="00A72A62">
            <w:pPr>
              <w:jc w:val="both"/>
              <w:rPr>
                <w:rStyle w:val="lev"/>
              </w:rPr>
            </w:pPr>
            <w:r>
              <w:rPr>
                <w:rStyle w:val="lev"/>
              </w:rPr>
              <w:t>Un profil doit exister pour lancer une demande d’habilitation</w:t>
            </w:r>
          </w:p>
        </w:tc>
      </w:tr>
    </w:tbl>
    <w:p w:rsidR="00C75487" w:rsidRDefault="00C75487" w:rsidP="00C75487">
      <w:pPr>
        <w:jc w:val="both"/>
        <w:rPr>
          <w:rStyle w:val="lev"/>
        </w:rPr>
      </w:pPr>
    </w:p>
    <w:p w:rsidR="00CE783A" w:rsidRDefault="00CE783A" w:rsidP="00C75487">
      <w:pPr>
        <w:jc w:val="both"/>
        <w:rPr>
          <w:rStyle w:val="lev"/>
        </w:rPr>
      </w:pPr>
    </w:p>
    <w:p w:rsidR="00BD66D1" w:rsidRPr="00BD66D1" w:rsidRDefault="00C75487" w:rsidP="00A376C3">
      <w:pPr>
        <w:pStyle w:val="Titre5"/>
        <w:numPr>
          <w:ilvl w:val="3"/>
          <w:numId w:val="28"/>
        </w:numPr>
      </w:pPr>
      <w:r>
        <w:t>Page d’ajout d’une nouvelle demande</w:t>
      </w:r>
    </w:p>
    <w:p w:rsidR="00C75487" w:rsidRDefault="00C75487" w:rsidP="00C75487">
      <w:r>
        <w:tab/>
        <w:t xml:space="preserve">Pour ajouter une nouvelle demande d’habilitation, il faut d’abord la créer. </w:t>
      </w:r>
    </w:p>
    <w:tbl>
      <w:tblPr>
        <w:tblStyle w:val="Grilledutableau"/>
        <w:tblW w:w="0" w:type="auto"/>
        <w:tblLook w:val="04A0" w:firstRow="1" w:lastRow="0" w:firstColumn="1" w:lastColumn="0" w:noHBand="0" w:noVBand="1"/>
      </w:tblPr>
      <w:tblGrid>
        <w:gridCol w:w="2689"/>
        <w:gridCol w:w="6373"/>
      </w:tblGrid>
      <w:tr w:rsidR="00C75487" w:rsidTr="00A72A62">
        <w:tc>
          <w:tcPr>
            <w:tcW w:w="9062" w:type="dxa"/>
            <w:gridSpan w:val="2"/>
          </w:tcPr>
          <w:p w:rsidR="00C75487" w:rsidRDefault="00C75487" w:rsidP="00A72A62">
            <w:pPr>
              <w:jc w:val="center"/>
            </w:pPr>
            <w:r w:rsidRPr="00BE0BD5">
              <w:rPr>
                <w:b/>
              </w:rPr>
              <w:t>Fiche de description de fonctionnalité</w:t>
            </w:r>
          </w:p>
        </w:tc>
      </w:tr>
      <w:tr w:rsidR="00C75487" w:rsidTr="00A72A62">
        <w:tc>
          <w:tcPr>
            <w:tcW w:w="2689" w:type="dxa"/>
          </w:tcPr>
          <w:p w:rsidR="00C75487" w:rsidRDefault="00C75487" w:rsidP="00A72A62">
            <w:pPr>
              <w:jc w:val="both"/>
              <w:rPr>
                <w:rStyle w:val="Titre4Car"/>
              </w:rPr>
            </w:pPr>
            <w:r w:rsidRPr="00BE0BD5">
              <w:rPr>
                <w:b/>
              </w:rPr>
              <w:t>Nom de la fonctionnalité</w:t>
            </w:r>
          </w:p>
        </w:tc>
        <w:tc>
          <w:tcPr>
            <w:tcW w:w="6373" w:type="dxa"/>
          </w:tcPr>
          <w:p w:rsidR="00C75487" w:rsidRDefault="00C75487" w:rsidP="00A72A62">
            <w:r>
              <w:t>Ajout d’une nouvelle demande d’habilitation</w:t>
            </w:r>
          </w:p>
        </w:tc>
      </w:tr>
      <w:tr w:rsidR="00C75487" w:rsidTr="00A72A62">
        <w:tc>
          <w:tcPr>
            <w:tcW w:w="2689" w:type="dxa"/>
          </w:tcPr>
          <w:p w:rsidR="00C75487" w:rsidRPr="00494B5B" w:rsidRDefault="00C75487" w:rsidP="00A72A62">
            <w:pPr>
              <w:rPr>
                <w:rStyle w:val="Titredulivre"/>
              </w:rPr>
            </w:pPr>
            <w:r w:rsidRPr="00BE0BD5">
              <w:rPr>
                <w:b/>
              </w:rPr>
              <w:lastRenderedPageBreak/>
              <w:t>Description sommaire</w:t>
            </w:r>
          </w:p>
        </w:tc>
        <w:tc>
          <w:tcPr>
            <w:tcW w:w="6373" w:type="dxa"/>
          </w:tcPr>
          <w:p w:rsidR="00C75487" w:rsidRDefault="00C75487" w:rsidP="00A72A62">
            <w:r>
              <w:t>Cette fonctionnalité est disponible quand l’utilisateur clique sur l’option « nouvelle demande ». Elle se présente en formulaire pour insérer les informations de la demande.</w:t>
            </w:r>
          </w:p>
        </w:tc>
      </w:tr>
      <w:tr w:rsidR="00C75487" w:rsidTr="00A72A62">
        <w:tc>
          <w:tcPr>
            <w:tcW w:w="2689" w:type="dxa"/>
          </w:tcPr>
          <w:p w:rsidR="00C75487" w:rsidRDefault="00C75487" w:rsidP="00A72A62">
            <w:r w:rsidRPr="001B2B57">
              <w:rPr>
                <w:b/>
              </w:rPr>
              <w:t>Fonctionnalités attendues</w:t>
            </w:r>
          </w:p>
        </w:tc>
        <w:tc>
          <w:tcPr>
            <w:tcW w:w="6373" w:type="dxa"/>
          </w:tcPr>
          <w:p w:rsidR="00C75487" w:rsidRDefault="00C75487" w:rsidP="00A72A62">
            <w:r>
              <w:t>Après validation du formulaire d’ajout de nouvelle demande, une fiche est créée et est listée dans la liste des demandes d’habilitations.</w:t>
            </w:r>
          </w:p>
        </w:tc>
      </w:tr>
      <w:tr w:rsidR="00C75487" w:rsidTr="00A72A62">
        <w:tc>
          <w:tcPr>
            <w:tcW w:w="2689" w:type="dxa"/>
          </w:tcPr>
          <w:p w:rsidR="00C75487" w:rsidRDefault="00C75487" w:rsidP="00A72A62">
            <w:pPr>
              <w:jc w:val="both"/>
            </w:pPr>
            <w:r>
              <w:rPr>
                <w:b/>
              </w:rPr>
              <w:t>Composants</w:t>
            </w:r>
          </w:p>
        </w:tc>
        <w:tc>
          <w:tcPr>
            <w:tcW w:w="6373" w:type="dxa"/>
          </w:tcPr>
          <w:p w:rsidR="00C75487" w:rsidRDefault="00C75487" w:rsidP="00A72A62">
            <w:r>
              <w:t>Formulaire d’ajout contenant :</w:t>
            </w:r>
          </w:p>
          <w:p w:rsidR="00C75487" w:rsidRDefault="00C75487" w:rsidP="00A72A62">
            <w:pPr>
              <w:pStyle w:val="Paragraphedeliste"/>
              <w:numPr>
                <w:ilvl w:val="0"/>
                <w:numId w:val="5"/>
              </w:numPr>
            </w:pPr>
            <w:r>
              <w:t>Grand titre : Gestion des habilitations</w:t>
            </w:r>
          </w:p>
          <w:p w:rsidR="00C75487" w:rsidRDefault="00C75487" w:rsidP="00A72A62">
            <w:pPr>
              <w:pStyle w:val="Paragraphedeliste"/>
              <w:numPr>
                <w:ilvl w:val="0"/>
                <w:numId w:val="5"/>
              </w:numPr>
            </w:pPr>
            <w:r>
              <w:t>Puce au choix (Création/Modification/Suppression)</w:t>
            </w:r>
          </w:p>
          <w:p w:rsidR="00C75487" w:rsidRDefault="00C75487" w:rsidP="00A72A62">
            <w:pPr>
              <w:pStyle w:val="Paragraphedeliste"/>
              <w:numPr>
                <w:ilvl w:val="0"/>
                <w:numId w:val="5"/>
              </w:numPr>
            </w:pPr>
            <w:r>
              <w:t>Champ saisie de la date de la demande</w:t>
            </w:r>
          </w:p>
          <w:p w:rsidR="00C75487" w:rsidRDefault="00C75487" w:rsidP="00A72A62">
            <w:pPr>
              <w:pStyle w:val="Paragraphedeliste"/>
              <w:numPr>
                <w:ilvl w:val="0"/>
                <w:numId w:val="5"/>
              </w:numPr>
            </w:pPr>
            <w:r>
              <w:t>Champ saisie du nom du manager/Associé demandeur</w:t>
            </w:r>
          </w:p>
          <w:p w:rsidR="00C75487" w:rsidRDefault="00C75487" w:rsidP="00A72A62">
            <w:pPr>
              <w:pStyle w:val="Paragraphedeliste"/>
              <w:numPr>
                <w:ilvl w:val="0"/>
                <w:numId w:val="5"/>
              </w:numPr>
            </w:pPr>
            <w:r>
              <w:t xml:space="preserve">Champ sélection du département </w:t>
            </w:r>
          </w:p>
          <w:p w:rsidR="00C75487" w:rsidRDefault="00C75487" w:rsidP="00A72A62">
            <w:pPr>
              <w:pStyle w:val="Paragraphedeliste"/>
              <w:numPr>
                <w:ilvl w:val="0"/>
                <w:numId w:val="5"/>
              </w:numPr>
            </w:pPr>
            <w:r>
              <w:t>Champ saisie du nom du consultant à habiliter</w:t>
            </w:r>
          </w:p>
          <w:p w:rsidR="00C75487" w:rsidRDefault="00C75487" w:rsidP="00A72A62">
            <w:pPr>
              <w:pStyle w:val="Paragraphedeliste"/>
              <w:numPr>
                <w:ilvl w:val="0"/>
                <w:numId w:val="5"/>
              </w:numPr>
            </w:pPr>
            <w:r>
              <w:t>Champ saisie du prénom du consultant à habiliter</w:t>
            </w:r>
          </w:p>
          <w:p w:rsidR="00C75487" w:rsidRDefault="00C75487" w:rsidP="00A72A62">
            <w:pPr>
              <w:pStyle w:val="Paragraphedeliste"/>
              <w:numPr>
                <w:ilvl w:val="0"/>
                <w:numId w:val="5"/>
              </w:numPr>
            </w:pPr>
            <w:r>
              <w:t>Champ sélection du profil du consultant</w:t>
            </w:r>
          </w:p>
          <w:p w:rsidR="00C75487" w:rsidRDefault="00C75487" w:rsidP="00A72A62">
            <w:pPr>
              <w:pStyle w:val="Paragraphedeliste"/>
              <w:numPr>
                <w:ilvl w:val="0"/>
                <w:numId w:val="5"/>
              </w:numPr>
            </w:pPr>
            <w:r>
              <w:t>Champ saisie de la date d’arrivée du consultant</w:t>
            </w:r>
          </w:p>
          <w:p w:rsidR="00C75487" w:rsidRDefault="00C75487" w:rsidP="00A72A62">
            <w:pPr>
              <w:pStyle w:val="Paragraphedeliste"/>
              <w:numPr>
                <w:ilvl w:val="0"/>
                <w:numId w:val="5"/>
              </w:numPr>
            </w:pPr>
            <w:r>
              <w:t>Champ saisie de la date de départ du consultant</w:t>
            </w:r>
          </w:p>
          <w:p w:rsidR="00C75487" w:rsidRDefault="00C75487" w:rsidP="00A72A62">
            <w:pPr>
              <w:pStyle w:val="Paragraphedeliste"/>
              <w:numPr>
                <w:ilvl w:val="0"/>
                <w:numId w:val="5"/>
              </w:numPr>
            </w:pPr>
            <w:r>
              <w:t>Champ saisie du numéro matricule du consultant</w:t>
            </w:r>
          </w:p>
          <w:p w:rsidR="00C75487" w:rsidRDefault="00C75487" w:rsidP="00A72A62">
            <w:pPr>
              <w:pStyle w:val="Paragraphedeliste"/>
              <w:numPr>
                <w:ilvl w:val="0"/>
                <w:numId w:val="5"/>
              </w:numPr>
            </w:pPr>
            <w:r>
              <w:t>Titre : Badge</w:t>
            </w:r>
          </w:p>
          <w:p w:rsidR="00C75487" w:rsidRDefault="00C75487" w:rsidP="00A72A62">
            <w:pPr>
              <w:pStyle w:val="Paragraphedeliste"/>
              <w:numPr>
                <w:ilvl w:val="0"/>
                <w:numId w:val="5"/>
              </w:numPr>
            </w:pPr>
            <w:r>
              <w:t>Puce au choix (Création/Suppression)</w:t>
            </w:r>
          </w:p>
          <w:p w:rsidR="00C75487" w:rsidRDefault="00C75487" w:rsidP="00A72A62">
            <w:pPr>
              <w:pStyle w:val="Paragraphedeliste"/>
              <w:numPr>
                <w:ilvl w:val="0"/>
                <w:numId w:val="5"/>
              </w:numPr>
            </w:pPr>
            <w:r>
              <w:t>Titre : Matériel</w:t>
            </w:r>
          </w:p>
          <w:p w:rsidR="00C75487" w:rsidRDefault="00C75487" w:rsidP="00A72A62">
            <w:pPr>
              <w:pStyle w:val="Paragraphedeliste"/>
              <w:numPr>
                <w:ilvl w:val="0"/>
                <w:numId w:val="5"/>
              </w:numPr>
            </w:pPr>
            <w:r>
              <w:t>Sous-titre : Besoin en matériel</w:t>
            </w:r>
          </w:p>
          <w:p w:rsidR="00C75487" w:rsidRDefault="00C75487" w:rsidP="00A72A62">
            <w:pPr>
              <w:pStyle w:val="Paragraphedeliste"/>
              <w:numPr>
                <w:ilvl w:val="0"/>
                <w:numId w:val="5"/>
              </w:numPr>
            </w:pPr>
            <w:r>
              <w:t>Puce au choix (Oui/Non)</w:t>
            </w:r>
          </w:p>
          <w:p w:rsidR="00C75487" w:rsidRDefault="00C75487" w:rsidP="00A72A62">
            <w:pPr>
              <w:pStyle w:val="Paragraphedeliste"/>
              <w:numPr>
                <w:ilvl w:val="0"/>
                <w:numId w:val="5"/>
              </w:numPr>
            </w:pPr>
            <w:r>
              <w:t>Sous-titre : Si oui</w:t>
            </w:r>
          </w:p>
          <w:p w:rsidR="00C75487" w:rsidRDefault="00C75487" w:rsidP="00A72A62">
            <w:pPr>
              <w:pStyle w:val="Paragraphedeliste"/>
              <w:numPr>
                <w:ilvl w:val="0"/>
                <w:numId w:val="5"/>
              </w:numPr>
            </w:pPr>
            <w:r>
              <w:t>Puce à cocher : PC Fixe</w:t>
            </w:r>
          </w:p>
          <w:p w:rsidR="00C75487" w:rsidRDefault="00C75487" w:rsidP="00A72A62">
            <w:pPr>
              <w:pStyle w:val="Paragraphedeliste"/>
              <w:numPr>
                <w:ilvl w:val="0"/>
                <w:numId w:val="5"/>
              </w:numPr>
            </w:pPr>
            <w:r>
              <w:t>Puce à cocher : Portable</w:t>
            </w:r>
          </w:p>
          <w:p w:rsidR="00C75487" w:rsidRDefault="00C75487" w:rsidP="00A72A62">
            <w:pPr>
              <w:pStyle w:val="Paragraphedeliste"/>
              <w:numPr>
                <w:ilvl w:val="0"/>
                <w:numId w:val="5"/>
              </w:numPr>
            </w:pPr>
            <w:r>
              <w:t>Puce à cocher : Autre (à préciser)</w:t>
            </w:r>
          </w:p>
          <w:p w:rsidR="00C75487" w:rsidRDefault="00C75487" w:rsidP="00A72A62">
            <w:pPr>
              <w:pStyle w:val="Paragraphedeliste"/>
              <w:numPr>
                <w:ilvl w:val="0"/>
                <w:numId w:val="5"/>
              </w:numPr>
            </w:pPr>
            <w:r>
              <w:t>Sous-titre : Si non</w:t>
            </w:r>
          </w:p>
          <w:p w:rsidR="00C75487" w:rsidRDefault="00C75487" w:rsidP="00A72A62">
            <w:pPr>
              <w:pStyle w:val="Paragraphedeliste"/>
              <w:numPr>
                <w:ilvl w:val="0"/>
                <w:numId w:val="5"/>
              </w:numPr>
            </w:pPr>
            <w:r>
              <w:t>Champ saisie du nom et prénom de l’ancien utilisateur</w:t>
            </w:r>
          </w:p>
          <w:p w:rsidR="00C75487" w:rsidRDefault="00C75487" w:rsidP="00A72A62">
            <w:pPr>
              <w:pStyle w:val="Paragraphedeliste"/>
              <w:numPr>
                <w:ilvl w:val="0"/>
                <w:numId w:val="5"/>
              </w:numPr>
            </w:pPr>
            <w:r>
              <w:t>Champ saisie des notes</w:t>
            </w:r>
          </w:p>
          <w:p w:rsidR="00CE783A" w:rsidRDefault="00CE783A" w:rsidP="00A72A62">
            <w:pPr>
              <w:pStyle w:val="Paragraphedeliste"/>
              <w:numPr>
                <w:ilvl w:val="0"/>
                <w:numId w:val="5"/>
              </w:numPr>
            </w:pPr>
            <w:r>
              <w:t>Titre : Habilitations</w:t>
            </w:r>
          </w:p>
          <w:p w:rsidR="00CE783A" w:rsidRDefault="00CE783A" w:rsidP="00CE783A">
            <w:pPr>
              <w:pStyle w:val="Paragraphedeliste"/>
              <w:numPr>
                <w:ilvl w:val="0"/>
                <w:numId w:val="5"/>
              </w:numPr>
            </w:pPr>
            <w:r>
              <w:t>Puce à cocher pour le mail (Création/Suppression)</w:t>
            </w:r>
          </w:p>
          <w:p w:rsidR="00CE783A" w:rsidRDefault="00CE783A" w:rsidP="00CE783A">
            <w:pPr>
              <w:pStyle w:val="Paragraphedeliste"/>
              <w:numPr>
                <w:ilvl w:val="0"/>
                <w:numId w:val="5"/>
              </w:numPr>
            </w:pPr>
            <w:r>
              <w:t>Puce à cocher pour l’extension du mail (@</w:t>
            </w:r>
            <w:r w:rsidRPr="00CE783A">
              <w:t>fthmconsulting.com/@equation.mg/@qualex.mg</w:t>
            </w:r>
            <w:r>
              <w:t>)</w:t>
            </w:r>
          </w:p>
          <w:p w:rsidR="00CE783A" w:rsidRDefault="00CE783A" w:rsidP="00CE783A">
            <w:pPr>
              <w:pStyle w:val="Paragraphedeliste"/>
              <w:numPr>
                <w:ilvl w:val="0"/>
                <w:numId w:val="5"/>
              </w:numPr>
            </w:pPr>
            <w:r>
              <w:t>Puce cochée par défaut pour l’adresse groupée personnel FTHM</w:t>
            </w:r>
          </w:p>
          <w:p w:rsidR="00CE783A" w:rsidRDefault="00CE783A" w:rsidP="00CE783A">
            <w:pPr>
              <w:pStyle w:val="Paragraphedeliste"/>
              <w:numPr>
                <w:ilvl w:val="0"/>
                <w:numId w:val="5"/>
              </w:numPr>
            </w:pPr>
            <w:r>
              <w:t>Champ saisie des adresses groupées</w:t>
            </w:r>
          </w:p>
          <w:p w:rsidR="00CE783A" w:rsidRDefault="00CE783A" w:rsidP="00CE783A">
            <w:pPr>
              <w:pStyle w:val="Paragraphedeliste"/>
              <w:numPr>
                <w:ilvl w:val="0"/>
                <w:numId w:val="5"/>
              </w:numPr>
            </w:pPr>
            <w:r>
              <w:t>Champ saisie des autres adresses</w:t>
            </w:r>
          </w:p>
          <w:p w:rsidR="00CE783A" w:rsidRDefault="00CE783A" w:rsidP="00CE783A">
            <w:pPr>
              <w:pStyle w:val="Paragraphedeliste"/>
              <w:numPr>
                <w:ilvl w:val="0"/>
                <w:numId w:val="5"/>
              </w:numPr>
            </w:pPr>
            <w:r>
              <w:t>Sous-titre : Si suppression ou routage temporaire</w:t>
            </w:r>
          </w:p>
          <w:p w:rsidR="00521229" w:rsidRDefault="00521229" w:rsidP="00CE783A">
            <w:pPr>
              <w:pStyle w:val="Paragraphedeliste"/>
              <w:numPr>
                <w:ilvl w:val="0"/>
                <w:numId w:val="5"/>
              </w:numPr>
            </w:pPr>
            <w:r>
              <w:t xml:space="preserve">Champ saisie de l’adresse de </w:t>
            </w:r>
            <w:proofErr w:type="spellStart"/>
            <w:r>
              <w:t>reroutage</w:t>
            </w:r>
            <w:proofErr w:type="spellEnd"/>
          </w:p>
          <w:p w:rsidR="00521229" w:rsidRDefault="00521229" w:rsidP="00CE783A">
            <w:pPr>
              <w:pStyle w:val="Paragraphedeliste"/>
              <w:numPr>
                <w:ilvl w:val="0"/>
                <w:numId w:val="5"/>
              </w:numPr>
            </w:pPr>
            <w:r>
              <w:t xml:space="preserve">Champ saisie de l’intervalle de date de </w:t>
            </w:r>
            <w:proofErr w:type="spellStart"/>
            <w:r>
              <w:t>reroutage</w:t>
            </w:r>
            <w:proofErr w:type="spellEnd"/>
          </w:p>
          <w:p w:rsidR="00521229" w:rsidRDefault="00521229" w:rsidP="00CE783A">
            <w:pPr>
              <w:pStyle w:val="Paragraphedeliste"/>
              <w:numPr>
                <w:ilvl w:val="0"/>
                <w:numId w:val="5"/>
              </w:numPr>
            </w:pPr>
            <w:r>
              <w:t xml:space="preserve">Puce </w:t>
            </w:r>
            <w:r w:rsidR="005A1338">
              <w:t>à cocher pour la réponse auto</w:t>
            </w:r>
          </w:p>
          <w:p w:rsidR="005A1338" w:rsidRDefault="005A1338" w:rsidP="005A1338">
            <w:pPr>
              <w:pStyle w:val="Paragraphedeliste"/>
              <w:numPr>
                <w:ilvl w:val="0"/>
                <w:numId w:val="5"/>
              </w:numPr>
            </w:pPr>
            <w:r>
              <w:t>Sous-titre : Si oui</w:t>
            </w:r>
          </w:p>
          <w:p w:rsidR="005A1338" w:rsidRDefault="005A1338" w:rsidP="00CE783A">
            <w:pPr>
              <w:pStyle w:val="Paragraphedeliste"/>
              <w:numPr>
                <w:ilvl w:val="0"/>
                <w:numId w:val="5"/>
              </w:numPr>
            </w:pPr>
            <w:r>
              <w:t>Champ saisie de la réponse automatique</w:t>
            </w:r>
          </w:p>
          <w:p w:rsidR="005A1338" w:rsidRDefault="005A1338" w:rsidP="00CE783A">
            <w:pPr>
              <w:pStyle w:val="Paragraphedeliste"/>
              <w:numPr>
                <w:ilvl w:val="0"/>
                <w:numId w:val="5"/>
              </w:numPr>
            </w:pPr>
            <w:r>
              <w:t>Champ saisie de la date d’activation</w:t>
            </w:r>
          </w:p>
          <w:p w:rsidR="005A1338" w:rsidRDefault="005A1338" w:rsidP="00CE783A">
            <w:pPr>
              <w:pStyle w:val="Paragraphedeliste"/>
              <w:numPr>
                <w:ilvl w:val="0"/>
                <w:numId w:val="5"/>
              </w:numPr>
            </w:pPr>
            <w:r>
              <w:t>Champ saisie de la date désactivation</w:t>
            </w:r>
          </w:p>
          <w:p w:rsidR="005A1338" w:rsidRDefault="005A1338" w:rsidP="00CE783A">
            <w:pPr>
              <w:pStyle w:val="Paragraphedeliste"/>
              <w:numPr>
                <w:ilvl w:val="0"/>
                <w:numId w:val="5"/>
              </w:numPr>
            </w:pPr>
            <w:r>
              <w:t>Puce à cocher pour la suppression de mail</w:t>
            </w:r>
          </w:p>
          <w:p w:rsidR="005A1338" w:rsidRDefault="005A1338" w:rsidP="00CE783A">
            <w:pPr>
              <w:pStyle w:val="Paragraphedeliste"/>
              <w:numPr>
                <w:ilvl w:val="0"/>
                <w:numId w:val="5"/>
              </w:numPr>
            </w:pPr>
            <w:r>
              <w:t>Champ saisie de la date de suppression</w:t>
            </w:r>
          </w:p>
          <w:p w:rsidR="005A1338" w:rsidRDefault="005A1338" w:rsidP="00CE783A">
            <w:pPr>
              <w:pStyle w:val="Paragraphedeliste"/>
              <w:numPr>
                <w:ilvl w:val="0"/>
                <w:numId w:val="5"/>
              </w:numPr>
            </w:pPr>
            <w:r>
              <w:t>Sous-titre : Répertoires</w:t>
            </w:r>
          </w:p>
          <w:p w:rsidR="005A1338" w:rsidRDefault="005A1338" w:rsidP="005A1338">
            <w:pPr>
              <w:pStyle w:val="Paragraphedeliste"/>
              <w:numPr>
                <w:ilvl w:val="0"/>
                <w:numId w:val="5"/>
              </w:numPr>
            </w:pPr>
            <w:r>
              <w:lastRenderedPageBreak/>
              <w:t>Puce à cocher si répertoire autorisé (</w:t>
            </w:r>
            <w:r w:rsidRPr="005A1338">
              <w:t>00-AMI, 01-Propales, 02-Projets et Missions, 04-Outils internes, 05-Bibliothèque, 06-Qualité</w:t>
            </w:r>
            <w:r>
              <w:t>)</w:t>
            </w:r>
          </w:p>
          <w:p w:rsidR="005A1338" w:rsidRDefault="005A1338" w:rsidP="005A1338">
            <w:pPr>
              <w:pStyle w:val="Paragraphedeliste"/>
              <w:numPr>
                <w:ilvl w:val="0"/>
                <w:numId w:val="5"/>
              </w:numPr>
            </w:pPr>
            <w:r>
              <w:t>Champ de sélection des listes de partage</w:t>
            </w:r>
          </w:p>
          <w:p w:rsidR="005A1338" w:rsidRDefault="005A1338" w:rsidP="005A1338">
            <w:pPr>
              <w:pStyle w:val="Paragraphedeliste"/>
              <w:numPr>
                <w:ilvl w:val="0"/>
                <w:numId w:val="5"/>
              </w:numPr>
            </w:pPr>
            <w:r>
              <w:t>C</w:t>
            </w:r>
            <w:r w:rsidR="00360CA8">
              <w:t>hamp de sélection d’autres</w:t>
            </w:r>
            <w:r>
              <w:t xml:space="preserve"> listes</w:t>
            </w:r>
            <w:r w:rsidR="00360CA8">
              <w:t xml:space="preserve"> de partage</w:t>
            </w:r>
          </w:p>
          <w:p w:rsidR="00360CA8" w:rsidRDefault="00360CA8" w:rsidP="005A1338">
            <w:pPr>
              <w:pStyle w:val="Paragraphedeliste"/>
              <w:numPr>
                <w:ilvl w:val="0"/>
                <w:numId w:val="5"/>
              </w:numPr>
            </w:pPr>
            <w:r>
              <w:t>Sous-titre : Outils internes</w:t>
            </w:r>
          </w:p>
          <w:p w:rsidR="00360CA8" w:rsidRDefault="00360CA8" w:rsidP="005A1338">
            <w:pPr>
              <w:pStyle w:val="Paragraphedeliste"/>
              <w:numPr>
                <w:ilvl w:val="0"/>
                <w:numId w:val="5"/>
              </w:numPr>
            </w:pPr>
            <w:r>
              <w:t>Champ sélection de la liste des outils</w:t>
            </w:r>
          </w:p>
          <w:p w:rsidR="00360CA8" w:rsidRDefault="00360CA8" w:rsidP="005A1338">
            <w:pPr>
              <w:pStyle w:val="Paragraphedeliste"/>
              <w:numPr>
                <w:ilvl w:val="0"/>
                <w:numId w:val="5"/>
              </w:numPr>
            </w:pPr>
            <w:r>
              <w:t>Champ saisie de remarques</w:t>
            </w:r>
          </w:p>
          <w:p w:rsidR="00360CA8" w:rsidRDefault="00360CA8" w:rsidP="005A1338">
            <w:pPr>
              <w:pStyle w:val="Paragraphedeliste"/>
              <w:numPr>
                <w:ilvl w:val="0"/>
                <w:numId w:val="5"/>
              </w:numPr>
            </w:pPr>
            <w:r>
              <w:t>Champ saisie du nom du manager ou associé de rattachement</w:t>
            </w:r>
          </w:p>
          <w:p w:rsidR="009F0C01" w:rsidRDefault="009F0C01" w:rsidP="005A1338">
            <w:pPr>
              <w:pStyle w:val="Paragraphedeliste"/>
              <w:numPr>
                <w:ilvl w:val="0"/>
                <w:numId w:val="5"/>
              </w:numPr>
            </w:pPr>
            <w:r>
              <w:t>Sous-titre : Logiciels</w:t>
            </w:r>
          </w:p>
          <w:p w:rsidR="003D5443" w:rsidRDefault="003D5443" w:rsidP="005A1338">
            <w:pPr>
              <w:pStyle w:val="Paragraphedeliste"/>
              <w:numPr>
                <w:ilvl w:val="0"/>
                <w:numId w:val="5"/>
              </w:numPr>
            </w:pPr>
            <w:r>
              <w:t>Champ de sélection de liste des logiciels</w:t>
            </w:r>
          </w:p>
          <w:p w:rsidR="003D5443" w:rsidRDefault="003D5443" w:rsidP="005A1338">
            <w:pPr>
              <w:pStyle w:val="Paragraphedeliste"/>
              <w:numPr>
                <w:ilvl w:val="0"/>
                <w:numId w:val="5"/>
              </w:numPr>
            </w:pPr>
            <w:r>
              <w:t xml:space="preserve">Bouton d’enregistrement </w:t>
            </w:r>
          </w:p>
        </w:tc>
      </w:tr>
      <w:tr w:rsidR="00C75487" w:rsidTr="00A72A62">
        <w:tc>
          <w:tcPr>
            <w:tcW w:w="2689" w:type="dxa"/>
          </w:tcPr>
          <w:p w:rsidR="00C75487" w:rsidRDefault="00C75487" w:rsidP="00A72A62">
            <w:pPr>
              <w:rPr>
                <w:rStyle w:val="lev"/>
              </w:rPr>
            </w:pPr>
            <w:r w:rsidRPr="0038344E">
              <w:rPr>
                <w:b/>
              </w:rPr>
              <w:lastRenderedPageBreak/>
              <w:t>Règles de gestion</w:t>
            </w:r>
          </w:p>
        </w:tc>
        <w:tc>
          <w:tcPr>
            <w:tcW w:w="6373" w:type="dxa"/>
          </w:tcPr>
          <w:p w:rsidR="00C75487" w:rsidRDefault="00C75487" w:rsidP="00A72A62">
            <w:pPr>
              <w:pStyle w:val="Paragraphedeliste"/>
              <w:numPr>
                <w:ilvl w:val="0"/>
                <w:numId w:val="14"/>
              </w:numPr>
              <w:jc w:val="both"/>
            </w:pPr>
            <w:r>
              <w:t>Les champs marqués par un astérisque doivent être obligatoirement remplis par le saisisseur.</w:t>
            </w:r>
          </w:p>
          <w:p w:rsidR="00C75487" w:rsidRDefault="00C75487" w:rsidP="00A72A62">
            <w:pPr>
              <w:pStyle w:val="Paragraphedeliste"/>
              <w:numPr>
                <w:ilvl w:val="0"/>
                <w:numId w:val="14"/>
              </w:numPr>
              <w:jc w:val="both"/>
            </w:pPr>
            <w:r>
              <w:t>Pour le champ « département » au choix, les valeurs possibles seront :</w:t>
            </w:r>
          </w:p>
          <w:p w:rsidR="00C75487" w:rsidRDefault="00C75487" w:rsidP="00A72A62">
            <w:pPr>
              <w:pStyle w:val="Paragraphedeliste"/>
              <w:numPr>
                <w:ilvl w:val="0"/>
                <w:numId w:val="10"/>
              </w:numPr>
              <w:spacing w:after="160" w:line="259" w:lineRule="auto"/>
              <w:jc w:val="both"/>
            </w:pPr>
            <w:r>
              <w:t>ADMINISTRATION </w:t>
            </w:r>
          </w:p>
          <w:p w:rsidR="00C75487" w:rsidRDefault="00C75487" w:rsidP="00A72A62">
            <w:pPr>
              <w:pStyle w:val="Paragraphedeliste"/>
              <w:numPr>
                <w:ilvl w:val="0"/>
                <w:numId w:val="10"/>
              </w:numPr>
              <w:spacing w:after="160" w:line="259" w:lineRule="auto"/>
              <w:jc w:val="both"/>
            </w:pPr>
            <w:r>
              <w:t>AMOA</w:t>
            </w:r>
          </w:p>
          <w:p w:rsidR="00C75487" w:rsidRDefault="00C75487" w:rsidP="00A72A62">
            <w:pPr>
              <w:pStyle w:val="Paragraphedeliste"/>
              <w:numPr>
                <w:ilvl w:val="0"/>
                <w:numId w:val="10"/>
              </w:numPr>
              <w:spacing w:after="160" w:line="259" w:lineRule="auto"/>
              <w:jc w:val="both"/>
            </w:pPr>
            <w:r>
              <w:t>ASSOCIE</w:t>
            </w:r>
          </w:p>
          <w:p w:rsidR="00C75487" w:rsidRDefault="00C75487" w:rsidP="00A72A62">
            <w:pPr>
              <w:pStyle w:val="Paragraphedeliste"/>
              <w:numPr>
                <w:ilvl w:val="0"/>
                <w:numId w:val="10"/>
              </w:numPr>
              <w:spacing w:after="160" w:line="259" w:lineRule="auto"/>
              <w:jc w:val="both"/>
            </w:pPr>
            <w:r>
              <w:t>AUDIT</w:t>
            </w:r>
          </w:p>
          <w:p w:rsidR="00C75487" w:rsidRDefault="00C75487" w:rsidP="00A72A62">
            <w:pPr>
              <w:pStyle w:val="Paragraphedeliste"/>
              <w:numPr>
                <w:ilvl w:val="0"/>
                <w:numId w:val="10"/>
              </w:numPr>
              <w:spacing w:after="160" w:line="259" w:lineRule="auto"/>
              <w:jc w:val="both"/>
            </w:pPr>
            <w:r>
              <w:t>BPO COMPTA</w:t>
            </w:r>
          </w:p>
          <w:p w:rsidR="00C75487" w:rsidRDefault="00C75487" w:rsidP="00A72A62">
            <w:pPr>
              <w:pStyle w:val="Paragraphedeliste"/>
              <w:numPr>
                <w:ilvl w:val="0"/>
                <w:numId w:val="10"/>
              </w:numPr>
              <w:spacing w:after="160" w:line="259" w:lineRule="auto"/>
              <w:jc w:val="both"/>
            </w:pPr>
            <w:r>
              <w:t>BPO RH</w:t>
            </w:r>
          </w:p>
          <w:p w:rsidR="00C75487" w:rsidRDefault="00C75487" w:rsidP="00A72A62">
            <w:pPr>
              <w:pStyle w:val="Paragraphedeliste"/>
              <w:numPr>
                <w:ilvl w:val="0"/>
                <w:numId w:val="10"/>
              </w:numPr>
              <w:spacing w:after="160" w:line="259" w:lineRule="auto"/>
              <w:jc w:val="both"/>
            </w:pPr>
            <w:r>
              <w:t>COMMERCIAL</w:t>
            </w:r>
          </w:p>
          <w:p w:rsidR="00C75487" w:rsidRDefault="00C75487" w:rsidP="00A72A62">
            <w:pPr>
              <w:pStyle w:val="Paragraphedeliste"/>
              <w:numPr>
                <w:ilvl w:val="0"/>
                <w:numId w:val="10"/>
              </w:numPr>
              <w:spacing w:after="160" w:line="259" w:lineRule="auto"/>
              <w:jc w:val="both"/>
            </w:pPr>
            <w:r>
              <w:t>COMMUNICATION</w:t>
            </w:r>
          </w:p>
          <w:p w:rsidR="00C75487" w:rsidRDefault="00C75487" w:rsidP="00A72A62">
            <w:pPr>
              <w:pStyle w:val="Paragraphedeliste"/>
              <w:numPr>
                <w:ilvl w:val="0"/>
                <w:numId w:val="10"/>
              </w:numPr>
              <w:jc w:val="both"/>
            </w:pPr>
            <w:r>
              <w:t>DAF</w:t>
            </w:r>
          </w:p>
          <w:p w:rsidR="00C75487" w:rsidRDefault="00C75487" w:rsidP="00A72A62">
            <w:pPr>
              <w:pStyle w:val="Paragraphedeliste"/>
              <w:numPr>
                <w:ilvl w:val="0"/>
                <w:numId w:val="10"/>
              </w:numPr>
              <w:spacing w:after="160" w:line="259" w:lineRule="auto"/>
              <w:jc w:val="both"/>
            </w:pPr>
            <w:r>
              <w:t>FINANCE</w:t>
            </w:r>
          </w:p>
          <w:p w:rsidR="00C75487" w:rsidRDefault="00C75487" w:rsidP="00A72A62">
            <w:pPr>
              <w:pStyle w:val="Paragraphedeliste"/>
              <w:numPr>
                <w:ilvl w:val="0"/>
                <w:numId w:val="10"/>
              </w:numPr>
              <w:spacing w:after="160" w:line="259" w:lineRule="auto"/>
              <w:jc w:val="both"/>
            </w:pPr>
            <w:r>
              <w:t>INFO</w:t>
            </w:r>
          </w:p>
          <w:p w:rsidR="00C75487" w:rsidRDefault="00C75487" w:rsidP="00A72A62">
            <w:pPr>
              <w:pStyle w:val="Paragraphedeliste"/>
              <w:numPr>
                <w:ilvl w:val="0"/>
                <w:numId w:val="10"/>
              </w:numPr>
              <w:spacing w:after="160" w:line="259" w:lineRule="auto"/>
              <w:jc w:val="both"/>
            </w:pPr>
            <w:r>
              <w:t>ORGA</w:t>
            </w:r>
          </w:p>
          <w:p w:rsidR="00C75487" w:rsidRDefault="00C75487" w:rsidP="00A72A62">
            <w:pPr>
              <w:pStyle w:val="Paragraphedeliste"/>
              <w:numPr>
                <w:ilvl w:val="0"/>
                <w:numId w:val="10"/>
              </w:numPr>
              <w:spacing w:after="160" w:line="259" w:lineRule="auto"/>
              <w:jc w:val="both"/>
            </w:pPr>
            <w:r>
              <w:t>QUALITE</w:t>
            </w:r>
          </w:p>
          <w:p w:rsidR="00C75487" w:rsidRDefault="00C75487" w:rsidP="00A72A62">
            <w:pPr>
              <w:pStyle w:val="Paragraphedeliste"/>
              <w:numPr>
                <w:ilvl w:val="0"/>
                <w:numId w:val="10"/>
              </w:numPr>
              <w:spacing w:after="160" w:line="259" w:lineRule="auto"/>
              <w:jc w:val="both"/>
            </w:pPr>
            <w:r>
              <w:t>RHC</w:t>
            </w:r>
          </w:p>
          <w:p w:rsidR="00C75487" w:rsidRDefault="00C75487" w:rsidP="00A72A62">
            <w:pPr>
              <w:pStyle w:val="Paragraphedeliste"/>
              <w:numPr>
                <w:ilvl w:val="0"/>
                <w:numId w:val="10"/>
              </w:numPr>
              <w:jc w:val="both"/>
            </w:pPr>
            <w:r>
              <w:t>RHI</w:t>
            </w:r>
          </w:p>
          <w:p w:rsidR="00C75487" w:rsidRDefault="00C75487" w:rsidP="00A72A62"/>
        </w:tc>
      </w:tr>
    </w:tbl>
    <w:p w:rsidR="002D1C1C" w:rsidRDefault="002D1C1C" w:rsidP="002D1C1C"/>
    <w:p w:rsidR="002D1C1C" w:rsidRDefault="002D1C1C" w:rsidP="00A376C3">
      <w:pPr>
        <w:pStyle w:val="Titre5"/>
        <w:numPr>
          <w:ilvl w:val="3"/>
          <w:numId w:val="28"/>
        </w:numPr>
      </w:pPr>
      <w:r>
        <w:t>Modifier la demande</w:t>
      </w:r>
    </w:p>
    <w:p w:rsidR="00C75487" w:rsidRDefault="00C75487" w:rsidP="00C75487">
      <w:pPr>
        <w:ind w:firstLine="708"/>
      </w:pPr>
      <w:r>
        <w:t>Au cours de la fonction du consultant, il se peut qu’il soit de nouveau habilité à d’autres outils ou fonction, alors il est nécessaire de la modifier et conserver l’historique de ses demandes.</w:t>
      </w:r>
    </w:p>
    <w:tbl>
      <w:tblPr>
        <w:tblStyle w:val="Grilledutableau"/>
        <w:tblW w:w="0" w:type="auto"/>
        <w:tblLook w:val="04A0" w:firstRow="1" w:lastRow="0" w:firstColumn="1" w:lastColumn="0" w:noHBand="0" w:noVBand="1"/>
      </w:tblPr>
      <w:tblGrid>
        <w:gridCol w:w="2689"/>
        <w:gridCol w:w="6373"/>
      </w:tblGrid>
      <w:tr w:rsidR="00C75487" w:rsidTr="00A72A62">
        <w:tc>
          <w:tcPr>
            <w:tcW w:w="9062" w:type="dxa"/>
            <w:gridSpan w:val="2"/>
          </w:tcPr>
          <w:p w:rsidR="00C75487" w:rsidRDefault="00C75487" w:rsidP="00A72A62">
            <w:pPr>
              <w:jc w:val="center"/>
            </w:pPr>
            <w:r w:rsidRPr="00BE0BD5">
              <w:rPr>
                <w:b/>
              </w:rPr>
              <w:t>Fiche de description de fonctionnalité</w:t>
            </w:r>
          </w:p>
        </w:tc>
      </w:tr>
      <w:tr w:rsidR="00C75487" w:rsidTr="00A72A62">
        <w:tc>
          <w:tcPr>
            <w:tcW w:w="2689" w:type="dxa"/>
          </w:tcPr>
          <w:p w:rsidR="00C75487" w:rsidRDefault="00C75487" w:rsidP="00A72A62">
            <w:pPr>
              <w:jc w:val="both"/>
              <w:rPr>
                <w:rStyle w:val="Titre4Car"/>
              </w:rPr>
            </w:pPr>
            <w:r w:rsidRPr="00BE0BD5">
              <w:rPr>
                <w:b/>
              </w:rPr>
              <w:t>Nom de la fonctionnalité</w:t>
            </w:r>
          </w:p>
        </w:tc>
        <w:tc>
          <w:tcPr>
            <w:tcW w:w="6373" w:type="dxa"/>
          </w:tcPr>
          <w:p w:rsidR="00C75487" w:rsidRDefault="00C75487" w:rsidP="00A72A62">
            <w:r>
              <w:t>Modification de la demande d’habilitation</w:t>
            </w:r>
          </w:p>
        </w:tc>
      </w:tr>
      <w:tr w:rsidR="00C75487" w:rsidTr="00A72A62">
        <w:tc>
          <w:tcPr>
            <w:tcW w:w="2689" w:type="dxa"/>
          </w:tcPr>
          <w:p w:rsidR="00C75487" w:rsidRPr="00494B5B" w:rsidRDefault="00C75487" w:rsidP="00A72A62">
            <w:pPr>
              <w:rPr>
                <w:rStyle w:val="Titredulivre"/>
              </w:rPr>
            </w:pPr>
            <w:r w:rsidRPr="00BE0BD5">
              <w:rPr>
                <w:b/>
              </w:rPr>
              <w:t>Description sommaire</w:t>
            </w:r>
          </w:p>
        </w:tc>
        <w:tc>
          <w:tcPr>
            <w:tcW w:w="6373" w:type="dxa"/>
          </w:tcPr>
          <w:p w:rsidR="00C75487" w:rsidRDefault="00C75487" w:rsidP="00A72A62">
            <w:r>
              <w:t>Cette option est disponible dans le tableau dans la page de gestion d’habilitation, pour modifier une demande et l’enregistrer en liste en-dessous de l’habilitation originale.</w:t>
            </w:r>
          </w:p>
        </w:tc>
      </w:tr>
      <w:tr w:rsidR="00C75487" w:rsidTr="00A72A62">
        <w:tc>
          <w:tcPr>
            <w:tcW w:w="2689" w:type="dxa"/>
          </w:tcPr>
          <w:p w:rsidR="00C75487" w:rsidRDefault="00C75487" w:rsidP="00A72A62">
            <w:r w:rsidRPr="001B2B57">
              <w:rPr>
                <w:b/>
              </w:rPr>
              <w:t>Fonctionnalités attendues</w:t>
            </w:r>
          </w:p>
        </w:tc>
        <w:tc>
          <w:tcPr>
            <w:tcW w:w="6373" w:type="dxa"/>
          </w:tcPr>
          <w:p w:rsidR="00C75487" w:rsidRDefault="00C75487" w:rsidP="00A72A62">
            <w:r>
              <w:t>Après la validation du formulaire de la modification de la demande d’habilitation, les changements seront sauvegardés et une nouvelle fiche créée.</w:t>
            </w:r>
          </w:p>
        </w:tc>
      </w:tr>
      <w:tr w:rsidR="00C75487" w:rsidTr="00A72A62">
        <w:tc>
          <w:tcPr>
            <w:tcW w:w="2689" w:type="dxa"/>
          </w:tcPr>
          <w:p w:rsidR="00C75487" w:rsidRDefault="00C75487" w:rsidP="00A72A62">
            <w:pPr>
              <w:jc w:val="both"/>
            </w:pPr>
            <w:r>
              <w:rPr>
                <w:b/>
              </w:rPr>
              <w:t>Composants</w:t>
            </w:r>
          </w:p>
        </w:tc>
        <w:tc>
          <w:tcPr>
            <w:tcW w:w="6373" w:type="dxa"/>
          </w:tcPr>
          <w:p w:rsidR="00C75487" w:rsidRDefault="00C75487" w:rsidP="00A72A62">
            <w:r>
              <w:t>Formulaire de modification contenant :</w:t>
            </w:r>
          </w:p>
          <w:p w:rsidR="00C75487" w:rsidRDefault="00C75487" w:rsidP="00A72A62">
            <w:pPr>
              <w:pStyle w:val="Paragraphedeliste"/>
              <w:numPr>
                <w:ilvl w:val="0"/>
                <w:numId w:val="5"/>
              </w:numPr>
            </w:pPr>
            <w:r>
              <w:t>Grand titre : Gestion des habilitations</w:t>
            </w:r>
          </w:p>
          <w:p w:rsidR="00C75487" w:rsidRDefault="00C75487" w:rsidP="00A72A62">
            <w:pPr>
              <w:pStyle w:val="Paragraphedeliste"/>
              <w:numPr>
                <w:ilvl w:val="0"/>
                <w:numId w:val="5"/>
              </w:numPr>
            </w:pPr>
            <w:r>
              <w:t>Puce au choix (Création/Modification/Suppression)</w:t>
            </w:r>
          </w:p>
          <w:p w:rsidR="00C75487" w:rsidRDefault="00C75487" w:rsidP="00A72A62">
            <w:pPr>
              <w:pStyle w:val="Paragraphedeliste"/>
              <w:numPr>
                <w:ilvl w:val="0"/>
                <w:numId w:val="5"/>
              </w:numPr>
            </w:pPr>
            <w:r>
              <w:t>Champ saisie de la date de la demande</w:t>
            </w:r>
          </w:p>
          <w:p w:rsidR="00C75487" w:rsidRDefault="00C75487" w:rsidP="00A72A62">
            <w:pPr>
              <w:pStyle w:val="Paragraphedeliste"/>
              <w:numPr>
                <w:ilvl w:val="0"/>
                <w:numId w:val="5"/>
              </w:numPr>
            </w:pPr>
            <w:r>
              <w:lastRenderedPageBreak/>
              <w:t>Champ saisie du nom du manager/Associé demandeur</w:t>
            </w:r>
          </w:p>
          <w:p w:rsidR="00C75487" w:rsidRDefault="00C75487" w:rsidP="00A72A62">
            <w:pPr>
              <w:pStyle w:val="Paragraphedeliste"/>
              <w:numPr>
                <w:ilvl w:val="0"/>
                <w:numId w:val="5"/>
              </w:numPr>
            </w:pPr>
            <w:r>
              <w:t xml:space="preserve">Champ sélection du département </w:t>
            </w:r>
          </w:p>
          <w:p w:rsidR="00C75487" w:rsidRDefault="00C75487" w:rsidP="00A72A62">
            <w:pPr>
              <w:pStyle w:val="Paragraphedeliste"/>
              <w:numPr>
                <w:ilvl w:val="0"/>
                <w:numId w:val="5"/>
              </w:numPr>
            </w:pPr>
            <w:r>
              <w:t>Champ saisie du nom du consultant à habiliter</w:t>
            </w:r>
          </w:p>
          <w:p w:rsidR="00C75487" w:rsidRDefault="00C75487" w:rsidP="00A72A62">
            <w:pPr>
              <w:pStyle w:val="Paragraphedeliste"/>
              <w:numPr>
                <w:ilvl w:val="0"/>
                <w:numId w:val="5"/>
              </w:numPr>
            </w:pPr>
            <w:r>
              <w:t>Champ saisie du prénom du consultant à habiliter</w:t>
            </w:r>
          </w:p>
          <w:p w:rsidR="00C75487" w:rsidRDefault="00C75487" w:rsidP="00A72A62">
            <w:pPr>
              <w:pStyle w:val="Paragraphedeliste"/>
              <w:numPr>
                <w:ilvl w:val="0"/>
                <w:numId w:val="5"/>
              </w:numPr>
            </w:pPr>
            <w:r>
              <w:t>Champ sélection du profil du consultant</w:t>
            </w:r>
          </w:p>
          <w:p w:rsidR="00C75487" w:rsidRDefault="00C75487" w:rsidP="00A72A62">
            <w:pPr>
              <w:pStyle w:val="Paragraphedeliste"/>
              <w:numPr>
                <w:ilvl w:val="0"/>
                <w:numId w:val="5"/>
              </w:numPr>
            </w:pPr>
            <w:r>
              <w:t>Champ saisie de la date d’arrivée du consultant</w:t>
            </w:r>
          </w:p>
          <w:p w:rsidR="00C75487" w:rsidRDefault="00C75487" w:rsidP="00A72A62">
            <w:pPr>
              <w:pStyle w:val="Paragraphedeliste"/>
              <w:numPr>
                <w:ilvl w:val="0"/>
                <w:numId w:val="5"/>
              </w:numPr>
            </w:pPr>
            <w:r>
              <w:t>Champ saisie de la date de départ du consultant</w:t>
            </w:r>
          </w:p>
          <w:p w:rsidR="00C75487" w:rsidRDefault="00C75487" w:rsidP="00A72A62">
            <w:pPr>
              <w:pStyle w:val="Paragraphedeliste"/>
              <w:numPr>
                <w:ilvl w:val="0"/>
                <w:numId w:val="5"/>
              </w:numPr>
            </w:pPr>
            <w:r>
              <w:t>Champ saisie du numéro matricule du consultant</w:t>
            </w:r>
          </w:p>
          <w:p w:rsidR="00C75487" w:rsidRDefault="00C75487" w:rsidP="00A72A62">
            <w:pPr>
              <w:pStyle w:val="Paragraphedeliste"/>
              <w:numPr>
                <w:ilvl w:val="0"/>
                <w:numId w:val="5"/>
              </w:numPr>
            </w:pPr>
            <w:r>
              <w:t>Titre : Badge</w:t>
            </w:r>
          </w:p>
          <w:p w:rsidR="00C75487" w:rsidRDefault="00C75487" w:rsidP="00A72A62">
            <w:pPr>
              <w:pStyle w:val="Paragraphedeliste"/>
              <w:numPr>
                <w:ilvl w:val="0"/>
                <w:numId w:val="5"/>
              </w:numPr>
            </w:pPr>
            <w:r>
              <w:t>Puce au choix (Création/Suppression)</w:t>
            </w:r>
          </w:p>
          <w:p w:rsidR="00C75487" w:rsidRDefault="00C75487" w:rsidP="00A72A62">
            <w:pPr>
              <w:pStyle w:val="Paragraphedeliste"/>
              <w:numPr>
                <w:ilvl w:val="0"/>
                <w:numId w:val="5"/>
              </w:numPr>
            </w:pPr>
            <w:r>
              <w:t>Titre : Matériel</w:t>
            </w:r>
          </w:p>
          <w:p w:rsidR="00C75487" w:rsidRDefault="00C75487" w:rsidP="00A72A62">
            <w:pPr>
              <w:pStyle w:val="Paragraphedeliste"/>
              <w:numPr>
                <w:ilvl w:val="0"/>
                <w:numId w:val="5"/>
              </w:numPr>
            </w:pPr>
            <w:r>
              <w:t>Sous-titre : Besoin en matériel</w:t>
            </w:r>
          </w:p>
          <w:p w:rsidR="00C75487" w:rsidRDefault="00C75487" w:rsidP="00A72A62">
            <w:pPr>
              <w:pStyle w:val="Paragraphedeliste"/>
              <w:numPr>
                <w:ilvl w:val="0"/>
                <w:numId w:val="5"/>
              </w:numPr>
            </w:pPr>
            <w:r>
              <w:t>Puce au choix (Oui/Non)</w:t>
            </w:r>
          </w:p>
          <w:p w:rsidR="00C75487" w:rsidRDefault="00C75487" w:rsidP="00A72A62">
            <w:pPr>
              <w:pStyle w:val="Paragraphedeliste"/>
              <w:numPr>
                <w:ilvl w:val="0"/>
                <w:numId w:val="5"/>
              </w:numPr>
            </w:pPr>
            <w:r>
              <w:t>Sous-titre : Si oui</w:t>
            </w:r>
          </w:p>
          <w:p w:rsidR="00C75487" w:rsidRDefault="00C75487" w:rsidP="00A72A62">
            <w:pPr>
              <w:pStyle w:val="Paragraphedeliste"/>
              <w:numPr>
                <w:ilvl w:val="0"/>
                <w:numId w:val="5"/>
              </w:numPr>
            </w:pPr>
            <w:r>
              <w:t>Puce à cocher : PC Fixe</w:t>
            </w:r>
          </w:p>
          <w:p w:rsidR="00C75487" w:rsidRDefault="00C75487" w:rsidP="00A72A62">
            <w:pPr>
              <w:pStyle w:val="Paragraphedeliste"/>
              <w:numPr>
                <w:ilvl w:val="0"/>
                <w:numId w:val="5"/>
              </w:numPr>
            </w:pPr>
            <w:r>
              <w:t>Puce à cocher : Portable</w:t>
            </w:r>
          </w:p>
          <w:p w:rsidR="00C75487" w:rsidRDefault="00C75487" w:rsidP="00A72A62">
            <w:pPr>
              <w:pStyle w:val="Paragraphedeliste"/>
              <w:numPr>
                <w:ilvl w:val="0"/>
                <w:numId w:val="5"/>
              </w:numPr>
            </w:pPr>
            <w:r>
              <w:t>Puce à cocher : Autre (à préciser)</w:t>
            </w:r>
          </w:p>
          <w:p w:rsidR="00C75487" w:rsidRDefault="00C75487" w:rsidP="00A72A62">
            <w:pPr>
              <w:pStyle w:val="Paragraphedeliste"/>
              <w:numPr>
                <w:ilvl w:val="0"/>
                <w:numId w:val="5"/>
              </w:numPr>
            </w:pPr>
            <w:r>
              <w:t>Sous-titre : Si non</w:t>
            </w:r>
          </w:p>
          <w:p w:rsidR="00C75487" w:rsidRDefault="00C75487" w:rsidP="00A72A62">
            <w:pPr>
              <w:pStyle w:val="Paragraphedeliste"/>
              <w:numPr>
                <w:ilvl w:val="0"/>
                <w:numId w:val="5"/>
              </w:numPr>
            </w:pPr>
            <w:r>
              <w:t>Champ saisie du nom et prénom de l’ancien utilisateur</w:t>
            </w:r>
          </w:p>
          <w:p w:rsidR="00C75487" w:rsidRDefault="00C75487" w:rsidP="00A72A62">
            <w:pPr>
              <w:pStyle w:val="Paragraphedeliste"/>
              <w:numPr>
                <w:ilvl w:val="0"/>
                <w:numId w:val="5"/>
              </w:numPr>
            </w:pPr>
            <w:r>
              <w:t>Champ saisie des notes</w:t>
            </w:r>
          </w:p>
          <w:p w:rsidR="008F7401" w:rsidRDefault="008F7401" w:rsidP="008F7401">
            <w:pPr>
              <w:pStyle w:val="Paragraphedeliste"/>
              <w:numPr>
                <w:ilvl w:val="0"/>
                <w:numId w:val="5"/>
              </w:numPr>
            </w:pPr>
            <w:r>
              <w:t>Titre : Habilitations</w:t>
            </w:r>
          </w:p>
          <w:p w:rsidR="008F7401" w:rsidRDefault="008F7401" w:rsidP="008F7401">
            <w:pPr>
              <w:pStyle w:val="Paragraphedeliste"/>
              <w:numPr>
                <w:ilvl w:val="0"/>
                <w:numId w:val="5"/>
              </w:numPr>
            </w:pPr>
            <w:r>
              <w:t>Puce à cocher pour le mail (Création/Suppression)</w:t>
            </w:r>
          </w:p>
          <w:p w:rsidR="008F7401" w:rsidRDefault="008F7401" w:rsidP="008F7401">
            <w:pPr>
              <w:pStyle w:val="Paragraphedeliste"/>
              <w:numPr>
                <w:ilvl w:val="0"/>
                <w:numId w:val="5"/>
              </w:numPr>
            </w:pPr>
            <w:r>
              <w:t>Puce à cocher pour l’extension du mail (@</w:t>
            </w:r>
            <w:r w:rsidRPr="00CE783A">
              <w:t>fthmconsulting.com/@equation.mg/@qualex.mg</w:t>
            </w:r>
            <w:r>
              <w:t>)</w:t>
            </w:r>
          </w:p>
          <w:p w:rsidR="008F7401" w:rsidRDefault="008F7401" w:rsidP="008F7401">
            <w:pPr>
              <w:pStyle w:val="Paragraphedeliste"/>
              <w:numPr>
                <w:ilvl w:val="0"/>
                <w:numId w:val="5"/>
              </w:numPr>
            </w:pPr>
            <w:r>
              <w:t>Puce cochée par défaut pour l’adresse groupée personnel FTHM</w:t>
            </w:r>
          </w:p>
          <w:p w:rsidR="008F7401" w:rsidRDefault="008F7401" w:rsidP="008F7401">
            <w:pPr>
              <w:pStyle w:val="Paragraphedeliste"/>
              <w:numPr>
                <w:ilvl w:val="0"/>
                <w:numId w:val="5"/>
              </w:numPr>
            </w:pPr>
            <w:r>
              <w:t>Champ saisie des adresses groupées</w:t>
            </w:r>
          </w:p>
          <w:p w:rsidR="008F7401" w:rsidRDefault="008F7401" w:rsidP="008F7401">
            <w:pPr>
              <w:pStyle w:val="Paragraphedeliste"/>
              <w:numPr>
                <w:ilvl w:val="0"/>
                <w:numId w:val="5"/>
              </w:numPr>
            </w:pPr>
            <w:r>
              <w:t>Champ saisie des autres adresses</w:t>
            </w:r>
          </w:p>
          <w:p w:rsidR="008F7401" w:rsidRDefault="008F7401" w:rsidP="008F7401">
            <w:pPr>
              <w:pStyle w:val="Paragraphedeliste"/>
              <w:numPr>
                <w:ilvl w:val="0"/>
                <w:numId w:val="5"/>
              </w:numPr>
            </w:pPr>
            <w:r>
              <w:t>Sous-titre : Si suppression ou routage temporaire</w:t>
            </w:r>
          </w:p>
          <w:p w:rsidR="008F7401" w:rsidRDefault="008F7401" w:rsidP="008F7401">
            <w:pPr>
              <w:pStyle w:val="Paragraphedeliste"/>
              <w:numPr>
                <w:ilvl w:val="0"/>
                <w:numId w:val="5"/>
              </w:numPr>
            </w:pPr>
            <w:r>
              <w:t xml:space="preserve">Champ saisie de l’adresse de </w:t>
            </w:r>
            <w:proofErr w:type="spellStart"/>
            <w:r>
              <w:t>reroutage</w:t>
            </w:r>
            <w:proofErr w:type="spellEnd"/>
          </w:p>
          <w:p w:rsidR="008F7401" w:rsidRDefault="008F7401" w:rsidP="008F7401">
            <w:pPr>
              <w:pStyle w:val="Paragraphedeliste"/>
              <w:numPr>
                <w:ilvl w:val="0"/>
                <w:numId w:val="5"/>
              </w:numPr>
            </w:pPr>
            <w:r>
              <w:t xml:space="preserve">Champ saisie de l’intervalle de date de </w:t>
            </w:r>
            <w:proofErr w:type="spellStart"/>
            <w:r>
              <w:t>reroutage</w:t>
            </w:r>
            <w:proofErr w:type="spellEnd"/>
          </w:p>
          <w:p w:rsidR="008F7401" w:rsidRDefault="008F7401" w:rsidP="008F7401">
            <w:pPr>
              <w:pStyle w:val="Paragraphedeliste"/>
              <w:numPr>
                <w:ilvl w:val="0"/>
                <w:numId w:val="5"/>
              </w:numPr>
            </w:pPr>
            <w:r>
              <w:t>Puce à cocher pour la réponse auto</w:t>
            </w:r>
          </w:p>
          <w:p w:rsidR="008F7401" w:rsidRDefault="008F7401" w:rsidP="008F7401">
            <w:pPr>
              <w:pStyle w:val="Paragraphedeliste"/>
              <w:numPr>
                <w:ilvl w:val="0"/>
                <w:numId w:val="5"/>
              </w:numPr>
            </w:pPr>
            <w:r>
              <w:t>Sous-titre : Si oui</w:t>
            </w:r>
          </w:p>
          <w:p w:rsidR="008F7401" w:rsidRDefault="008F7401" w:rsidP="008F7401">
            <w:pPr>
              <w:pStyle w:val="Paragraphedeliste"/>
              <w:numPr>
                <w:ilvl w:val="0"/>
                <w:numId w:val="5"/>
              </w:numPr>
            </w:pPr>
            <w:r>
              <w:t>Champ saisie de la réponse automatique</w:t>
            </w:r>
          </w:p>
          <w:p w:rsidR="008F7401" w:rsidRDefault="008F7401" w:rsidP="008F7401">
            <w:pPr>
              <w:pStyle w:val="Paragraphedeliste"/>
              <w:numPr>
                <w:ilvl w:val="0"/>
                <w:numId w:val="5"/>
              </w:numPr>
            </w:pPr>
            <w:r>
              <w:t>Champ saisie de la date d’activation</w:t>
            </w:r>
          </w:p>
          <w:p w:rsidR="008F7401" w:rsidRDefault="008F7401" w:rsidP="008F7401">
            <w:pPr>
              <w:pStyle w:val="Paragraphedeliste"/>
              <w:numPr>
                <w:ilvl w:val="0"/>
                <w:numId w:val="5"/>
              </w:numPr>
            </w:pPr>
            <w:r>
              <w:t>Champ saisie de la date désactivation</w:t>
            </w:r>
          </w:p>
          <w:p w:rsidR="008F7401" w:rsidRDefault="008F7401" w:rsidP="008F7401">
            <w:pPr>
              <w:pStyle w:val="Paragraphedeliste"/>
              <w:numPr>
                <w:ilvl w:val="0"/>
                <w:numId w:val="5"/>
              </w:numPr>
            </w:pPr>
            <w:r>
              <w:t>Puce à cocher pour la suppression de mail</w:t>
            </w:r>
          </w:p>
          <w:p w:rsidR="008F7401" w:rsidRDefault="008F7401" w:rsidP="008F7401">
            <w:pPr>
              <w:pStyle w:val="Paragraphedeliste"/>
              <w:numPr>
                <w:ilvl w:val="0"/>
                <w:numId w:val="5"/>
              </w:numPr>
            </w:pPr>
            <w:r>
              <w:t>Champ saisie de la date de suppression</w:t>
            </w:r>
          </w:p>
          <w:p w:rsidR="008F7401" w:rsidRDefault="008F7401" w:rsidP="008F7401">
            <w:pPr>
              <w:pStyle w:val="Paragraphedeliste"/>
              <w:numPr>
                <w:ilvl w:val="0"/>
                <w:numId w:val="5"/>
              </w:numPr>
            </w:pPr>
            <w:r>
              <w:t>Sous-titre : Répertoires</w:t>
            </w:r>
          </w:p>
          <w:p w:rsidR="008F7401" w:rsidRDefault="008F7401" w:rsidP="008F7401">
            <w:pPr>
              <w:pStyle w:val="Paragraphedeliste"/>
              <w:numPr>
                <w:ilvl w:val="0"/>
                <w:numId w:val="5"/>
              </w:numPr>
            </w:pPr>
            <w:r>
              <w:t>Puce à cocher si répertoire autorisé (</w:t>
            </w:r>
            <w:r w:rsidRPr="005A1338">
              <w:t>00-AMI, 01-Propales, 02-Projets et Missions, 04-Outils internes, 05-Bibliothèque, 06-Qualité</w:t>
            </w:r>
            <w:r>
              <w:t>)</w:t>
            </w:r>
          </w:p>
          <w:p w:rsidR="008F7401" w:rsidRDefault="008F7401" w:rsidP="008F7401">
            <w:pPr>
              <w:pStyle w:val="Paragraphedeliste"/>
              <w:numPr>
                <w:ilvl w:val="0"/>
                <w:numId w:val="5"/>
              </w:numPr>
            </w:pPr>
            <w:r>
              <w:t>Champ de sélection des listes de partage</w:t>
            </w:r>
          </w:p>
          <w:p w:rsidR="008F7401" w:rsidRDefault="008F7401" w:rsidP="008F7401">
            <w:pPr>
              <w:pStyle w:val="Paragraphedeliste"/>
              <w:numPr>
                <w:ilvl w:val="0"/>
                <w:numId w:val="5"/>
              </w:numPr>
            </w:pPr>
            <w:r>
              <w:t>Champ de sélection d’autres listes de partage</w:t>
            </w:r>
          </w:p>
          <w:p w:rsidR="008F7401" w:rsidRDefault="008F7401" w:rsidP="008F7401">
            <w:pPr>
              <w:pStyle w:val="Paragraphedeliste"/>
              <w:numPr>
                <w:ilvl w:val="0"/>
                <w:numId w:val="5"/>
              </w:numPr>
            </w:pPr>
            <w:r>
              <w:t>Sous-titre : Outils internes</w:t>
            </w:r>
          </w:p>
          <w:p w:rsidR="008F7401" w:rsidRDefault="008F7401" w:rsidP="008F7401">
            <w:pPr>
              <w:pStyle w:val="Paragraphedeliste"/>
              <w:numPr>
                <w:ilvl w:val="0"/>
                <w:numId w:val="5"/>
              </w:numPr>
            </w:pPr>
            <w:r>
              <w:t>Champ sélection de la liste des outils</w:t>
            </w:r>
          </w:p>
          <w:p w:rsidR="008F7401" w:rsidRDefault="008F7401" w:rsidP="008F7401">
            <w:pPr>
              <w:pStyle w:val="Paragraphedeliste"/>
              <w:numPr>
                <w:ilvl w:val="0"/>
                <w:numId w:val="5"/>
              </w:numPr>
            </w:pPr>
            <w:r>
              <w:t>Champ saisie de remarques</w:t>
            </w:r>
          </w:p>
          <w:p w:rsidR="008F7401" w:rsidRDefault="008F7401" w:rsidP="008F7401">
            <w:pPr>
              <w:pStyle w:val="Paragraphedeliste"/>
              <w:numPr>
                <w:ilvl w:val="0"/>
                <w:numId w:val="5"/>
              </w:numPr>
            </w:pPr>
            <w:r>
              <w:t>Champ saisie du nom du manager ou associé de rattachement</w:t>
            </w:r>
          </w:p>
          <w:p w:rsidR="008F7401" w:rsidRDefault="008F7401" w:rsidP="008F7401">
            <w:pPr>
              <w:pStyle w:val="Paragraphedeliste"/>
              <w:numPr>
                <w:ilvl w:val="0"/>
                <w:numId w:val="5"/>
              </w:numPr>
            </w:pPr>
            <w:r>
              <w:t>Sous-titre : Logiciels</w:t>
            </w:r>
          </w:p>
          <w:p w:rsidR="008F7401" w:rsidRDefault="008F7401" w:rsidP="008F7401">
            <w:pPr>
              <w:pStyle w:val="Paragraphedeliste"/>
              <w:numPr>
                <w:ilvl w:val="0"/>
                <w:numId w:val="5"/>
              </w:numPr>
            </w:pPr>
            <w:r>
              <w:t>Champ de sélection de liste des logiciels</w:t>
            </w:r>
          </w:p>
          <w:p w:rsidR="008F7401" w:rsidRDefault="008F7401" w:rsidP="008F7401">
            <w:pPr>
              <w:pStyle w:val="Paragraphedeliste"/>
              <w:numPr>
                <w:ilvl w:val="0"/>
                <w:numId w:val="5"/>
              </w:numPr>
            </w:pPr>
            <w:r>
              <w:t>Bouton d’enregistrement</w:t>
            </w:r>
          </w:p>
        </w:tc>
      </w:tr>
      <w:tr w:rsidR="00C75487" w:rsidTr="00A72A62">
        <w:tc>
          <w:tcPr>
            <w:tcW w:w="2689" w:type="dxa"/>
          </w:tcPr>
          <w:p w:rsidR="00C75487" w:rsidRDefault="00C75487" w:rsidP="00A72A62">
            <w:pPr>
              <w:rPr>
                <w:rStyle w:val="lev"/>
              </w:rPr>
            </w:pPr>
            <w:r w:rsidRPr="0038344E">
              <w:rPr>
                <w:b/>
              </w:rPr>
              <w:lastRenderedPageBreak/>
              <w:t>Règles de gestion</w:t>
            </w:r>
          </w:p>
        </w:tc>
        <w:tc>
          <w:tcPr>
            <w:tcW w:w="6373" w:type="dxa"/>
          </w:tcPr>
          <w:p w:rsidR="00C75487" w:rsidRDefault="00C75487" w:rsidP="00A72A62">
            <w:r>
              <w:t xml:space="preserve">Une demande doit être créée pour être modifiée. </w:t>
            </w:r>
          </w:p>
        </w:tc>
      </w:tr>
    </w:tbl>
    <w:p w:rsidR="00C75487" w:rsidRDefault="00C75487" w:rsidP="00C75487">
      <w:pPr>
        <w:ind w:firstLine="708"/>
      </w:pPr>
    </w:p>
    <w:p w:rsidR="00C75487" w:rsidRDefault="00C75487" w:rsidP="00A376C3">
      <w:pPr>
        <w:pStyle w:val="Titre5"/>
        <w:numPr>
          <w:ilvl w:val="3"/>
          <w:numId w:val="28"/>
        </w:numPr>
      </w:pPr>
      <w:r>
        <w:t>Fiche de demande d’habilitation</w:t>
      </w:r>
    </w:p>
    <w:p w:rsidR="00C75487" w:rsidRDefault="00C75487" w:rsidP="00C75487">
      <w:pPr>
        <w:jc w:val="both"/>
      </w:pPr>
      <w:r>
        <w:tab/>
        <w:t>Après la création de la demande d’habilitation, ceci peut être aperçue en fiche et puis exportée en fichier Word.</w:t>
      </w:r>
    </w:p>
    <w:tbl>
      <w:tblPr>
        <w:tblStyle w:val="Grilledutableau"/>
        <w:tblW w:w="0" w:type="auto"/>
        <w:tblLook w:val="04A0" w:firstRow="1" w:lastRow="0" w:firstColumn="1" w:lastColumn="0" w:noHBand="0" w:noVBand="1"/>
      </w:tblPr>
      <w:tblGrid>
        <w:gridCol w:w="2689"/>
        <w:gridCol w:w="6373"/>
      </w:tblGrid>
      <w:tr w:rsidR="00C75487" w:rsidTr="00A72A62">
        <w:tc>
          <w:tcPr>
            <w:tcW w:w="9062" w:type="dxa"/>
            <w:gridSpan w:val="2"/>
          </w:tcPr>
          <w:p w:rsidR="00C75487" w:rsidRDefault="00C75487" w:rsidP="00A72A62">
            <w:pPr>
              <w:jc w:val="center"/>
            </w:pPr>
            <w:r w:rsidRPr="00BE0BD5">
              <w:rPr>
                <w:b/>
              </w:rPr>
              <w:t>Fiche de description de fonctionnalité</w:t>
            </w:r>
          </w:p>
        </w:tc>
      </w:tr>
      <w:tr w:rsidR="00C75487" w:rsidTr="00A72A62">
        <w:tc>
          <w:tcPr>
            <w:tcW w:w="2689" w:type="dxa"/>
          </w:tcPr>
          <w:p w:rsidR="00C75487" w:rsidRDefault="00C75487" w:rsidP="00A72A62">
            <w:pPr>
              <w:jc w:val="both"/>
              <w:rPr>
                <w:rStyle w:val="Titre4Car"/>
              </w:rPr>
            </w:pPr>
            <w:r w:rsidRPr="00BE0BD5">
              <w:rPr>
                <w:b/>
              </w:rPr>
              <w:t>Nom de la fonctionnalité</w:t>
            </w:r>
          </w:p>
        </w:tc>
        <w:tc>
          <w:tcPr>
            <w:tcW w:w="6373" w:type="dxa"/>
          </w:tcPr>
          <w:p w:rsidR="00C75487" w:rsidRDefault="00C75487" w:rsidP="00A72A62">
            <w:r>
              <w:t>Aperçue de la fiche de demande d’habilitation</w:t>
            </w:r>
          </w:p>
        </w:tc>
      </w:tr>
      <w:tr w:rsidR="00C75487" w:rsidTr="00A72A62">
        <w:tc>
          <w:tcPr>
            <w:tcW w:w="2689" w:type="dxa"/>
          </w:tcPr>
          <w:p w:rsidR="00C75487" w:rsidRPr="00494B5B" w:rsidRDefault="00C75487" w:rsidP="00A72A62">
            <w:pPr>
              <w:rPr>
                <w:rStyle w:val="Titredulivre"/>
              </w:rPr>
            </w:pPr>
            <w:r w:rsidRPr="00BE0BD5">
              <w:rPr>
                <w:b/>
              </w:rPr>
              <w:t>Description sommaire</w:t>
            </w:r>
          </w:p>
        </w:tc>
        <w:tc>
          <w:tcPr>
            <w:tcW w:w="6373" w:type="dxa"/>
          </w:tcPr>
          <w:p w:rsidR="00C75487" w:rsidRDefault="00C75487" w:rsidP="00A72A62">
            <w:r>
              <w:t>Cette fiche est visible en cliquant sur l’une d’elle dans la liste des demandes d’habilitations du consultant concerné.</w:t>
            </w:r>
          </w:p>
        </w:tc>
      </w:tr>
      <w:tr w:rsidR="00C75487" w:rsidTr="00A72A62">
        <w:trPr>
          <w:trHeight w:val="631"/>
        </w:trPr>
        <w:tc>
          <w:tcPr>
            <w:tcW w:w="2689" w:type="dxa"/>
          </w:tcPr>
          <w:p w:rsidR="00C75487" w:rsidRDefault="00C75487" w:rsidP="00A72A62">
            <w:r w:rsidRPr="001B2B57">
              <w:rPr>
                <w:b/>
              </w:rPr>
              <w:t>Fonctionnalités attendues</w:t>
            </w:r>
          </w:p>
        </w:tc>
        <w:tc>
          <w:tcPr>
            <w:tcW w:w="6373" w:type="dxa"/>
          </w:tcPr>
          <w:p w:rsidR="00C75487" w:rsidRDefault="00C75487" w:rsidP="00A72A62">
            <w:r>
              <w:t>Le système affiche l’intégralité des informations de la demande d’habilitation en une fiche exportable en fichier Word.</w:t>
            </w:r>
          </w:p>
        </w:tc>
      </w:tr>
      <w:tr w:rsidR="00C75487" w:rsidTr="00A72A62">
        <w:tc>
          <w:tcPr>
            <w:tcW w:w="2689" w:type="dxa"/>
          </w:tcPr>
          <w:p w:rsidR="00C75487" w:rsidRDefault="00C75487" w:rsidP="00A72A62">
            <w:pPr>
              <w:jc w:val="both"/>
            </w:pPr>
            <w:r>
              <w:rPr>
                <w:b/>
              </w:rPr>
              <w:t>Composants</w:t>
            </w:r>
          </w:p>
        </w:tc>
        <w:tc>
          <w:tcPr>
            <w:tcW w:w="6373" w:type="dxa"/>
          </w:tcPr>
          <w:p w:rsidR="00C75487" w:rsidRDefault="00C75487" w:rsidP="00A72A62">
            <w:r>
              <w:t>Fiche contenant :</w:t>
            </w:r>
          </w:p>
          <w:p w:rsidR="00C75487" w:rsidRDefault="00C75487" w:rsidP="00A72A62">
            <w:pPr>
              <w:pStyle w:val="Paragraphedeliste"/>
              <w:numPr>
                <w:ilvl w:val="0"/>
                <w:numId w:val="5"/>
              </w:numPr>
            </w:pPr>
            <w:r>
              <w:t>Grand titre : Gestion des habilitations</w:t>
            </w:r>
          </w:p>
          <w:p w:rsidR="00C75487" w:rsidRDefault="00C75487" w:rsidP="00A72A62">
            <w:pPr>
              <w:pStyle w:val="Paragraphedeliste"/>
              <w:numPr>
                <w:ilvl w:val="0"/>
                <w:numId w:val="5"/>
              </w:numPr>
            </w:pPr>
            <w:r>
              <w:t>Puce au choix (Création/Modification/Suppression)</w:t>
            </w:r>
          </w:p>
          <w:p w:rsidR="00C75487" w:rsidRDefault="00C75487" w:rsidP="00A72A62">
            <w:pPr>
              <w:pStyle w:val="Paragraphedeliste"/>
              <w:numPr>
                <w:ilvl w:val="0"/>
                <w:numId w:val="5"/>
              </w:numPr>
            </w:pPr>
            <w:r>
              <w:t>Date de la demande</w:t>
            </w:r>
          </w:p>
          <w:p w:rsidR="00C75487" w:rsidRDefault="00C75487" w:rsidP="00A72A62">
            <w:pPr>
              <w:pStyle w:val="Paragraphedeliste"/>
              <w:numPr>
                <w:ilvl w:val="0"/>
                <w:numId w:val="5"/>
              </w:numPr>
            </w:pPr>
            <w:r>
              <w:t>Nom du manager/Associé demandeur</w:t>
            </w:r>
          </w:p>
          <w:p w:rsidR="00C75487" w:rsidRDefault="00C75487" w:rsidP="00A72A62">
            <w:pPr>
              <w:pStyle w:val="Paragraphedeliste"/>
              <w:numPr>
                <w:ilvl w:val="0"/>
                <w:numId w:val="5"/>
              </w:numPr>
            </w:pPr>
            <w:r>
              <w:t xml:space="preserve">Département </w:t>
            </w:r>
          </w:p>
          <w:p w:rsidR="00C75487" w:rsidRDefault="00C75487" w:rsidP="00A72A62">
            <w:pPr>
              <w:pStyle w:val="Paragraphedeliste"/>
              <w:numPr>
                <w:ilvl w:val="0"/>
                <w:numId w:val="5"/>
              </w:numPr>
            </w:pPr>
            <w:r>
              <w:t>Nom du consultant à habiliter</w:t>
            </w:r>
          </w:p>
          <w:p w:rsidR="00C75487" w:rsidRDefault="00C75487" w:rsidP="00A72A62">
            <w:pPr>
              <w:pStyle w:val="Paragraphedeliste"/>
              <w:numPr>
                <w:ilvl w:val="0"/>
                <w:numId w:val="5"/>
              </w:numPr>
            </w:pPr>
            <w:r>
              <w:t>Prénom du consultant à habiliter</w:t>
            </w:r>
          </w:p>
          <w:p w:rsidR="00C75487" w:rsidRDefault="00C75487" w:rsidP="00A72A62">
            <w:pPr>
              <w:pStyle w:val="Paragraphedeliste"/>
              <w:numPr>
                <w:ilvl w:val="0"/>
                <w:numId w:val="5"/>
              </w:numPr>
            </w:pPr>
            <w:r>
              <w:t>Rôle du consultant</w:t>
            </w:r>
          </w:p>
          <w:p w:rsidR="00C75487" w:rsidRDefault="00C75487" w:rsidP="00A72A62">
            <w:pPr>
              <w:pStyle w:val="Paragraphedeliste"/>
              <w:numPr>
                <w:ilvl w:val="0"/>
                <w:numId w:val="5"/>
              </w:numPr>
            </w:pPr>
            <w:r>
              <w:t>Date d’arrivée du consultant</w:t>
            </w:r>
          </w:p>
          <w:p w:rsidR="00C75487" w:rsidRDefault="00C75487" w:rsidP="00A72A62">
            <w:pPr>
              <w:pStyle w:val="Paragraphedeliste"/>
              <w:numPr>
                <w:ilvl w:val="0"/>
                <w:numId w:val="5"/>
              </w:numPr>
            </w:pPr>
            <w:r>
              <w:t>Date de départ du consultant</w:t>
            </w:r>
          </w:p>
          <w:p w:rsidR="00C75487" w:rsidRDefault="00C75487" w:rsidP="00A72A62">
            <w:pPr>
              <w:pStyle w:val="Paragraphedeliste"/>
              <w:numPr>
                <w:ilvl w:val="0"/>
                <w:numId w:val="5"/>
              </w:numPr>
            </w:pPr>
            <w:r>
              <w:t>Numéro matricule du consultant</w:t>
            </w:r>
          </w:p>
          <w:p w:rsidR="00C75487" w:rsidRDefault="00C75487" w:rsidP="00A72A62">
            <w:pPr>
              <w:pStyle w:val="Paragraphedeliste"/>
              <w:numPr>
                <w:ilvl w:val="0"/>
                <w:numId w:val="5"/>
              </w:numPr>
            </w:pPr>
            <w:r>
              <w:t>Titre : Badge</w:t>
            </w:r>
          </w:p>
          <w:p w:rsidR="00C75487" w:rsidRDefault="00C75487" w:rsidP="00A72A62">
            <w:pPr>
              <w:pStyle w:val="Paragraphedeliste"/>
              <w:numPr>
                <w:ilvl w:val="0"/>
                <w:numId w:val="5"/>
              </w:numPr>
            </w:pPr>
            <w:r>
              <w:t>Puce au choix (Création/Suppression)</w:t>
            </w:r>
          </w:p>
          <w:p w:rsidR="00C75487" w:rsidRDefault="00C75487" w:rsidP="00A72A62">
            <w:pPr>
              <w:pStyle w:val="Paragraphedeliste"/>
              <w:numPr>
                <w:ilvl w:val="0"/>
                <w:numId w:val="5"/>
              </w:numPr>
            </w:pPr>
            <w:r>
              <w:t>Titre : Matériel</w:t>
            </w:r>
          </w:p>
          <w:p w:rsidR="00C75487" w:rsidRDefault="00C75487" w:rsidP="00A72A62">
            <w:pPr>
              <w:pStyle w:val="Paragraphedeliste"/>
              <w:numPr>
                <w:ilvl w:val="0"/>
                <w:numId w:val="5"/>
              </w:numPr>
            </w:pPr>
            <w:r>
              <w:t>Sous-titre : Besoin en matériel</w:t>
            </w:r>
          </w:p>
          <w:p w:rsidR="00C75487" w:rsidRDefault="00C75487" w:rsidP="00A72A62">
            <w:pPr>
              <w:pStyle w:val="Paragraphedeliste"/>
              <w:numPr>
                <w:ilvl w:val="0"/>
                <w:numId w:val="5"/>
              </w:numPr>
            </w:pPr>
            <w:r>
              <w:t>Puce au choix (Oui/Non)</w:t>
            </w:r>
          </w:p>
          <w:p w:rsidR="00C75487" w:rsidRDefault="00C75487" w:rsidP="00A72A62">
            <w:pPr>
              <w:pStyle w:val="Paragraphedeliste"/>
              <w:numPr>
                <w:ilvl w:val="0"/>
                <w:numId w:val="5"/>
              </w:numPr>
            </w:pPr>
            <w:r>
              <w:t>Sous-titre : Si oui</w:t>
            </w:r>
          </w:p>
          <w:p w:rsidR="00C75487" w:rsidRDefault="00C75487" w:rsidP="00A72A62">
            <w:pPr>
              <w:pStyle w:val="Paragraphedeliste"/>
              <w:numPr>
                <w:ilvl w:val="0"/>
                <w:numId w:val="5"/>
              </w:numPr>
            </w:pPr>
            <w:r>
              <w:t>Puce à cocher : PC Fixe</w:t>
            </w:r>
          </w:p>
          <w:p w:rsidR="00C75487" w:rsidRDefault="00C75487" w:rsidP="00A72A62">
            <w:pPr>
              <w:pStyle w:val="Paragraphedeliste"/>
              <w:numPr>
                <w:ilvl w:val="0"/>
                <w:numId w:val="5"/>
              </w:numPr>
            </w:pPr>
            <w:r>
              <w:t>Puce à cocher : Portable</w:t>
            </w:r>
          </w:p>
          <w:p w:rsidR="00C75487" w:rsidRDefault="00C75487" w:rsidP="00A72A62">
            <w:pPr>
              <w:pStyle w:val="Paragraphedeliste"/>
              <w:numPr>
                <w:ilvl w:val="0"/>
                <w:numId w:val="5"/>
              </w:numPr>
            </w:pPr>
            <w:r>
              <w:t>Puce à cocher : Autre (à préciser)</w:t>
            </w:r>
          </w:p>
          <w:p w:rsidR="00C75487" w:rsidRDefault="00C75487" w:rsidP="00A72A62">
            <w:pPr>
              <w:pStyle w:val="Paragraphedeliste"/>
              <w:numPr>
                <w:ilvl w:val="0"/>
                <w:numId w:val="5"/>
              </w:numPr>
            </w:pPr>
            <w:r>
              <w:t>Sous-titre : Si non</w:t>
            </w:r>
          </w:p>
          <w:p w:rsidR="00C75487" w:rsidRDefault="00C75487" w:rsidP="00A72A62">
            <w:pPr>
              <w:pStyle w:val="Paragraphedeliste"/>
              <w:numPr>
                <w:ilvl w:val="0"/>
                <w:numId w:val="5"/>
              </w:numPr>
            </w:pPr>
            <w:r>
              <w:t>Nom et prénom de l’ancien utilisateur</w:t>
            </w:r>
          </w:p>
          <w:p w:rsidR="00C75487" w:rsidRDefault="00C75487" w:rsidP="00A72A62">
            <w:pPr>
              <w:pStyle w:val="Paragraphedeliste"/>
              <w:numPr>
                <w:ilvl w:val="0"/>
                <w:numId w:val="5"/>
              </w:numPr>
            </w:pPr>
            <w:r>
              <w:t>Notes</w:t>
            </w:r>
          </w:p>
          <w:p w:rsidR="00F27623" w:rsidRDefault="00F27623" w:rsidP="00F27623">
            <w:pPr>
              <w:pStyle w:val="Paragraphedeliste"/>
              <w:numPr>
                <w:ilvl w:val="0"/>
                <w:numId w:val="5"/>
              </w:numPr>
            </w:pPr>
            <w:r>
              <w:t>Titre : Habilitations</w:t>
            </w:r>
          </w:p>
          <w:p w:rsidR="00F27623" w:rsidRDefault="00F27623" w:rsidP="00F27623">
            <w:pPr>
              <w:pStyle w:val="Paragraphedeliste"/>
              <w:numPr>
                <w:ilvl w:val="0"/>
                <w:numId w:val="5"/>
              </w:numPr>
            </w:pPr>
            <w:r>
              <w:t>Puce à cocher pour le mail (Création/Suppression)</w:t>
            </w:r>
          </w:p>
          <w:p w:rsidR="00F27623" w:rsidRDefault="00F27623" w:rsidP="00F27623">
            <w:pPr>
              <w:pStyle w:val="Paragraphedeliste"/>
              <w:numPr>
                <w:ilvl w:val="0"/>
                <w:numId w:val="5"/>
              </w:numPr>
            </w:pPr>
            <w:r>
              <w:t>Puce à cocher pour l’extension du mail (@</w:t>
            </w:r>
            <w:r w:rsidRPr="00CE783A">
              <w:t>fthmconsulting.com/@equation.mg/@qualex.mg</w:t>
            </w:r>
            <w:r>
              <w:t>)</w:t>
            </w:r>
          </w:p>
          <w:p w:rsidR="00F27623" w:rsidRDefault="00F27623" w:rsidP="00F27623">
            <w:pPr>
              <w:pStyle w:val="Paragraphedeliste"/>
              <w:numPr>
                <w:ilvl w:val="0"/>
                <w:numId w:val="5"/>
              </w:numPr>
            </w:pPr>
            <w:r>
              <w:t>Puce cochée par défaut pour l’adresse groupée personnel FTHM</w:t>
            </w:r>
          </w:p>
          <w:p w:rsidR="00F27623" w:rsidRDefault="00F27623" w:rsidP="00F27623">
            <w:pPr>
              <w:pStyle w:val="Paragraphedeliste"/>
              <w:numPr>
                <w:ilvl w:val="0"/>
                <w:numId w:val="5"/>
              </w:numPr>
            </w:pPr>
            <w:r>
              <w:t>Adresses groupées</w:t>
            </w:r>
          </w:p>
          <w:p w:rsidR="00F27623" w:rsidRDefault="00F27623" w:rsidP="00F27623">
            <w:pPr>
              <w:pStyle w:val="Paragraphedeliste"/>
              <w:numPr>
                <w:ilvl w:val="0"/>
                <w:numId w:val="5"/>
              </w:numPr>
            </w:pPr>
            <w:r>
              <w:t>Autres adresses</w:t>
            </w:r>
          </w:p>
          <w:p w:rsidR="00F27623" w:rsidRDefault="00F27623" w:rsidP="00F27623">
            <w:pPr>
              <w:pStyle w:val="Paragraphedeliste"/>
              <w:numPr>
                <w:ilvl w:val="0"/>
                <w:numId w:val="5"/>
              </w:numPr>
            </w:pPr>
            <w:r>
              <w:t>Sous-titre : Si suppression ou routage temporaire</w:t>
            </w:r>
          </w:p>
          <w:p w:rsidR="00F27623" w:rsidRDefault="00F27623" w:rsidP="00F27623">
            <w:pPr>
              <w:pStyle w:val="Paragraphedeliste"/>
              <w:numPr>
                <w:ilvl w:val="0"/>
                <w:numId w:val="5"/>
              </w:numPr>
            </w:pPr>
            <w:r>
              <w:t xml:space="preserve">Adresse de </w:t>
            </w:r>
            <w:proofErr w:type="spellStart"/>
            <w:r>
              <w:t>reroutage</w:t>
            </w:r>
            <w:proofErr w:type="spellEnd"/>
          </w:p>
          <w:p w:rsidR="00F27623" w:rsidRDefault="00F27623" w:rsidP="00F27623">
            <w:pPr>
              <w:pStyle w:val="Paragraphedeliste"/>
              <w:numPr>
                <w:ilvl w:val="0"/>
                <w:numId w:val="5"/>
              </w:numPr>
            </w:pPr>
            <w:r>
              <w:t xml:space="preserve">Intervalle de date de </w:t>
            </w:r>
            <w:proofErr w:type="spellStart"/>
            <w:r>
              <w:t>reroutage</w:t>
            </w:r>
            <w:proofErr w:type="spellEnd"/>
          </w:p>
          <w:p w:rsidR="00F27623" w:rsidRDefault="00F27623" w:rsidP="00F27623">
            <w:pPr>
              <w:pStyle w:val="Paragraphedeliste"/>
              <w:numPr>
                <w:ilvl w:val="0"/>
                <w:numId w:val="5"/>
              </w:numPr>
            </w:pPr>
            <w:r>
              <w:t>Puce à cocher pour la réponse auto</w:t>
            </w:r>
          </w:p>
          <w:p w:rsidR="00F27623" w:rsidRDefault="00F27623" w:rsidP="00F27623">
            <w:pPr>
              <w:pStyle w:val="Paragraphedeliste"/>
              <w:numPr>
                <w:ilvl w:val="0"/>
                <w:numId w:val="5"/>
              </w:numPr>
            </w:pPr>
            <w:r>
              <w:t>Sous-titre : Si oui</w:t>
            </w:r>
          </w:p>
          <w:p w:rsidR="00F27623" w:rsidRDefault="00F27623" w:rsidP="00F27623">
            <w:pPr>
              <w:pStyle w:val="Paragraphedeliste"/>
              <w:numPr>
                <w:ilvl w:val="0"/>
                <w:numId w:val="5"/>
              </w:numPr>
            </w:pPr>
            <w:r>
              <w:t>Réponse automatique</w:t>
            </w:r>
          </w:p>
          <w:p w:rsidR="00F27623" w:rsidRDefault="00F27623" w:rsidP="00F27623">
            <w:pPr>
              <w:pStyle w:val="Paragraphedeliste"/>
              <w:numPr>
                <w:ilvl w:val="0"/>
                <w:numId w:val="5"/>
              </w:numPr>
            </w:pPr>
            <w:r>
              <w:lastRenderedPageBreak/>
              <w:t>Date d’activation</w:t>
            </w:r>
          </w:p>
          <w:p w:rsidR="00F27623" w:rsidRDefault="00F27623" w:rsidP="00F27623">
            <w:pPr>
              <w:pStyle w:val="Paragraphedeliste"/>
              <w:numPr>
                <w:ilvl w:val="0"/>
                <w:numId w:val="5"/>
              </w:numPr>
            </w:pPr>
            <w:r>
              <w:t>Date désactivation</w:t>
            </w:r>
          </w:p>
          <w:p w:rsidR="00F27623" w:rsidRDefault="00F27623" w:rsidP="00F27623">
            <w:pPr>
              <w:pStyle w:val="Paragraphedeliste"/>
              <w:numPr>
                <w:ilvl w:val="0"/>
                <w:numId w:val="5"/>
              </w:numPr>
            </w:pPr>
            <w:r>
              <w:t>Puce à cocher pour la suppression de mail</w:t>
            </w:r>
          </w:p>
          <w:p w:rsidR="00F27623" w:rsidRDefault="00F27623" w:rsidP="00F27623">
            <w:pPr>
              <w:pStyle w:val="Paragraphedeliste"/>
              <w:numPr>
                <w:ilvl w:val="0"/>
                <w:numId w:val="5"/>
              </w:numPr>
            </w:pPr>
            <w:r>
              <w:t>Date de suppression</w:t>
            </w:r>
          </w:p>
          <w:p w:rsidR="00F27623" w:rsidRDefault="00F27623" w:rsidP="00F27623">
            <w:pPr>
              <w:pStyle w:val="Paragraphedeliste"/>
              <w:numPr>
                <w:ilvl w:val="0"/>
                <w:numId w:val="5"/>
              </w:numPr>
            </w:pPr>
            <w:r>
              <w:t>Sous-titre : Répertoires</w:t>
            </w:r>
          </w:p>
          <w:p w:rsidR="00F27623" w:rsidRDefault="00F27623" w:rsidP="00F27623">
            <w:pPr>
              <w:pStyle w:val="Paragraphedeliste"/>
              <w:numPr>
                <w:ilvl w:val="0"/>
                <w:numId w:val="5"/>
              </w:numPr>
            </w:pPr>
            <w:r>
              <w:t>Puce à cocher si répertoire autorisé (</w:t>
            </w:r>
            <w:r w:rsidRPr="005A1338">
              <w:t>00-AMI, 01-Propales, 02-Projets et Missions, 04-Outils internes, 05-Bibliothèque, 06-Qualité</w:t>
            </w:r>
            <w:r>
              <w:t>)</w:t>
            </w:r>
          </w:p>
          <w:p w:rsidR="00F27623" w:rsidRDefault="00F27623" w:rsidP="00F27623">
            <w:pPr>
              <w:pStyle w:val="Paragraphedeliste"/>
              <w:numPr>
                <w:ilvl w:val="0"/>
                <w:numId w:val="5"/>
              </w:numPr>
            </w:pPr>
            <w:r>
              <w:t>Listes de partage</w:t>
            </w:r>
          </w:p>
          <w:p w:rsidR="00F27623" w:rsidRDefault="00F27623" w:rsidP="00F27623">
            <w:pPr>
              <w:pStyle w:val="Paragraphedeliste"/>
              <w:numPr>
                <w:ilvl w:val="0"/>
                <w:numId w:val="5"/>
              </w:numPr>
            </w:pPr>
            <w:r>
              <w:t>Autres listes de partage</w:t>
            </w:r>
          </w:p>
          <w:p w:rsidR="00F27623" w:rsidRDefault="00F27623" w:rsidP="00F27623">
            <w:pPr>
              <w:pStyle w:val="Paragraphedeliste"/>
              <w:numPr>
                <w:ilvl w:val="0"/>
                <w:numId w:val="5"/>
              </w:numPr>
            </w:pPr>
            <w:r>
              <w:t>Sous-titre : Outils internes</w:t>
            </w:r>
          </w:p>
          <w:p w:rsidR="00F27623" w:rsidRDefault="00F27623" w:rsidP="00F27623">
            <w:pPr>
              <w:pStyle w:val="Paragraphedeliste"/>
              <w:numPr>
                <w:ilvl w:val="0"/>
                <w:numId w:val="5"/>
              </w:numPr>
            </w:pPr>
            <w:r>
              <w:t>Liste des outils</w:t>
            </w:r>
          </w:p>
          <w:p w:rsidR="00F27623" w:rsidRDefault="00F27623" w:rsidP="00F27623">
            <w:pPr>
              <w:pStyle w:val="Paragraphedeliste"/>
              <w:numPr>
                <w:ilvl w:val="0"/>
                <w:numId w:val="5"/>
              </w:numPr>
            </w:pPr>
            <w:r>
              <w:t>Remarques</w:t>
            </w:r>
          </w:p>
          <w:p w:rsidR="00F27623" w:rsidRDefault="00F27623" w:rsidP="00F27623">
            <w:pPr>
              <w:pStyle w:val="Paragraphedeliste"/>
              <w:numPr>
                <w:ilvl w:val="0"/>
                <w:numId w:val="5"/>
              </w:numPr>
            </w:pPr>
            <w:r>
              <w:t>Nom du manager ou associé de rattachement</w:t>
            </w:r>
          </w:p>
          <w:p w:rsidR="00F27623" w:rsidRDefault="00F27623" w:rsidP="00F27623">
            <w:pPr>
              <w:pStyle w:val="Paragraphedeliste"/>
              <w:numPr>
                <w:ilvl w:val="0"/>
                <w:numId w:val="5"/>
              </w:numPr>
            </w:pPr>
            <w:r>
              <w:t>Sous-titre : Logiciels</w:t>
            </w:r>
          </w:p>
          <w:p w:rsidR="00F27623" w:rsidRDefault="00F27623" w:rsidP="00F27623">
            <w:pPr>
              <w:pStyle w:val="Paragraphedeliste"/>
              <w:numPr>
                <w:ilvl w:val="0"/>
                <w:numId w:val="5"/>
              </w:numPr>
            </w:pPr>
            <w:r>
              <w:t>Liste des logiciels</w:t>
            </w:r>
          </w:p>
        </w:tc>
      </w:tr>
      <w:tr w:rsidR="00C75487" w:rsidTr="00A72A62">
        <w:tc>
          <w:tcPr>
            <w:tcW w:w="2689" w:type="dxa"/>
          </w:tcPr>
          <w:p w:rsidR="00C75487" w:rsidRDefault="00C75487" w:rsidP="00A72A62">
            <w:pPr>
              <w:rPr>
                <w:rStyle w:val="lev"/>
              </w:rPr>
            </w:pPr>
            <w:r w:rsidRPr="0038344E">
              <w:rPr>
                <w:b/>
              </w:rPr>
              <w:lastRenderedPageBreak/>
              <w:t>Règles de gestion</w:t>
            </w:r>
          </w:p>
        </w:tc>
        <w:tc>
          <w:tcPr>
            <w:tcW w:w="6373" w:type="dxa"/>
          </w:tcPr>
          <w:p w:rsidR="00C75487" w:rsidRDefault="00C75487" w:rsidP="00A72A62">
            <w:r>
              <w:t>Une fiche de demande d’habilitation est associée à un consultant</w:t>
            </w:r>
          </w:p>
        </w:tc>
      </w:tr>
    </w:tbl>
    <w:p w:rsidR="00C75487" w:rsidRDefault="00C75487" w:rsidP="00C75487"/>
    <w:p w:rsidR="00C75487" w:rsidRDefault="00C75487" w:rsidP="00C75487"/>
    <w:p w:rsidR="00C75487" w:rsidRDefault="007E77D4">
      <w:pPr>
        <w:pStyle w:val="Titre1"/>
        <w:numPr>
          <w:ilvl w:val="0"/>
          <w:numId w:val="28"/>
        </w:numPr>
        <w:pPrChange w:id="721" w:author="Rojo" w:date="2021-05-21T10:39:00Z">
          <w:pPr>
            <w:pStyle w:val="Titre1"/>
            <w:numPr>
              <w:numId w:val="3"/>
            </w:numPr>
            <w:ind w:left="720" w:hanging="360"/>
          </w:pPr>
        </w:pPrChange>
      </w:pPr>
      <w:bookmarkStart w:id="722" w:name="_Toc72745814"/>
      <w:r>
        <w:t>Administrateur IT</w:t>
      </w:r>
      <w:bookmarkEnd w:id="722"/>
    </w:p>
    <w:p w:rsidR="007E77D4" w:rsidRDefault="007E77D4" w:rsidP="0070367E">
      <w:pPr>
        <w:ind w:firstLine="708"/>
        <w:jc w:val="both"/>
      </w:pPr>
      <w:r>
        <w:t xml:space="preserve">Ce type d’utilisateur est fait pour les consultants du département informatique, afin de suivre les demandes d’habilitations faites pour un nouveau personnel, et puis </w:t>
      </w:r>
      <w:r w:rsidR="0070367E">
        <w:t>suivre les actions à faire au niveau du département IT tels la suivie des machines attribuées et l’inclure dans OCS, les sauvegardes des mails, suivie des attributions VPN.</w:t>
      </w:r>
    </w:p>
    <w:p w:rsidR="00136AD0" w:rsidRDefault="00136AD0" w:rsidP="00136AD0">
      <w:pPr>
        <w:ind w:firstLine="708"/>
        <w:jc w:val="both"/>
      </w:pPr>
      <w:r>
        <w:t>Chaque administrateur IT doit pouvoir :</w:t>
      </w:r>
    </w:p>
    <w:p w:rsidR="00136AD0" w:rsidRDefault="00136AD0" w:rsidP="00136AD0">
      <w:pPr>
        <w:pStyle w:val="Paragraphedeliste"/>
        <w:numPr>
          <w:ilvl w:val="0"/>
          <w:numId w:val="5"/>
        </w:numPr>
        <w:jc w:val="both"/>
      </w:pPr>
      <w:r>
        <w:t>S’authentifier</w:t>
      </w:r>
    </w:p>
    <w:p w:rsidR="00136AD0" w:rsidRDefault="00136AD0" w:rsidP="00136AD0">
      <w:pPr>
        <w:pStyle w:val="Paragraphedeliste"/>
        <w:numPr>
          <w:ilvl w:val="0"/>
          <w:numId w:val="5"/>
        </w:numPr>
        <w:jc w:val="both"/>
      </w:pPr>
      <w:r>
        <w:t>Voir la page d’accueil de Trombinoscope incluant :</w:t>
      </w:r>
    </w:p>
    <w:p w:rsidR="00136AD0" w:rsidRDefault="00136AD0" w:rsidP="00136AD0">
      <w:pPr>
        <w:pStyle w:val="Paragraphedeliste"/>
        <w:numPr>
          <w:ilvl w:val="1"/>
          <w:numId w:val="5"/>
        </w:numPr>
        <w:jc w:val="both"/>
        <w:rPr>
          <w:ins w:id="723" w:author="Rojo" w:date="2021-05-23T16:37:00Z"/>
        </w:rPr>
      </w:pPr>
      <w:r>
        <w:t>Gérer l’historique-info</w:t>
      </w:r>
    </w:p>
    <w:p w:rsidR="00F27F7B" w:rsidRDefault="00F27F7B" w:rsidP="00136AD0">
      <w:pPr>
        <w:pStyle w:val="Paragraphedeliste"/>
        <w:numPr>
          <w:ilvl w:val="1"/>
          <w:numId w:val="5"/>
        </w:numPr>
        <w:jc w:val="both"/>
      </w:pPr>
      <w:ins w:id="724" w:author="Rojo" w:date="2021-05-23T16:37:00Z">
        <w:r>
          <w:t>Recevoir un</w:t>
        </w:r>
        <w:r w:rsidR="00DD0D82">
          <w:t>e notification d</w:t>
        </w:r>
      </w:ins>
      <w:ins w:id="725" w:author="Rojo" w:date="2021-05-23T17:04:00Z">
        <w:r w:rsidR="00DD0D82">
          <w:t>’habilitation ou déshabilitation</w:t>
        </w:r>
      </w:ins>
    </w:p>
    <w:p w:rsidR="00C65409" w:rsidRDefault="00C65409" w:rsidP="00C65409">
      <w:pPr>
        <w:jc w:val="both"/>
      </w:pPr>
    </w:p>
    <w:p w:rsidR="00C65409" w:rsidRDefault="00C65409">
      <w:pPr>
        <w:pStyle w:val="Titre2"/>
        <w:pPrChange w:id="726" w:author="Rojo" w:date="2021-05-21T10:40:00Z">
          <w:pPr>
            <w:pStyle w:val="Titre2"/>
            <w:numPr>
              <w:numId w:val="3"/>
            </w:numPr>
            <w:ind w:left="1284" w:hanging="705"/>
          </w:pPr>
        </w:pPrChange>
      </w:pPr>
      <w:bookmarkStart w:id="727" w:name="_Toc72745815"/>
      <w:r>
        <w:t>Authentification</w:t>
      </w:r>
      <w:bookmarkEnd w:id="727"/>
    </w:p>
    <w:p w:rsidR="00C65409" w:rsidRDefault="00C65409" w:rsidP="00C65409">
      <w:pPr>
        <w:ind w:firstLine="708"/>
      </w:pPr>
      <w:r>
        <w:t>Pour accéder à Trombinoscope, le manager doit d’abord s’authentifier.</w:t>
      </w:r>
    </w:p>
    <w:tbl>
      <w:tblPr>
        <w:tblStyle w:val="Grilledutableau"/>
        <w:tblW w:w="0" w:type="auto"/>
        <w:tblLook w:val="04A0" w:firstRow="1" w:lastRow="0" w:firstColumn="1" w:lastColumn="0" w:noHBand="0" w:noVBand="1"/>
      </w:tblPr>
      <w:tblGrid>
        <w:gridCol w:w="2689"/>
        <w:gridCol w:w="6373"/>
      </w:tblGrid>
      <w:tr w:rsidR="00C65409" w:rsidTr="00A72A62">
        <w:trPr>
          <w:trHeight w:val="427"/>
        </w:trPr>
        <w:tc>
          <w:tcPr>
            <w:tcW w:w="9062" w:type="dxa"/>
            <w:gridSpan w:val="2"/>
          </w:tcPr>
          <w:p w:rsidR="00C65409" w:rsidRPr="00BE0BD5" w:rsidRDefault="00C65409" w:rsidP="00A72A62">
            <w:pPr>
              <w:jc w:val="center"/>
              <w:rPr>
                <w:b/>
              </w:rPr>
            </w:pPr>
            <w:r w:rsidRPr="00BE0BD5">
              <w:rPr>
                <w:b/>
              </w:rPr>
              <w:t>Fiche de description de fonctionnalité</w:t>
            </w:r>
          </w:p>
        </w:tc>
      </w:tr>
      <w:tr w:rsidR="00C65409" w:rsidTr="00A72A62">
        <w:tc>
          <w:tcPr>
            <w:tcW w:w="2689" w:type="dxa"/>
          </w:tcPr>
          <w:p w:rsidR="00C65409" w:rsidRPr="00BE0BD5" w:rsidRDefault="00C65409" w:rsidP="00A72A62">
            <w:pPr>
              <w:rPr>
                <w:b/>
              </w:rPr>
            </w:pPr>
            <w:r w:rsidRPr="00BE0BD5">
              <w:rPr>
                <w:b/>
              </w:rPr>
              <w:t>Nom de la fonctionnalité</w:t>
            </w:r>
          </w:p>
        </w:tc>
        <w:tc>
          <w:tcPr>
            <w:tcW w:w="6373" w:type="dxa"/>
          </w:tcPr>
          <w:p w:rsidR="00C65409" w:rsidRDefault="00C65409" w:rsidP="00A72A62">
            <w:r>
              <w:t>Authentification</w:t>
            </w:r>
          </w:p>
        </w:tc>
      </w:tr>
      <w:tr w:rsidR="00C65409" w:rsidTr="00A72A62">
        <w:tc>
          <w:tcPr>
            <w:tcW w:w="2689" w:type="dxa"/>
          </w:tcPr>
          <w:p w:rsidR="00C65409" w:rsidRPr="00BE0BD5" w:rsidRDefault="00C65409" w:rsidP="00A72A62">
            <w:pPr>
              <w:rPr>
                <w:b/>
              </w:rPr>
            </w:pPr>
            <w:r w:rsidRPr="00BE0BD5">
              <w:rPr>
                <w:b/>
              </w:rPr>
              <w:t>Description sommaire</w:t>
            </w:r>
          </w:p>
        </w:tc>
        <w:tc>
          <w:tcPr>
            <w:tcW w:w="6373" w:type="dxa"/>
          </w:tcPr>
          <w:p w:rsidR="00C65409" w:rsidRDefault="00C65409" w:rsidP="00A72A62">
            <w:r>
              <w:t>A l’habilitation, un accès est donné au consultant pour accéder à Trombinoscope, il se sert de ce login et mot de passe pour s’authentifier.</w:t>
            </w:r>
          </w:p>
        </w:tc>
      </w:tr>
      <w:tr w:rsidR="00C65409" w:rsidTr="00A72A62">
        <w:tc>
          <w:tcPr>
            <w:tcW w:w="2689" w:type="dxa"/>
          </w:tcPr>
          <w:p w:rsidR="00C65409" w:rsidRPr="001B2B57" w:rsidRDefault="00C65409" w:rsidP="00A72A62">
            <w:pPr>
              <w:rPr>
                <w:b/>
              </w:rPr>
            </w:pPr>
            <w:r w:rsidRPr="001B2B57">
              <w:rPr>
                <w:b/>
              </w:rPr>
              <w:t>Fonctionnalités attendues</w:t>
            </w:r>
          </w:p>
        </w:tc>
        <w:tc>
          <w:tcPr>
            <w:tcW w:w="6373" w:type="dxa"/>
          </w:tcPr>
          <w:p w:rsidR="00C65409" w:rsidRDefault="00C65409" w:rsidP="00A72A62">
            <w:r>
              <w:t>Le système doit pouvoir rediriger le consultant vers la page d’accueil de Trombinoscope après authentification.</w:t>
            </w:r>
          </w:p>
        </w:tc>
      </w:tr>
      <w:tr w:rsidR="00C65409" w:rsidTr="00A72A62">
        <w:tc>
          <w:tcPr>
            <w:tcW w:w="2689" w:type="dxa"/>
          </w:tcPr>
          <w:p w:rsidR="00C65409" w:rsidRPr="001B2B57" w:rsidRDefault="00C65409" w:rsidP="00A72A62">
            <w:pPr>
              <w:rPr>
                <w:b/>
              </w:rPr>
            </w:pPr>
            <w:r>
              <w:rPr>
                <w:b/>
              </w:rPr>
              <w:t>Composants</w:t>
            </w:r>
          </w:p>
        </w:tc>
        <w:tc>
          <w:tcPr>
            <w:tcW w:w="6373" w:type="dxa"/>
          </w:tcPr>
          <w:p w:rsidR="00C65409" w:rsidRDefault="00C65409" w:rsidP="00A72A62">
            <w:pPr>
              <w:pStyle w:val="Paragraphedeliste"/>
              <w:numPr>
                <w:ilvl w:val="0"/>
                <w:numId w:val="5"/>
              </w:numPr>
            </w:pPr>
            <w:r>
              <w:t>Champ saisie nom d’utilisateur</w:t>
            </w:r>
          </w:p>
          <w:p w:rsidR="00C65409" w:rsidRDefault="00C65409" w:rsidP="00A72A62">
            <w:pPr>
              <w:pStyle w:val="Paragraphedeliste"/>
              <w:numPr>
                <w:ilvl w:val="0"/>
                <w:numId w:val="5"/>
              </w:numPr>
            </w:pPr>
            <w:r>
              <w:t>Champ saisie mot de passe</w:t>
            </w:r>
          </w:p>
          <w:p w:rsidR="00C65409" w:rsidRDefault="00C65409" w:rsidP="00A72A62">
            <w:pPr>
              <w:pStyle w:val="Paragraphedeliste"/>
              <w:numPr>
                <w:ilvl w:val="0"/>
                <w:numId w:val="5"/>
              </w:numPr>
            </w:pPr>
            <w:r>
              <w:t>Bouton connexion</w:t>
            </w:r>
          </w:p>
        </w:tc>
      </w:tr>
      <w:tr w:rsidR="00C65409" w:rsidTr="00A72A62">
        <w:tc>
          <w:tcPr>
            <w:tcW w:w="2689" w:type="dxa"/>
          </w:tcPr>
          <w:p w:rsidR="00C65409" w:rsidRPr="0038344E" w:rsidRDefault="00C65409" w:rsidP="00A72A62">
            <w:pPr>
              <w:rPr>
                <w:b/>
              </w:rPr>
            </w:pPr>
            <w:r w:rsidRPr="0038344E">
              <w:rPr>
                <w:b/>
              </w:rPr>
              <w:t>Règles de gestion</w:t>
            </w:r>
          </w:p>
        </w:tc>
        <w:tc>
          <w:tcPr>
            <w:tcW w:w="6373" w:type="dxa"/>
          </w:tcPr>
          <w:p w:rsidR="00C65409" w:rsidRDefault="00C65409" w:rsidP="00A72A62">
            <w:r>
              <w:t>Tous les champs doivent être obligatoirement remplis par le saisisseur pour réussir à s’authentifier.</w:t>
            </w:r>
          </w:p>
        </w:tc>
      </w:tr>
    </w:tbl>
    <w:p w:rsidR="00C65409" w:rsidRDefault="00C65409" w:rsidP="00C65409">
      <w:pPr>
        <w:jc w:val="both"/>
      </w:pPr>
    </w:p>
    <w:p w:rsidR="00136AD0" w:rsidRDefault="00C65409" w:rsidP="00136AD0">
      <w:pPr>
        <w:jc w:val="both"/>
      </w:pPr>
      <w:r>
        <w:tab/>
      </w:r>
    </w:p>
    <w:p w:rsidR="00C65409" w:rsidRDefault="00C65409">
      <w:pPr>
        <w:pStyle w:val="Titre2"/>
        <w:pPrChange w:id="728" w:author="Rojo" w:date="2021-05-21T10:40:00Z">
          <w:pPr>
            <w:pStyle w:val="Titre2"/>
            <w:numPr>
              <w:numId w:val="3"/>
            </w:numPr>
            <w:ind w:left="1284" w:hanging="705"/>
          </w:pPr>
        </w:pPrChange>
      </w:pPr>
      <w:bookmarkStart w:id="729" w:name="_Toc72745816"/>
      <w:r>
        <w:t>Affichage de la page d’accueil</w:t>
      </w:r>
      <w:bookmarkEnd w:id="729"/>
    </w:p>
    <w:p w:rsidR="00C65409" w:rsidRDefault="00C65409" w:rsidP="00C65409">
      <w:pPr>
        <w:ind w:firstLine="708"/>
        <w:jc w:val="both"/>
      </w:pPr>
      <w:r>
        <w:t>Après authentification, l’administrateur IT doit être redirigé vers une page d’accueil de Trombinoscope.</w:t>
      </w:r>
    </w:p>
    <w:p w:rsidR="0040775E" w:rsidRDefault="00C9716E" w:rsidP="00C65409">
      <w:pPr>
        <w:ind w:firstLine="708"/>
        <w:jc w:val="both"/>
      </w:pPr>
      <w:r>
        <w:rPr>
          <w:noProof/>
          <w:lang w:eastAsia="fr-FR"/>
        </w:rPr>
        <w:drawing>
          <wp:anchor distT="0" distB="0" distL="114300" distR="114300" simplePos="0" relativeHeight="251708416" behindDoc="0" locked="0" layoutInCell="1" allowOverlap="1" wp14:anchorId="16499008" wp14:editId="1F274406">
            <wp:simplePos x="0" y="0"/>
            <wp:positionH relativeFrom="margin">
              <wp:align>right</wp:align>
            </wp:positionH>
            <wp:positionV relativeFrom="paragraph">
              <wp:posOffset>393065</wp:posOffset>
            </wp:positionV>
            <wp:extent cx="5760720" cy="3239770"/>
            <wp:effectExtent l="0" t="0" r="0" b="0"/>
            <wp:wrapTopAndBottom/>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istorique info.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anchor>
        </w:drawing>
      </w:r>
      <w:r w:rsidR="0040775E">
        <w:rPr>
          <w:noProof/>
          <w:lang w:eastAsia="fr-FR"/>
        </w:rPr>
        <mc:AlternateContent>
          <mc:Choice Requires="wps">
            <w:drawing>
              <wp:anchor distT="0" distB="0" distL="114300" distR="114300" simplePos="0" relativeHeight="251710464" behindDoc="0" locked="0" layoutInCell="1" allowOverlap="1" wp14:anchorId="5B404E4A" wp14:editId="4D084885">
                <wp:simplePos x="0" y="0"/>
                <wp:positionH relativeFrom="margin">
                  <wp:align>right</wp:align>
                </wp:positionH>
                <wp:positionV relativeFrom="paragraph">
                  <wp:posOffset>3757295</wp:posOffset>
                </wp:positionV>
                <wp:extent cx="5760720" cy="635"/>
                <wp:effectExtent l="0" t="0" r="0" b="0"/>
                <wp:wrapTopAndBottom/>
                <wp:docPr id="38" name="Zone de texte 3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DA5415" w:rsidRDefault="00650659" w:rsidP="0040775E">
                            <w:pPr>
                              <w:pStyle w:val="Lgende"/>
                              <w:rPr>
                                <w:noProof/>
                              </w:rPr>
                            </w:pPr>
                            <w:bookmarkStart w:id="730" w:name="_Toc72745787"/>
                            <w:r>
                              <w:t xml:space="preserve">Figure </w:t>
                            </w:r>
                            <w:fldSimple w:instr=" SEQ Figure \* ARABIC ">
                              <w:ins w:id="731" w:author="Rojo" w:date="2021-05-23T17:00:00Z">
                                <w:r w:rsidR="008B7AFE">
                                  <w:rPr>
                                    <w:noProof/>
                                  </w:rPr>
                                  <w:t>20</w:t>
                                </w:r>
                              </w:ins>
                              <w:del w:id="732" w:author="Rojo" w:date="2021-05-21T11:32:00Z">
                                <w:r w:rsidDel="002313BB">
                                  <w:rPr>
                                    <w:noProof/>
                                  </w:rPr>
                                  <w:delText>15</w:delText>
                                </w:r>
                              </w:del>
                            </w:fldSimple>
                            <w:r>
                              <w:t>: Présentation des options IT</w:t>
                            </w:r>
                            <w:bookmarkEnd w:id="7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404E4A" id="Zone de texte 38" o:spid="_x0000_s1045" type="#_x0000_t202" style="position:absolute;left:0;text-align:left;margin-left:402.4pt;margin-top:295.85pt;width:453.6pt;height:.05pt;z-index:2517104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" stroked="f">
                <v:textbox style="mso-fit-shape-to-text:t" inset="0,0,0,0">
                  <w:txbxContent>
                    <w:p w:rsidR="00650659" w:rsidRPr="00DA5415" w:rsidRDefault="00650659" w:rsidP="0040775E">
                      <w:pPr>
                        <w:pStyle w:val="Lgende"/>
                        <w:rPr>
                          <w:noProof/>
                        </w:rPr>
                      </w:pPr>
                      <w:bookmarkStart w:id="733" w:name="_Toc72745787"/>
                      <w:r>
                        <w:t xml:space="preserve">Figure </w:t>
                      </w:r>
                      <w:fldSimple w:instr=" SEQ Figure \* ARABIC ">
                        <w:ins w:id="734" w:author="Rojo" w:date="2021-05-23T17:00:00Z">
                          <w:r w:rsidR="008B7AFE">
                            <w:rPr>
                              <w:noProof/>
                            </w:rPr>
                            <w:t>20</w:t>
                          </w:r>
                        </w:ins>
                        <w:del w:id="735" w:author="Rojo" w:date="2021-05-21T11:32:00Z">
                          <w:r w:rsidDel="002313BB">
                            <w:rPr>
                              <w:noProof/>
                            </w:rPr>
                            <w:delText>15</w:delText>
                          </w:r>
                        </w:del>
                      </w:fldSimple>
                      <w:r>
                        <w:t>: Présentation des options IT</w:t>
                      </w:r>
                      <w:bookmarkEnd w:id="733"/>
                    </w:p>
                  </w:txbxContent>
                </v:textbox>
                <w10:wrap type="topAndBottom" anchorx="margin"/>
              </v:shape>
            </w:pict>
          </mc:Fallback>
        </mc:AlternateContent>
      </w:r>
      <w:r w:rsidR="0040775E">
        <w:t>La présentation des options pour l’administrateur IT est suggérée comme suit :</w:t>
      </w:r>
    </w:p>
    <w:p w:rsidR="0040775E" w:rsidRDefault="0040775E" w:rsidP="0040775E">
      <w:pPr>
        <w:jc w:val="both"/>
      </w:pPr>
    </w:p>
    <w:p w:rsidR="0040775E" w:rsidRDefault="0040775E" w:rsidP="00C65409">
      <w:pPr>
        <w:ind w:firstLine="708"/>
        <w:jc w:val="both"/>
      </w:pPr>
    </w:p>
    <w:tbl>
      <w:tblPr>
        <w:tblStyle w:val="Grilledutableau"/>
        <w:tblW w:w="0" w:type="auto"/>
        <w:tblLook w:val="04A0" w:firstRow="1" w:lastRow="0" w:firstColumn="1" w:lastColumn="0" w:noHBand="0" w:noVBand="1"/>
      </w:tblPr>
      <w:tblGrid>
        <w:gridCol w:w="2689"/>
        <w:gridCol w:w="6373"/>
      </w:tblGrid>
      <w:tr w:rsidR="00C65409" w:rsidTr="00A72A62">
        <w:tc>
          <w:tcPr>
            <w:tcW w:w="9062" w:type="dxa"/>
            <w:gridSpan w:val="2"/>
          </w:tcPr>
          <w:p w:rsidR="00C65409" w:rsidRDefault="00C65409" w:rsidP="00A72A62">
            <w:pPr>
              <w:jc w:val="center"/>
            </w:pPr>
            <w:r w:rsidRPr="00BE0BD5">
              <w:rPr>
                <w:b/>
              </w:rPr>
              <w:t>Fiche de description de fonctionnalité</w:t>
            </w:r>
          </w:p>
        </w:tc>
      </w:tr>
      <w:tr w:rsidR="00C65409" w:rsidTr="00A72A62">
        <w:tc>
          <w:tcPr>
            <w:tcW w:w="2689" w:type="dxa"/>
          </w:tcPr>
          <w:p w:rsidR="00C65409" w:rsidRDefault="00C65409" w:rsidP="00A72A62">
            <w:pPr>
              <w:jc w:val="both"/>
            </w:pPr>
            <w:r w:rsidRPr="00BE0BD5">
              <w:rPr>
                <w:b/>
              </w:rPr>
              <w:t>Nom de la fonctionnalité</w:t>
            </w:r>
          </w:p>
        </w:tc>
        <w:tc>
          <w:tcPr>
            <w:tcW w:w="6373" w:type="dxa"/>
          </w:tcPr>
          <w:p w:rsidR="00C65409" w:rsidRDefault="00C65409" w:rsidP="00A72A62">
            <w:pPr>
              <w:jc w:val="both"/>
            </w:pPr>
            <w:r>
              <w:t>Affichage de la page d’accueil</w:t>
            </w:r>
          </w:p>
        </w:tc>
      </w:tr>
      <w:tr w:rsidR="00C65409" w:rsidTr="00A72A62">
        <w:tc>
          <w:tcPr>
            <w:tcW w:w="2689" w:type="dxa"/>
          </w:tcPr>
          <w:p w:rsidR="00C65409" w:rsidRDefault="00C65409" w:rsidP="00A72A62">
            <w:pPr>
              <w:jc w:val="both"/>
            </w:pPr>
            <w:r w:rsidRPr="00BE0BD5">
              <w:rPr>
                <w:b/>
              </w:rPr>
              <w:t>Description sommaire</w:t>
            </w:r>
          </w:p>
        </w:tc>
        <w:tc>
          <w:tcPr>
            <w:tcW w:w="6373" w:type="dxa"/>
          </w:tcPr>
          <w:p w:rsidR="00C65409" w:rsidRDefault="00C65409" w:rsidP="00A72A62">
            <w:pPr>
              <w:jc w:val="both"/>
            </w:pPr>
            <w:r>
              <w:t>Il s’agit de la fonctionnalité principale de Trombinoscope pour un consultant. C’est là où il consulte la liste des photographies et informations des membres de FTHM.</w:t>
            </w:r>
            <w:r w:rsidR="003A4092">
              <w:t xml:space="preserve"> Et en surplus, l’administrateur IT fait des suivies de l’historique-info.</w:t>
            </w:r>
          </w:p>
        </w:tc>
      </w:tr>
      <w:tr w:rsidR="00C65409" w:rsidTr="00A72A62">
        <w:tc>
          <w:tcPr>
            <w:tcW w:w="9062" w:type="dxa"/>
            <w:gridSpan w:val="2"/>
          </w:tcPr>
          <w:p w:rsidR="00C65409" w:rsidRDefault="00C65409" w:rsidP="00A72A62">
            <w:pPr>
              <w:jc w:val="both"/>
            </w:pPr>
            <w:r w:rsidRPr="001B2B57">
              <w:rPr>
                <w:b/>
              </w:rPr>
              <w:t>Fonctionnalités attendues</w:t>
            </w:r>
            <w:r>
              <w:rPr>
                <w:b/>
              </w:rPr>
              <w:t xml:space="preserve"> par composants</w:t>
            </w:r>
          </w:p>
        </w:tc>
      </w:tr>
      <w:tr w:rsidR="00C65409" w:rsidTr="00A72A62">
        <w:tc>
          <w:tcPr>
            <w:tcW w:w="2689" w:type="dxa"/>
          </w:tcPr>
          <w:p w:rsidR="00C65409" w:rsidRDefault="00C65409" w:rsidP="00A72A62">
            <w:pPr>
              <w:jc w:val="both"/>
            </w:pPr>
            <w:r>
              <w:t>Barre de navigation</w:t>
            </w:r>
          </w:p>
        </w:tc>
        <w:tc>
          <w:tcPr>
            <w:tcW w:w="6373" w:type="dxa"/>
          </w:tcPr>
          <w:p w:rsidR="00C65409" w:rsidRDefault="00C65409" w:rsidP="00A72A62">
            <w:pPr>
              <w:jc w:val="both"/>
            </w:pPr>
            <w:r>
              <w:t>Elle est composée :</w:t>
            </w:r>
          </w:p>
          <w:p w:rsidR="00C65409" w:rsidRDefault="00C65409" w:rsidP="00A72A62">
            <w:pPr>
              <w:pStyle w:val="Paragraphedeliste"/>
              <w:numPr>
                <w:ilvl w:val="0"/>
                <w:numId w:val="5"/>
              </w:numPr>
              <w:jc w:val="both"/>
            </w:pPr>
            <w:r>
              <w:t>Du logo FTHM</w:t>
            </w:r>
          </w:p>
          <w:p w:rsidR="00C65409" w:rsidRDefault="00C65409" w:rsidP="00A72A62">
            <w:pPr>
              <w:pStyle w:val="Paragraphedeliste"/>
              <w:numPr>
                <w:ilvl w:val="0"/>
                <w:numId w:val="5"/>
              </w:numPr>
              <w:jc w:val="both"/>
            </w:pPr>
            <w:r>
              <w:t>Du menu département : affiche les personnes du département concerné.</w:t>
            </w:r>
          </w:p>
          <w:p w:rsidR="00C65409" w:rsidRDefault="00C65409" w:rsidP="00A72A62">
            <w:pPr>
              <w:pStyle w:val="Paragraphedeliste"/>
              <w:numPr>
                <w:ilvl w:val="0"/>
                <w:numId w:val="8"/>
              </w:numPr>
              <w:jc w:val="both"/>
            </w:pPr>
            <w:r>
              <w:t>ADMINISTRATION </w:t>
            </w:r>
          </w:p>
          <w:p w:rsidR="00C65409" w:rsidRDefault="00C65409" w:rsidP="00A72A62">
            <w:pPr>
              <w:pStyle w:val="Paragraphedeliste"/>
              <w:numPr>
                <w:ilvl w:val="0"/>
                <w:numId w:val="8"/>
              </w:numPr>
              <w:jc w:val="both"/>
            </w:pPr>
            <w:r>
              <w:t>AMOA</w:t>
            </w:r>
          </w:p>
          <w:p w:rsidR="00C65409" w:rsidRDefault="00C65409" w:rsidP="00A72A62">
            <w:pPr>
              <w:pStyle w:val="Paragraphedeliste"/>
              <w:numPr>
                <w:ilvl w:val="0"/>
                <w:numId w:val="8"/>
              </w:numPr>
              <w:jc w:val="both"/>
            </w:pPr>
            <w:r>
              <w:t>ASSOCIE</w:t>
            </w:r>
          </w:p>
          <w:p w:rsidR="00C65409" w:rsidRDefault="00C65409" w:rsidP="00A72A62">
            <w:pPr>
              <w:pStyle w:val="Paragraphedeliste"/>
              <w:numPr>
                <w:ilvl w:val="0"/>
                <w:numId w:val="8"/>
              </w:numPr>
              <w:jc w:val="both"/>
            </w:pPr>
            <w:r>
              <w:t>AUDIT</w:t>
            </w:r>
          </w:p>
          <w:p w:rsidR="00C65409" w:rsidRDefault="00C65409" w:rsidP="00A72A62">
            <w:pPr>
              <w:pStyle w:val="Paragraphedeliste"/>
              <w:numPr>
                <w:ilvl w:val="0"/>
                <w:numId w:val="8"/>
              </w:numPr>
              <w:jc w:val="both"/>
            </w:pPr>
            <w:r>
              <w:t>BPO COMPTA</w:t>
            </w:r>
          </w:p>
          <w:p w:rsidR="00C65409" w:rsidRDefault="00C65409" w:rsidP="00A72A62">
            <w:pPr>
              <w:pStyle w:val="Paragraphedeliste"/>
              <w:numPr>
                <w:ilvl w:val="0"/>
                <w:numId w:val="8"/>
              </w:numPr>
              <w:jc w:val="both"/>
            </w:pPr>
            <w:r>
              <w:t>BPO RH</w:t>
            </w:r>
          </w:p>
          <w:p w:rsidR="00C65409" w:rsidRDefault="00C65409" w:rsidP="00A72A62">
            <w:pPr>
              <w:pStyle w:val="Paragraphedeliste"/>
              <w:numPr>
                <w:ilvl w:val="0"/>
                <w:numId w:val="8"/>
              </w:numPr>
              <w:jc w:val="both"/>
            </w:pPr>
            <w:r>
              <w:lastRenderedPageBreak/>
              <w:t>COMMERCIAL</w:t>
            </w:r>
          </w:p>
          <w:p w:rsidR="00C65409" w:rsidRDefault="00C65409" w:rsidP="00A72A62">
            <w:pPr>
              <w:pStyle w:val="Paragraphedeliste"/>
              <w:numPr>
                <w:ilvl w:val="0"/>
                <w:numId w:val="8"/>
              </w:numPr>
              <w:jc w:val="both"/>
            </w:pPr>
            <w:r>
              <w:t>COMMUNICATION</w:t>
            </w:r>
          </w:p>
          <w:p w:rsidR="00C65409" w:rsidRDefault="00C65409" w:rsidP="00A72A62">
            <w:pPr>
              <w:pStyle w:val="Paragraphedeliste"/>
              <w:numPr>
                <w:ilvl w:val="0"/>
                <w:numId w:val="8"/>
              </w:numPr>
              <w:jc w:val="both"/>
            </w:pPr>
            <w:r>
              <w:t>DAF</w:t>
            </w:r>
          </w:p>
          <w:p w:rsidR="00C65409" w:rsidRDefault="00C65409" w:rsidP="00A72A62">
            <w:pPr>
              <w:pStyle w:val="Paragraphedeliste"/>
              <w:numPr>
                <w:ilvl w:val="0"/>
                <w:numId w:val="8"/>
              </w:numPr>
              <w:jc w:val="both"/>
            </w:pPr>
            <w:r>
              <w:t>FINANCE</w:t>
            </w:r>
          </w:p>
          <w:p w:rsidR="00C65409" w:rsidRDefault="00C65409" w:rsidP="00A72A62">
            <w:pPr>
              <w:pStyle w:val="Paragraphedeliste"/>
              <w:numPr>
                <w:ilvl w:val="0"/>
                <w:numId w:val="8"/>
              </w:numPr>
              <w:jc w:val="both"/>
            </w:pPr>
            <w:r>
              <w:t>INFO</w:t>
            </w:r>
          </w:p>
          <w:p w:rsidR="00C65409" w:rsidRDefault="00C65409" w:rsidP="00A72A62">
            <w:pPr>
              <w:pStyle w:val="Paragraphedeliste"/>
              <w:numPr>
                <w:ilvl w:val="0"/>
                <w:numId w:val="8"/>
              </w:numPr>
              <w:jc w:val="both"/>
            </w:pPr>
            <w:r>
              <w:t>ORGA</w:t>
            </w:r>
          </w:p>
          <w:p w:rsidR="00C65409" w:rsidRDefault="00C65409" w:rsidP="00A72A62">
            <w:pPr>
              <w:pStyle w:val="Paragraphedeliste"/>
              <w:numPr>
                <w:ilvl w:val="0"/>
                <w:numId w:val="8"/>
              </w:numPr>
              <w:jc w:val="both"/>
            </w:pPr>
            <w:r>
              <w:t>QUALITE</w:t>
            </w:r>
          </w:p>
          <w:p w:rsidR="00C65409" w:rsidRDefault="00C65409" w:rsidP="00A72A62">
            <w:pPr>
              <w:pStyle w:val="Paragraphedeliste"/>
              <w:numPr>
                <w:ilvl w:val="0"/>
                <w:numId w:val="8"/>
              </w:numPr>
              <w:jc w:val="both"/>
            </w:pPr>
            <w:r>
              <w:t>RHC</w:t>
            </w:r>
          </w:p>
          <w:p w:rsidR="00C65409" w:rsidRDefault="00C65409" w:rsidP="00A72A62">
            <w:pPr>
              <w:pStyle w:val="Paragraphedeliste"/>
              <w:numPr>
                <w:ilvl w:val="0"/>
                <w:numId w:val="8"/>
              </w:numPr>
              <w:jc w:val="both"/>
            </w:pPr>
            <w:r>
              <w:t>RHI</w:t>
            </w:r>
          </w:p>
        </w:tc>
      </w:tr>
      <w:tr w:rsidR="00502310" w:rsidTr="00A72A62">
        <w:trPr>
          <w:ins w:id="736" w:author="Rojo" w:date="2021-05-23T16:05:00Z"/>
        </w:trPr>
        <w:tc>
          <w:tcPr>
            <w:tcW w:w="2689" w:type="dxa"/>
          </w:tcPr>
          <w:p w:rsidR="00502310" w:rsidRDefault="00502310" w:rsidP="00502310">
            <w:pPr>
              <w:jc w:val="both"/>
              <w:rPr>
                <w:ins w:id="737" w:author="Rojo" w:date="2021-05-23T16:05:00Z"/>
              </w:rPr>
            </w:pPr>
            <w:ins w:id="738" w:author="Rojo" w:date="2021-05-23T16:06:00Z">
              <w:r>
                <w:lastRenderedPageBreak/>
                <w:t xml:space="preserve">Onglets </w:t>
              </w:r>
              <w:r>
                <w:tab/>
              </w:r>
            </w:ins>
          </w:p>
        </w:tc>
        <w:tc>
          <w:tcPr>
            <w:tcW w:w="6373" w:type="dxa"/>
          </w:tcPr>
          <w:p w:rsidR="00502310" w:rsidRDefault="00502310" w:rsidP="00502310">
            <w:pPr>
              <w:jc w:val="both"/>
              <w:rPr>
                <w:ins w:id="739" w:author="Rojo" w:date="2021-05-23T16:06:00Z"/>
              </w:rPr>
            </w:pPr>
            <w:ins w:id="740" w:author="Rojo" w:date="2021-05-23T16:06:00Z">
              <w:r>
                <w:t>Elle contient trois options :</w:t>
              </w:r>
            </w:ins>
          </w:p>
          <w:p w:rsidR="00502310" w:rsidRDefault="00502310" w:rsidP="00502310">
            <w:pPr>
              <w:pStyle w:val="Paragraphedeliste"/>
              <w:numPr>
                <w:ilvl w:val="0"/>
                <w:numId w:val="5"/>
              </w:numPr>
              <w:jc w:val="both"/>
              <w:rPr>
                <w:ins w:id="741" w:author="Rojo" w:date="2021-05-23T16:06:00Z"/>
              </w:rPr>
            </w:pPr>
            <w:ins w:id="742" w:author="Rojo" w:date="2021-05-23T16:06:00Z">
              <w:r>
                <w:t>Ajouter personnel : redirige vers un formulaire d’ajout de personnel</w:t>
              </w:r>
            </w:ins>
          </w:p>
          <w:p w:rsidR="00502310" w:rsidRDefault="00502310" w:rsidP="00502310">
            <w:pPr>
              <w:pStyle w:val="Paragraphedeliste"/>
              <w:numPr>
                <w:ilvl w:val="0"/>
                <w:numId w:val="5"/>
              </w:numPr>
              <w:jc w:val="both"/>
              <w:rPr>
                <w:ins w:id="743" w:author="Rojo" w:date="2021-05-23T16:06:00Z"/>
              </w:rPr>
            </w:pPr>
            <w:ins w:id="744" w:author="Rojo" w:date="2021-05-23T16:06:00Z">
              <w:r>
                <w:t>Liste du personnel : redirige vers une page qui liste les membres de FTHM distinguant les habilités et déshabilités</w:t>
              </w:r>
            </w:ins>
          </w:p>
          <w:p w:rsidR="00502310" w:rsidRDefault="00502310">
            <w:pPr>
              <w:pStyle w:val="Paragraphedeliste"/>
              <w:numPr>
                <w:ilvl w:val="0"/>
                <w:numId w:val="5"/>
              </w:numPr>
              <w:jc w:val="both"/>
              <w:rPr>
                <w:ins w:id="745" w:author="Rojo" w:date="2021-05-23T16:06:00Z"/>
              </w:rPr>
              <w:pPrChange w:id="746" w:author="Rojo" w:date="2021-05-23T16:06:00Z">
                <w:pPr>
                  <w:jc w:val="both"/>
                </w:pPr>
              </w:pPrChange>
            </w:pPr>
            <w:ins w:id="747" w:author="Rojo" w:date="2021-05-23T16:06:00Z">
              <w:r>
                <w:t>Archives : redirige vers une page de possibilité de restauration</w:t>
              </w:r>
            </w:ins>
          </w:p>
          <w:p w:rsidR="00502310" w:rsidRDefault="00502310">
            <w:pPr>
              <w:pStyle w:val="Paragraphedeliste"/>
              <w:numPr>
                <w:ilvl w:val="0"/>
                <w:numId w:val="5"/>
              </w:numPr>
              <w:jc w:val="both"/>
              <w:rPr>
                <w:ins w:id="748" w:author="Rojo" w:date="2021-05-23T16:05:00Z"/>
              </w:rPr>
              <w:pPrChange w:id="749" w:author="Rojo" w:date="2021-05-23T17:03:00Z">
                <w:pPr>
                  <w:jc w:val="both"/>
                </w:pPr>
              </w:pPrChange>
            </w:pPr>
            <w:ins w:id="750" w:author="Rojo" w:date="2021-05-23T16:06:00Z">
              <w:r>
                <w:t>Notification : présente une liste déroulante au clic, montrant les notifications reçues venant de la RHI</w:t>
              </w:r>
            </w:ins>
            <w:ins w:id="751" w:author="Rojo" w:date="2021-05-23T16:25:00Z">
              <w:r w:rsidR="00D4444F">
                <w:t xml:space="preserve"> pour une </w:t>
              </w:r>
            </w:ins>
            <w:ins w:id="752" w:author="Rojo" w:date="2021-05-23T17:03:00Z">
              <w:r w:rsidR="002C373E">
                <w:t>habilitation ou déshabilitation</w:t>
              </w:r>
            </w:ins>
          </w:p>
        </w:tc>
      </w:tr>
      <w:tr w:rsidR="00C65409" w:rsidTr="00A72A62">
        <w:tc>
          <w:tcPr>
            <w:tcW w:w="2689" w:type="dxa"/>
          </w:tcPr>
          <w:p w:rsidR="00C65409" w:rsidRDefault="00C65409" w:rsidP="00A72A62">
            <w:pPr>
              <w:jc w:val="both"/>
            </w:pPr>
            <w:r>
              <w:t>Barre de recherche</w:t>
            </w:r>
          </w:p>
        </w:tc>
        <w:tc>
          <w:tcPr>
            <w:tcW w:w="6373" w:type="dxa"/>
          </w:tcPr>
          <w:p w:rsidR="00C65409" w:rsidRDefault="00C65409" w:rsidP="00A72A62">
            <w:pPr>
              <w:pStyle w:val="Paragraphedeliste"/>
              <w:numPr>
                <w:ilvl w:val="0"/>
                <w:numId w:val="5"/>
              </w:numPr>
              <w:jc w:val="both"/>
            </w:pPr>
            <w:r>
              <w:t>Champ saisie du nom à rechercher</w:t>
            </w:r>
          </w:p>
          <w:p w:rsidR="00C65409" w:rsidRDefault="00C65409" w:rsidP="00A72A62">
            <w:pPr>
              <w:pStyle w:val="Paragraphedeliste"/>
              <w:numPr>
                <w:ilvl w:val="0"/>
                <w:numId w:val="5"/>
              </w:numPr>
              <w:jc w:val="both"/>
            </w:pPr>
            <w:r>
              <w:t>Bouton avec icône « recherche » : affiche les résultats d’une recherche au clic.</w:t>
            </w:r>
          </w:p>
        </w:tc>
      </w:tr>
      <w:tr w:rsidR="00C65409" w:rsidTr="00A72A62">
        <w:tc>
          <w:tcPr>
            <w:tcW w:w="2689" w:type="dxa"/>
          </w:tcPr>
          <w:p w:rsidR="00C65409" w:rsidRDefault="00C65409" w:rsidP="00A72A62">
            <w:pPr>
              <w:jc w:val="both"/>
            </w:pPr>
            <w:r>
              <w:t>Déconnexion</w:t>
            </w:r>
          </w:p>
        </w:tc>
        <w:tc>
          <w:tcPr>
            <w:tcW w:w="6373" w:type="dxa"/>
          </w:tcPr>
          <w:p w:rsidR="00C65409" w:rsidRDefault="00C65409" w:rsidP="00A72A62">
            <w:pPr>
              <w:jc w:val="both"/>
            </w:pPr>
            <w:r>
              <w:t>L’icône déconnexion redirige l’utilisateur vers la page d’authentification.</w:t>
            </w:r>
          </w:p>
        </w:tc>
      </w:tr>
      <w:tr w:rsidR="00C65409" w:rsidTr="00A72A62">
        <w:tc>
          <w:tcPr>
            <w:tcW w:w="2689" w:type="dxa"/>
          </w:tcPr>
          <w:p w:rsidR="00C65409" w:rsidRDefault="00C65409" w:rsidP="00A72A62">
            <w:pPr>
              <w:jc w:val="both"/>
            </w:pPr>
            <w:r w:rsidRPr="008E508A">
              <w:t>Section contenant les premières personnes affichées (notamment les associés)</w:t>
            </w:r>
          </w:p>
        </w:tc>
        <w:tc>
          <w:tcPr>
            <w:tcW w:w="6373" w:type="dxa"/>
          </w:tcPr>
          <w:p w:rsidR="00C65409" w:rsidRDefault="00C65409" w:rsidP="00A72A62">
            <w:pPr>
              <w:jc w:val="both"/>
            </w:pPr>
            <w:r>
              <w:t>Elle affiche les associés.</w:t>
            </w:r>
          </w:p>
        </w:tc>
      </w:tr>
      <w:tr w:rsidR="00C65409" w:rsidTr="00A72A62">
        <w:tc>
          <w:tcPr>
            <w:tcW w:w="2689" w:type="dxa"/>
          </w:tcPr>
          <w:p w:rsidR="00C65409" w:rsidRPr="008E508A" w:rsidRDefault="00C65409" w:rsidP="00A72A62">
            <w:pPr>
              <w:jc w:val="both"/>
            </w:pPr>
            <w:r>
              <w:t>Section représentant une personne</w:t>
            </w:r>
          </w:p>
        </w:tc>
        <w:tc>
          <w:tcPr>
            <w:tcW w:w="6373" w:type="dxa"/>
          </w:tcPr>
          <w:p w:rsidR="00C65409" w:rsidRDefault="00C65409" w:rsidP="00A72A62">
            <w:pPr>
              <w:jc w:val="both"/>
            </w:pPr>
            <w:r>
              <w:t>Elle est composée :</w:t>
            </w:r>
          </w:p>
          <w:p w:rsidR="00C65409" w:rsidRDefault="00C65409" w:rsidP="00A72A62">
            <w:pPr>
              <w:pStyle w:val="Paragraphedeliste"/>
              <w:numPr>
                <w:ilvl w:val="0"/>
                <w:numId w:val="5"/>
              </w:numPr>
              <w:jc w:val="both"/>
            </w:pPr>
            <w:r>
              <w:t>D’une option :</w:t>
            </w:r>
          </w:p>
          <w:p w:rsidR="00C65409" w:rsidRDefault="00C65409" w:rsidP="00A72A62">
            <w:pPr>
              <w:pStyle w:val="Paragraphedeliste"/>
              <w:numPr>
                <w:ilvl w:val="0"/>
                <w:numId w:val="11"/>
              </w:numPr>
              <w:jc w:val="both"/>
            </w:pPr>
            <w:r>
              <w:t>Modifier le profil : redirige vers un formulaire de modification du personnel ;</w:t>
            </w:r>
          </w:p>
          <w:p w:rsidR="00C65409" w:rsidRDefault="00C65409" w:rsidP="00A72A62">
            <w:pPr>
              <w:pStyle w:val="Paragraphedeliste"/>
              <w:numPr>
                <w:ilvl w:val="0"/>
                <w:numId w:val="11"/>
              </w:numPr>
              <w:jc w:val="both"/>
            </w:pPr>
            <w:r>
              <w:t>Supprimer le profil : supprime le personnel ;</w:t>
            </w:r>
          </w:p>
          <w:p w:rsidR="00C65409" w:rsidRDefault="00C65409" w:rsidP="00A72A62">
            <w:pPr>
              <w:pStyle w:val="Paragraphedeliste"/>
              <w:numPr>
                <w:ilvl w:val="0"/>
                <w:numId w:val="11"/>
              </w:numPr>
              <w:jc w:val="both"/>
            </w:pPr>
            <w:r>
              <w:t>Gérer la demande d’habilitation : redirige vers une</w:t>
            </w:r>
            <w:r w:rsidR="00036951">
              <w:t xml:space="preserve"> page de gestion d’habilitation ;</w:t>
            </w:r>
          </w:p>
          <w:p w:rsidR="00036951" w:rsidRDefault="00036951" w:rsidP="00A72A62">
            <w:pPr>
              <w:pStyle w:val="Paragraphedeliste"/>
              <w:numPr>
                <w:ilvl w:val="0"/>
                <w:numId w:val="11"/>
              </w:numPr>
              <w:jc w:val="both"/>
            </w:pPr>
            <w:r>
              <w:t>Historique-info : redirige vers une page de suivi des actions à faire au sein du département IT.</w:t>
            </w:r>
          </w:p>
          <w:p w:rsidR="00C65409" w:rsidRDefault="00C65409" w:rsidP="00A72A62">
            <w:pPr>
              <w:pStyle w:val="Paragraphedeliste"/>
              <w:numPr>
                <w:ilvl w:val="0"/>
                <w:numId w:val="5"/>
              </w:numPr>
              <w:jc w:val="both"/>
            </w:pPr>
            <w:r>
              <w:t>De photo : illustration de la personne concernée</w:t>
            </w:r>
          </w:p>
          <w:p w:rsidR="00C65409" w:rsidRDefault="00C65409" w:rsidP="00A72A62">
            <w:pPr>
              <w:pStyle w:val="Paragraphedeliste"/>
              <w:numPr>
                <w:ilvl w:val="0"/>
                <w:numId w:val="5"/>
              </w:numPr>
              <w:jc w:val="both"/>
            </w:pPr>
            <w:r>
              <w:t>Du nom, prénom et rôle de la personne au sein de FTHM</w:t>
            </w:r>
          </w:p>
          <w:p w:rsidR="00C65409" w:rsidRDefault="00C65409" w:rsidP="00A72A62">
            <w:pPr>
              <w:pStyle w:val="Paragraphedeliste"/>
              <w:numPr>
                <w:ilvl w:val="0"/>
                <w:numId w:val="5"/>
              </w:numPr>
              <w:jc w:val="both"/>
            </w:pPr>
            <w:r>
              <w:t>D’une icône mail : affiche le mail de la personne au survol de la souris</w:t>
            </w:r>
          </w:p>
          <w:p w:rsidR="00C65409" w:rsidRDefault="00C65409" w:rsidP="00A72A62">
            <w:pPr>
              <w:pStyle w:val="Paragraphedeliste"/>
              <w:numPr>
                <w:ilvl w:val="0"/>
                <w:numId w:val="5"/>
              </w:numPr>
              <w:jc w:val="both"/>
            </w:pPr>
            <w:r>
              <w:t>D’une icône téléphone : affiche le numéro de la personne au survol de la souris</w:t>
            </w:r>
          </w:p>
        </w:tc>
      </w:tr>
      <w:tr w:rsidR="00C65409" w:rsidTr="00A72A62">
        <w:tc>
          <w:tcPr>
            <w:tcW w:w="2689" w:type="dxa"/>
          </w:tcPr>
          <w:p w:rsidR="00C65409" w:rsidRDefault="00C65409" w:rsidP="00A72A62">
            <w:pPr>
              <w:jc w:val="both"/>
            </w:pPr>
            <w:r>
              <w:t>Profil d’une personne</w:t>
            </w:r>
          </w:p>
        </w:tc>
        <w:tc>
          <w:tcPr>
            <w:tcW w:w="6373" w:type="dxa"/>
          </w:tcPr>
          <w:p w:rsidR="00C65409" w:rsidRDefault="00C65409" w:rsidP="00A72A62">
            <w:pPr>
              <w:jc w:val="both"/>
            </w:pPr>
            <w:r>
              <w:t>Cette section s’affiche au clic de la personne en question, elle détaille les informations la concernant, notamment :</w:t>
            </w:r>
          </w:p>
          <w:p w:rsidR="00C65409" w:rsidRDefault="00C65409" w:rsidP="00A72A62">
            <w:pPr>
              <w:pStyle w:val="Paragraphedeliste"/>
              <w:numPr>
                <w:ilvl w:val="0"/>
                <w:numId w:val="5"/>
              </w:numPr>
              <w:jc w:val="both"/>
            </w:pPr>
            <w:r>
              <w:t>Le nom</w:t>
            </w:r>
          </w:p>
          <w:p w:rsidR="00C65409" w:rsidRDefault="00C65409" w:rsidP="00A72A62">
            <w:pPr>
              <w:pStyle w:val="Paragraphedeliste"/>
              <w:numPr>
                <w:ilvl w:val="0"/>
                <w:numId w:val="5"/>
              </w:numPr>
              <w:jc w:val="both"/>
            </w:pPr>
            <w:r>
              <w:t>Le prénom</w:t>
            </w:r>
          </w:p>
          <w:p w:rsidR="00C65409" w:rsidRDefault="00C65409" w:rsidP="00A72A62">
            <w:pPr>
              <w:pStyle w:val="Paragraphedeliste"/>
              <w:numPr>
                <w:ilvl w:val="0"/>
                <w:numId w:val="5"/>
              </w:numPr>
              <w:jc w:val="both"/>
            </w:pPr>
            <w:r>
              <w:t>Son département</w:t>
            </w:r>
          </w:p>
          <w:p w:rsidR="00C65409" w:rsidRDefault="00C65409" w:rsidP="00A72A62">
            <w:pPr>
              <w:pStyle w:val="Paragraphedeliste"/>
              <w:numPr>
                <w:ilvl w:val="0"/>
                <w:numId w:val="5"/>
              </w:numPr>
              <w:jc w:val="both"/>
            </w:pPr>
            <w:r>
              <w:t>Son mail</w:t>
            </w:r>
          </w:p>
          <w:p w:rsidR="00C65409" w:rsidRDefault="00C65409" w:rsidP="00A72A62">
            <w:pPr>
              <w:pStyle w:val="Paragraphedeliste"/>
              <w:numPr>
                <w:ilvl w:val="0"/>
                <w:numId w:val="5"/>
              </w:numPr>
              <w:jc w:val="both"/>
            </w:pPr>
            <w:r>
              <w:t>Son contact</w:t>
            </w:r>
          </w:p>
          <w:p w:rsidR="00C65409" w:rsidRDefault="00C65409" w:rsidP="00A72A62">
            <w:pPr>
              <w:pStyle w:val="Paragraphedeliste"/>
              <w:numPr>
                <w:ilvl w:val="0"/>
                <w:numId w:val="5"/>
              </w:numPr>
              <w:jc w:val="both"/>
            </w:pPr>
            <w:r>
              <w:t>Les départements à sa charge s’il s’agit d’un associé</w:t>
            </w:r>
          </w:p>
          <w:p w:rsidR="00C65409" w:rsidRDefault="00C65409" w:rsidP="00A72A62">
            <w:pPr>
              <w:pStyle w:val="Paragraphedeliste"/>
              <w:numPr>
                <w:ilvl w:val="0"/>
                <w:numId w:val="5"/>
              </w:numPr>
              <w:jc w:val="both"/>
            </w:pPr>
            <w:r>
              <w:lastRenderedPageBreak/>
              <w:t>Son cursus avant FTHM et son évolution chez FTHM</w:t>
            </w:r>
          </w:p>
        </w:tc>
      </w:tr>
      <w:tr w:rsidR="00C65409" w:rsidTr="00A72A62">
        <w:tc>
          <w:tcPr>
            <w:tcW w:w="2689" w:type="dxa"/>
          </w:tcPr>
          <w:p w:rsidR="00C65409" w:rsidRDefault="00C65409" w:rsidP="00A72A62">
            <w:pPr>
              <w:jc w:val="both"/>
            </w:pPr>
            <w:r w:rsidRPr="0038344E">
              <w:rPr>
                <w:b/>
              </w:rPr>
              <w:lastRenderedPageBreak/>
              <w:t>Règles de gestion</w:t>
            </w:r>
          </w:p>
        </w:tc>
        <w:tc>
          <w:tcPr>
            <w:tcW w:w="6373" w:type="dxa"/>
          </w:tcPr>
          <w:p w:rsidR="00C65409" w:rsidRDefault="00C65409" w:rsidP="00A72A62">
            <w:pPr>
              <w:pStyle w:val="Paragraphedeliste"/>
              <w:numPr>
                <w:ilvl w:val="0"/>
                <w:numId w:val="9"/>
              </w:numPr>
              <w:jc w:val="both"/>
            </w:pPr>
            <w:r>
              <w:t>L’affichage de chaque département doit se présenter de haut en bas : associé, manager, assistant manager, senior, junior, stagiaire.</w:t>
            </w:r>
          </w:p>
          <w:p w:rsidR="00C65409" w:rsidRDefault="00C65409" w:rsidP="00A72A62">
            <w:pPr>
              <w:pStyle w:val="Paragraphedeliste"/>
              <w:numPr>
                <w:ilvl w:val="0"/>
                <w:numId w:val="9"/>
              </w:numPr>
              <w:jc w:val="both"/>
              <w:rPr>
                <w:ins w:id="753" w:author="Rojo" w:date="2021-05-23T16:33:00Z"/>
              </w:rPr>
            </w:pPr>
            <w:r>
              <w:t>Quand deux ou plusieurs personnes ont un même nom, elles s’affichent toutes au résultat d’une recherche.</w:t>
            </w:r>
          </w:p>
          <w:p w:rsidR="00AD7AAE" w:rsidRDefault="00AD7AAE" w:rsidP="00A72A62">
            <w:pPr>
              <w:pStyle w:val="Paragraphedeliste"/>
              <w:numPr>
                <w:ilvl w:val="0"/>
                <w:numId w:val="9"/>
              </w:numPr>
              <w:jc w:val="both"/>
            </w:pPr>
            <w:ins w:id="754" w:author="Rojo" w:date="2021-05-23T16:33:00Z">
              <w:r>
                <w:t>U</w:t>
              </w:r>
              <w:r w:rsidR="006C366B">
                <w:t>ne notification</w:t>
              </w:r>
              <w:r>
                <w:t xml:space="preserve"> survient lorsque la </w:t>
              </w:r>
            </w:ins>
            <w:ins w:id="755" w:author="Rojo" w:date="2021-05-23T16:34:00Z">
              <w:r>
                <w:t xml:space="preserve">RHI ajoute une </w:t>
              </w:r>
            </w:ins>
            <w:ins w:id="756" w:author="Rojo" w:date="2021-05-23T17:02:00Z">
              <w:r w:rsidR="006C366B">
                <w:t xml:space="preserve">fiche de </w:t>
              </w:r>
            </w:ins>
            <w:ins w:id="757" w:author="Rojo" w:date="2021-05-23T16:34:00Z">
              <w:r w:rsidR="006C366B">
                <w:t>demande d</w:t>
              </w:r>
            </w:ins>
            <w:ins w:id="758" w:author="Rojo" w:date="2021-05-23T17:02:00Z">
              <w:r w:rsidR="006C366B">
                <w:t>’</w:t>
              </w:r>
            </w:ins>
            <w:ins w:id="759" w:author="Rojo" w:date="2021-05-23T16:34:00Z">
              <w:r>
                <w:t>habilitation.</w:t>
              </w:r>
            </w:ins>
          </w:p>
        </w:tc>
      </w:tr>
    </w:tbl>
    <w:p w:rsidR="00136AD0" w:rsidDel="00987501" w:rsidRDefault="00136AD0" w:rsidP="00AA6B6A">
      <w:pPr>
        <w:rPr>
          <w:del w:id="760" w:author="Rojo" w:date="2021-05-23T15:28:00Z"/>
        </w:rPr>
      </w:pPr>
    </w:p>
    <w:p w:rsidR="00987501" w:rsidRDefault="00987501" w:rsidP="0070367E">
      <w:pPr>
        <w:ind w:firstLine="708"/>
        <w:jc w:val="both"/>
        <w:rPr>
          <w:ins w:id="761" w:author="Rojo" w:date="2021-05-23T15:28:00Z"/>
        </w:rPr>
      </w:pPr>
    </w:p>
    <w:p w:rsidR="00987501" w:rsidRDefault="00987501">
      <w:pPr>
        <w:pStyle w:val="Titre3"/>
        <w:numPr>
          <w:ilvl w:val="2"/>
          <w:numId w:val="28"/>
        </w:numPr>
        <w:rPr>
          <w:ins w:id="762" w:author="Rojo" w:date="2021-05-23T15:28:00Z"/>
        </w:rPr>
        <w:pPrChange w:id="763" w:author="Rojo" w:date="2021-05-23T15:29:00Z">
          <w:pPr>
            <w:ind w:firstLine="708"/>
            <w:jc w:val="both"/>
          </w:pPr>
        </w:pPrChange>
      </w:pPr>
      <w:bookmarkStart w:id="764" w:name="_Toc72745817"/>
      <w:ins w:id="765" w:author="Rojo" w:date="2021-05-23T15:29:00Z">
        <w:r>
          <w:t>Suivre l’historique info</w:t>
        </w:r>
      </w:ins>
      <w:bookmarkEnd w:id="764"/>
    </w:p>
    <w:p w:rsidR="006510FA" w:rsidDel="00987501" w:rsidRDefault="006510FA">
      <w:pPr>
        <w:pStyle w:val="Titre3"/>
        <w:numPr>
          <w:ilvl w:val="0"/>
          <w:numId w:val="0"/>
        </w:numPr>
        <w:ind w:left="708"/>
        <w:rPr>
          <w:del w:id="766" w:author="Rojo" w:date="2021-05-23T15:28:00Z"/>
          <w:rStyle w:val="Titre4Car"/>
          <w:sz w:val="22"/>
          <w:szCs w:val="22"/>
        </w:rPr>
        <w:pPrChange w:id="767" w:author="Rojo" w:date="2021-05-23T16:50:00Z">
          <w:pPr>
            <w:pStyle w:val="Titre3"/>
            <w:numPr>
              <w:numId w:val="3"/>
            </w:numPr>
            <w:ind w:left="2844" w:hanging="720"/>
          </w:pPr>
        </w:pPrChange>
      </w:pPr>
      <w:del w:id="768" w:author="Rojo" w:date="2021-05-23T15:28:00Z">
        <w:r w:rsidDel="00987501">
          <w:rPr>
            <w:rStyle w:val="Titre4Car"/>
          </w:rPr>
          <w:delText>Suivre l’historique-info</w:delText>
        </w:r>
      </w:del>
    </w:p>
    <w:p w:rsidR="00AA6B6A" w:rsidRDefault="00A56AA9">
      <w:pPr>
        <w:ind w:left="708"/>
        <w:rPr>
          <w:rStyle w:val="lev"/>
        </w:rPr>
        <w:pPrChange w:id="769" w:author="Rojo" w:date="2021-05-23T16:50:00Z">
          <w:pPr/>
        </w:pPrChange>
      </w:pPr>
      <w:r>
        <w:rPr>
          <w:rStyle w:val="lev"/>
        </w:rPr>
        <w:t>Cette option est faite pour suivre les actions spécialement à faire au sein du département IT.</w:t>
      </w:r>
    </w:p>
    <w:p w:rsidR="0040775E" w:rsidRDefault="00094983" w:rsidP="00AA6B6A">
      <w:pPr>
        <w:rPr>
          <w:rStyle w:val="lev"/>
        </w:rPr>
      </w:pPr>
      <w:r>
        <w:rPr>
          <w:bCs/>
          <w:noProof/>
          <w:lang w:eastAsia="fr-FR"/>
        </w:rPr>
        <w:drawing>
          <wp:anchor distT="0" distB="0" distL="114300" distR="114300" simplePos="0" relativeHeight="251711488" behindDoc="0" locked="0" layoutInCell="1" allowOverlap="1" wp14:anchorId="1F21C0FE" wp14:editId="6CF58073">
            <wp:simplePos x="0" y="0"/>
            <wp:positionH relativeFrom="margin">
              <wp:align>right</wp:align>
            </wp:positionH>
            <wp:positionV relativeFrom="paragraph">
              <wp:posOffset>290195</wp:posOffset>
            </wp:positionV>
            <wp:extent cx="5760720" cy="3239770"/>
            <wp:effectExtent l="0" t="0" r="0" b="0"/>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isto-info.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3239770"/>
                    </a:xfrm>
                    <a:prstGeom prst="rect">
                      <a:avLst/>
                    </a:prstGeom>
                  </pic:spPr>
                </pic:pic>
              </a:graphicData>
            </a:graphic>
          </wp:anchor>
        </w:drawing>
      </w:r>
      <w:r w:rsidR="000623FD">
        <w:rPr>
          <w:noProof/>
          <w:lang w:eastAsia="fr-FR"/>
        </w:rPr>
        <mc:AlternateContent>
          <mc:Choice Requires="wps">
            <w:drawing>
              <wp:anchor distT="0" distB="0" distL="114300" distR="114300" simplePos="0" relativeHeight="251713536" behindDoc="0" locked="0" layoutInCell="1" allowOverlap="1" wp14:anchorId="33BD4890" wp14:editId="7F959912">
                <wp:simplePos x="0" y="0"/>
                <wp:positionH relativeFrom="margin">
                  <wp:align>right</wp:align>
                </wp:positionH>
                <wp:positionV relativeFrom="paragraph">
                  <wp:posOffset>3694430</wp:posOffset>
                </wp:positionV>
                <wp:extent cx="5760720" cy="635"/>
                <wp:effectExtent l="0" t="0" r="0" b="0"/>
                <wp:wrapTopAndBottom/>
                <wp:docPr id="40" name="Zone de texte 4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650659" w:rsidRPr="004A4FDA" w:rsidRDefault="00650659" w:rsidP="000623FD">
                            <w:pPr>
                              <w:pStyle w:val="Lgende"/>
                              <w:rPr>
                                <w:bCs/>
                                <w:noProof/>
                              </w:rPr>
                            </w:pPr>
                            <w:bookmarkStart w:id="770" w:name="_Toc72745788"/>
                            <w:r>
                              <w:t xml:space="preserve">Figure </w:t>
                            </w:r>
                            <w:fldSimple w:instr=" SEQ Figure \* ARABIC ">
                              <w:ins w:id="771" w:author="Rojo" w:date="2021-05-23T17:00:00Z">
                                <w:r w:rsidR="008B7AFE">
                                  <w:rPr>
                                    <w:noProof/>
                                  </w:rPr>
                                  <w:t>21</w:t>
                                </w:r>
                              </w:ins>
                              <w:del w:id="772" w:author="Rojo" w:date="2021-05-21T11:32:00Z">
                                <w:r w:rsidDel="002313BB">
                                  <w:rPr>
                                    <w:noProof/>
                                  </w:rPr>
                                  <w:delText>16</w:delText>
                                </w:r>
                              </w:del>
                            </w:fldSimple>
                            <w:r>
                              <w:t>: Présentation de la page d'historique info</w:t>
                            </w:r>
                            <w:bookmarkEnd w:id="7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BD4890" id="Zone de texte 40" o:spid="_x0000_s1046" type="#_x0000_t202" style="position:absolute;margin-left:402.4pt;margin-top:290.9pt;width:453.6pt;height:.05pt;z-index:2517135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" stroked="f">
                <v:textbox style="mso-fit-shape-to-text:t" inset="0,0,0,0">
                  <w:txbxContent>
                    <w:p w:rsidR="00650659" w:rsidRPr="004A4FDA" w:rsidRDefault="00650659" w:rsidP="000623FD">
                      <w:pPr>
                        <w:pStyle w:val="Lgende"/>
                        <w:rPr>
                          <w:bCs/>
                          <w:noProof/>
                        </w:rPr>
                      </w:pPr>
                      <w:bookmarkStart w:id="773" w:name="_Toc72745788"/>
                      <w:r>
                        <w:t xml:space="preserve">Figure </w:t>
                      </w:r>
                      <w:fldSimple w:instr=" SEQ Figure \* ARABIC ">
                        <w:ins w:id="774" w:author="Rojo" w:date="2021-05-23T17:00:00Z">
                          <w:r w:rsidR="008B7AFE">
                            <w:rPr>
                              <w:noProof/>
                            </w:rPr>
                            <w:t>21</w:t>
                          </w:r>
                        </w:ins>
                        <w:del w:id="775" w:author="Rojo" w:date="2021-05-21T11:32:00Z">
                          <w:r w:rsidDel="002313BB">
                            <w:rPr>
                              <w:noProof/>
                            </w:rPr>
                            <w:delText>16</w:delText>
                          </w:r>
                        </w:del>
                      </w:fldSimple>
                      <w:r>
                        <w:t>: Présentation de la page d'historique info</w:t>
                      </w:r>
                      <w:bookmarkEnd w:id="773"/>
                    </w:p>
                  </w:txbxContent>
                </v:textbox>
                <w10:wrap type="topAndBottom" anchorx="margin"/>
              </v:shape>
            </w:pict>
          </mc:Fallback>
        </mc:AlternateContent>
      </w:r>
      <w:r w:rsidR="0040775E">
        <w:rPr>
          <w:rStyle w:val="lev"/>
        </w:rPr>
        <w:t>La page présentant l’historique-info est suggérée comme suit :</w:t>
      </w:r>
    </w:p>
    <w:p w:rsidR="0040775E" w:rsidRPr="00AA6B6A" w:rsidRDefault="0040775E" w:rsidP="00AA6B6A">
      <w:pPr>
        <w:rPr>
          <w:rStyle w:val="lev"/>
        </w:rPr>
      </w:pPr>
    </w:p>
    <w:tbl>
      <w:tblPr>
        <w:tblStyle w:val="Grilledutableau"/>
        <w:tblW w:w="0" w:type="auto"/>
        <w:tblLook w:val="04A0" w:firstRow="1" w:lastRow="0" w:firstColumn="1" w:lastColumn="0" w:noHBand="0" w:noVBand="1"/>
      </w:tblPr>
      <w:tblGrid>
        <w:gridCol w:w="2689"/>
        <w:gridCol w:w="6373"/>
      </w:tblGrid>
      <w:tr w:rsidR="00A56AA9" w:rsidTr="00A56AA9">
        <w:tc>
          <w:tcPr>
            <w:tcW w:w="9062" w:type="dxa"/>
            <w:gridSpan w:val="2"/>
          </w:tcPr>
          <w:p w:rsidR="00A56AA9" w:rsidRDefault="00A56AA9" w:rsidP="00A56AA9">
            <w:pPr>
              <w:jc w:val="center"/>
            </w:pPr>
            <w:r w:rsidRPr="00BE0BD5">
              <w:rPr>
                <w:b/>
              </w:rPr>
              <w:t>Fiche de description de fonctionnalité</w:t>
            </w:r>
          </w:p>
        </w:tc>
      </w:tr>
      <w:tr w:rsidR="00A56AA9" w:rsidTr="00A56AA9">
        <w:tc>
          <w:tcPr>
            <w:tcW w:w="2689" w:type="dxa"/>
          </w:tcPr>
          <w:p w:rsidR="00A56AA9" w:rsidRPr="00BE0BD5" w:rsidRDefault="00A56AA9" w:rsidP="00A56AA9">
            <w:pPr>
              <w:rPr>
                <w:b/>
              </w:rPr>
            </w:pPr>
            <w:r w:rsidRPr="00BE0BD5">
              <w:rPr>
                <w:b/>
              </w:rPr>
              <w:t>Nom de la fonctionnalité</w:t>
            </w:r>
          </w:p>
        </w:tc>
        <w:tc>
          <w:tcPr>
            <w:tcW w:w="6373" w:type="dxa"/>
          </w:tcPr>
          <w:p w:rsidR="00A56AA9" w:rsidRDefault="00A56AA9" w:rsidP="00A56AA9">
            <w:pPr>
              <w:jc w:val="both"/>
            </w:pPr>
            <w:r>
              <w:t>Suivie de l’historique-info</w:t>
            </w:r>
          </w:p>
        </w:tc>
      </w:tr>
      <w:tr w:rsidR="00A56AA9" w:rsidTr="00A56AA9">
        <w:tc>
          <w:tcPr>
            <w:tcW w:w="2689" w:type="dxa"/>
          </w:tcPr>
          <w:p w:rsidR="00A56AA9" w:rsidRPr="00BE0BD5" w:rsidRDefault="00A56AA9" w:rsidP="00A56AA9">
            <w:pPr>
              <w:rPr>
                <w:b/>
              </w:rPr>
            </w:pPr>
            <w:r w:rsidRPr="00BE0BD5">
              <w:rPr>
                <w:b/>
              </w:rPr>
              <w:t>Description sommaire</w:t>
            </w:r>
          </w:p>
        </w:tc>
        <w:tc>
          <w:tcPr>
            <w:tcW w:w="6373" w:type="dxa"/>
          </w:tcPr>
          <w:p w:rsidR="00A56AA9" w:rsidRDefault="00A56AA9" w:rsidP="00A56AA9">
            <w:pPr>
              <w:jc w:val="both"/>
            </w:pPr>
            <w:r>
              <w:t>A l’arrivée ou au cours de la fonction d’un consultant, il est nécessaire de lui attribuer une machine, de faire la sauvegarde de ses mails, lui attribuer une configuration VPN, d’introduire sa machine dans OCS.</w:t>
            </w:r>
          </w:p>
        </w:tc>
      </w:tr>
      <w:tr w:rsidR="00A56AA9" w:rsidTr="00A56AA9">
        <w:tc>
          <w:tcPr>
            <w:tcW w:w="2689" w:type="dxa"/>
          </w:tcPr>
          <w:p w:rsidR="00A56AA9" w:rsidRPr="001B2B57" w:rsidRDefault="00A56AA9" w:rsidP="00A56AA9">
            <w:pPr>
              <w:rPr>
                <w:b/>
              </w:rPr>
            </w:pPr>
            <w:r w:rsidRPr="001B2B57">
              <w:rPr>
                <w:b/>
              </w:rPr>
              <w:t>Fonctionnalités attendues</w:t>
            </w:r>
          </w:p>
        </w:tc>
        <w:tc>
          <w:tcPr>
            <w:tcW w:w="6373" w:type="dxa"/>
          </w:tcPr>
          <w:p w:rsidR="00A56AA9" w:rsidRDefault="00A56AA9" w:rsidP="00A56AA9">
            <w:pPr>
              <w:jc w:val="both"/>
            </w:pPr>
            <w:r>
              <w:rPr>
                <w:rStyle w:val="lev"/>
              </w:rPr>
              <w:t>Cette fonctionnalité est disponible dans la liste déroulante à cliquer sur la section représentant une personne au-dessous de l’option «  gérer demande d’habilitation » et redirige vers une page contenant un formulaire de l’historique-info pour chaque consultant.</w:t>
            </w:r>
          </w:p>
        </w:tc>
      </w:tr>
      <w:tr w:rsidR="00A56AA9" w:rsidTr="00A56AA9">
        <w:tc>
          <w:tcPr>
            <w:tcW w:w="2689" w:type="dxa"/>
          </w:tcPr>
          <w:p w:rsidR="00A56AA9" w:rsidRPr="001B2B57" w:rsidRDefault="00A56AA9" w:rsidP="00A56AA9">
            <w:pPr>
              <w:rPr>
                <w:b/>
              </w:rPr>
            </w:pPr>
            <w:r>
              <w:rPr>
                <w:b/>
              </w:rPr>
              <w:t>Composants</w:t>
            </w:r>
          </w:p>
        </w:tc>
        <w:tc>
          <w:tcPr>
            <w:tcW w:w="6373" w:type="dxa"/>
          </w:tcPr>
          <w:p w:rsidR="00A56AA9" w:rsidRDefault="00A56AA9" w:rsidP="00A56AA9">
            <w:pPr>
              <w:jc w:val="both"/>
            </w:pPr>
            <w:r>
              <w:t>Formulaire d’</w:t>
            </w:r>
            <w:r w:rsidR="00B9079D">
              <w:t xml:space="preserve">historique-info, vide au départ, </w:t>
            </w:r>
            <w:r>
              <w:t>contenant :</w:t>
            </w:r>
          </w:p>
          <w:p w:rsidR="00A56AA9" w:rsidRDefault="00A56AA9" w:rsidP="00A56AA9">
            <w:pPr>
              <w:pStyle w:val="Paragraphedeliste"/>
              <w:numPr>
                <w:ilvl w:val="0"/>
                <w:numId w:val="5"/>
              </w:numPr>
              <w:jc w:val="both"/>
            </w:pPr>
            <w:r>
              <w:t xml:space="preserve">Champ </w:t>
            </w:r>
            <w:ins w:id="776" w:author="Rojo" w:date="2021-05-20T10:29:00Z">
              <w:r w:rsidR="00094983">
                <w:t xml:space="preserve">de </w:t>
              </w:r>
            </w:ins>
            <w:r>
              <w:t>saisie du nom et référence de la machine</w:t>
            </w:r>
          </w:p>
          <w:p w:rsidR="00A56AA9" w:rsidRDefault="00A56AA9" w:rsidP="00A56AA9">
            <w:pPr>
              <w:pStyle w:val="Paragraphedeliste"/>
              <w:numPr>
                <w:ilvl w:val="0"/>
                <w:numId w:val="5"/>
              </w:numPr>
              <w:jc w:val="both"/>
              <w:rPr>
                <w:ins w:id="777" w:author="Rojo" w:date="2021-05-20T10:04:00Z"/>
              </w:rPr>
            </w:pPr>
            <w:r>
              <w:t xml:space="preserve">Champ </w:t>
            </w:r>
            <w:ins w:id="778" w:author="Rojo" w:date="2021-05-20T10:29:00Z">
              <w:r w:rsidR="00094983">
                <w:t xml:space="preserve">de </w:t>
              </w:r>
            </w:ins>
            <w:r>
              <w:t>saisie de la date de la dernière sauvegarde de mail</w:t>
            </w:r>
          </w:p>
          <w:p w:rsidR="00B16958" w:rsidRDefault="00B16958" w:rsidP="00B16958">
            <w:pPr>
              <w:pStyle w:val="Paragraphedeliste"/>
              <w:numPr>
                <w:ilvl w:val="0"/>
                <w:numId w:val="5"/>
              </w:numPr>
              <w:jc w:val="both"/>
              <w:rPr>
                <w:ins w:id="779" w:author="Rojo" w:date="2021-05-20T10:04:00Z"/>
              </w:rPr>
            </w:pPr>
            <w:ins w:id="780" w:author="Rojo" w:date="2021-05-20T10:04:00Z">
              <w:r>
                <w:t>Bouton d’enregistrement</w:t>
              </w:r>
            </w:ins>
          </w:p>
          <w:p w:rsidR="00B16958" w:rsidRDefault="00B16958" w:rsidP="00B16958">
            <w:pPr>
              <w:pStyle w:val="Paragraphedeliste"/>
              <w:numPr>
                <w:ilvl w:val="0"/>
                <w:numId w:val="5"/>
              </w:numPr>
              <w:jc w:val="both"/>
              <w:rPr>
                <w:ins w:id="781" w:author="Rojo" w:date="2021-05-20T10:04:00Z"/>
              </w:rPr>
            </w:pPr>
            <w:ins w:id="782" w:author="Rojo" w:date="2021-05-20T10:04:00Z">
              <w:r>
                <w:t>Bouton de modification</w:t>
              </w:r>
            </w:ins>
          </w:p>
          <w:p w:rsidR="00B16958" w:rsidRDefault="00B16958" w:rsidP="00B16958">
            <w:pPr>
              <w:pStyle w:val="Paragraphedeliste"/>
              <w:numPr>
                <w:ilvl w:val="0"/>
                <w:numId w:val="5"/>
              </w:numPr>
              <w:jc w:val="both"/>
            </w:pPr>
            <w:ins w:id="783" w:author="Rojo" w:date="2021-05-20T10:04:00Z">
              <w:r>
                <w:lastRenderedPageBreak/>
                <w:t>Bouton de suppression</w:t>
              </w:r>
            </w:ins>
          </w:p>
          <w:p w:rsidR="00A56AA9" w:rsidRDefault="00A56AA9" w:rsidP="00A56AA9">
            <w:pPr>
              <w:pStyle w:val="Paragraphedeliste"/>
              <w:numPr>
                <w:ilvl w:val="0"/>
                <w:numId w:val="5"/>
              </w:numPr>
              <w:jc w:val="both"/>
            </w:pPr>
            <w:r>
              <w:t>Puce à cocher pour le VPN (</w:t>
            </w:r>
            <w:proofErr w:type="spellStart"/>
            <w:r w:rsidRPr="00A56AA9">
              <w:t>bpoc</w:t>
            </w:r>
            <w:proofErr w:type="spellEnd"/>
            <w:r w:rsidRPr="00A56AA9">
              <w:t>/</w:t>
            </w:r>
            <w:proofErr w:type="spellStart"/>
            <w:r w:rsidRPr="00A56AA9">
              <w:t>bporh</w:t>
            </w:r>
            <w:proofErr w:type="spellEnd"/>
            <w:r w:rsidRPr="00A56AA9">
              <w:t>/accès serveur</w:t>
            </w:r>
            <w:r>
              <w:t>)</w:t>
            </w:r>
          </w:p>
          <w:p w:rsidR="00A56AA9" w:rsidRDefault="00A56AA9" w:rsidP="00A56AA9">
            <w:pPr>
              <w:pStyle w:val="Paragraphedeliste"/>
              <w:numPr>
                <w:ilvl w:val="0"/>
                <w:numId w:val="5"/>
              </w:numPr>
              <w:jc w:val="both"/>
              <w:rPr>
                <w:ins w:id="784" w:author="Rojo" w:date="2021-05-20T10:04:00Z"/>
              </w:rPr>
            </w:pPr>
            <w:r>
              <w:t>Puce à cocher pour l’OCS</w:t>
            </w:r>
          </w:p>
          <w:p w:rsidR="00B16958" w:rsidRDefault="00B16958" w:rsidP="00A56AA9">
            <w:pPr>
              <w:pStyle w:val="Paragraphedeliste"/>
              <w:numPr>
                <w:ilvl w:val="0"/>
                <w:numId w:val="5"/>
              </w:numPr>
              <w:jc w:val="both"/>
              <w:rPr>
                <w:ins w:id="785" w:author="Rojo" w:date="2021-05-20T10:29:00Z"/>
              </w:rPr>
            </w:pPr>
            <w:ins w:id="786" w:author="Rojo" w:date="2021-05-20T10:04:00Z">
              <w:r>
                <w:t>Puce à cocher pour les dossiers de partage</w:t>
              </w:r>
            </w:ins>
          </w:p>
          <w:p w:rsidR="00094983" w:rsidRDefault="00094983" w:rsidP="00A56AA9">
            <w:pPr>
              <w:pStyle w:val="Paragraphedeliste"/>
              <w:numPr>
                <w:ilvl w:val="0"/>
                <w:numId w:val="5"/>
              </w:numPr>
              <w:jc w:val="both"/>
              <w:rPr>
                <w:ins w:id="787" w:author="Rojo" w:date="2021-05-20T10:29:00Z"/>
              </w:rPr>
            </w:pPr>
            <w:ins w:id="788" w:author="Rojo" w:date="2021-05-20T10:29:00Z">
              <w:r>
                <w:t>Puce à cocher pour le badge</w:t>
              </w:r>
            </w:ins>
          </w:p>
          <w:p w:rsidR="00094983" w:rsidRDefault="00094983" w:rsidP="00A56AA9">
            <w:pPr>
              <w:pStyle w:val="Paragraphedeliste"/>
              <w:numPr>
                <w:ilvl w:val="0"/>
                <w:numId w:val="5"/>
              </w:numPr>
              <w:jc w:val="both"/>
            </w:pPr>
            <w:ins w:id="789" w:author="Rojo" w:date="2021-05-20T10:29:00Z">
              <w:r>
                <w:t xml:space="preserve">Champ de saisie du numéro </w:t>
              </w:r>
              <w:r w:rsidR="004957D6">
                <w:t>du</w:t>
              </w:r>
              <w:r>
                <w:t xml:space="preserve"> badge</w:t>
              </w:r>
            </w:ins>
            <w:ins w:id="790" w:author="Rojo" w:date="2021-05-20T10:36:00Z">
              <w:r w:rsidR="00A26C41">
                <w:t xml:space="preserve"> </w:t>
              </w:r>
            </w:ins>
          </w:p>
          <w:p w:rsidR="00A56AA9" w:rsidDel="00B16958" w:rsidRDefault="00B16958" w:rsidP="00A56AA9">
            <w:pPr>
              <w:pStyle w:val="Paragraphedeliste"/>
              <w:numPr>
                <w:ilvl w:val="0"/>
                <w:numId w:val="5"/>
              </w:numPr>
              <w:jc w:val="both"/>
              <w:rPr>
                <w:del w:id="791" w:author="Rojo" w:date="2021-05-20T10:04:00Z"/>
              </w:rPr>
            </w:pPr>
            <w:ins w:id="792" w:author="Rojo" w:date="2021-05-20T10:05:00Z">
              <w:r>
                <w:t>Puce à cocher pour l’habilitation faite ou non faite</w:t>
              </w:r>
            </w:ins>
            <w:del w:id="793" w:author="Rojo" w:date="2021-05-20T10:04:00Z">
              <w:r w:rsidR="00A56AA9" w:rsidDel="00B16958">
                <w:delText>Bouton d’enregistrement</w:delText>
              </w:r>
            </w:del>
          </w:p>
          <w:p w:rsidR="00A56AA9" w:rsidDel="00B16958" w:rsidRDefault="00A56AA9" w:rsidP="00A56AA9">
            <w:pPr>
              <w:pStyle w:val="Paragraphedeliste"/>
              <w:numPr>
                <w:ilvl w:val="0"/>
                <w:numId w:val="5"/>
              </w:numPr>
              <w:jc w:val="both"/>
              <w:rPr>
                <w:del w:id="794" w:author="Rojo" w:date="2021-05-20T10:04:00Z"/>
              </w:rPr>
            </w:pPr>
            <w:del w:id="795" w:author="Rojo" w:date="2021-05-20T10:04:00Z">
              <w:r w:rsidDel="00B16958">
                <w:delText>Bouton de modification</w:delText>
              </w:r>
            </w:del>
          </w:p>
          <w:p w:rsidR="00A56AA9" w:rsidRDefault="00A56AA9" w:rsidP="00A56AA9">
            <w:pPr>
              <w:pStyle w:val="Paragraphedeliste"/>
              <w:numPr>
                <w:ilvl w:val="0"/>
                <w:numId w:val="5"/>
              </w:numPr>
              <w:jc w:val="both"/>
            </w:pPr>
            <w:del w:id="796" w:author="Rojo" w:date="2021-05-20T10:04:00Z">
              <w:r w:rsidDel="00B16958">
                <w:delText>Bouton de suppression</w:delText>
              </w:r>
            </w:del>
          </w:p>
        </w:tc>
      </w:tr>
      <w:tr w:rsidR="00A56AA9" w:rsidTr="00A56AA9">
        <w:tc>
          <w:tcPr>
            <w:tcW w:w="2689" w:type="dxa"/>
          </w:tcPr>
          <w:p w:rsidR="00A56AA9" w:rsidRPr="0038344E" w:rsidRDefault="00A56AA9" w:rsidP="00A56AA9">
            <w:pPr>
              <w:rPr>
                <w:b/>
              </w:rPr>
            </w:pPr>
            <w:r w:rsidRPr="0038344E">
              <w:rPr>
                <w:b/>
              </w:rPr>
              <w:lastRenderedPageBreak/>
              <w:t>Règles de gestion</w:t>
            </w:r>
          </w:p>
        </w:tc>
        <w:tc>
          <w:tcPr>
            <w:tcW w:w="6373" w:type="dxa"/>
          </w:tcPr>
          <w:p w:rsidR="00B9079D" w:rsidRDefault="00B9079D" w:rsidP="00A56AA9">
            <w:pPr>
              <w:jc w:val="both"/>
            </w:pPr>
            <w:r>
              <w:t>L’historique-info est associé à un consultant.</w:t>
            </w:r>
          </w:p>
        </w:tc>
      </w:tr>
    </w:tbl>
    <w:p w:rsidR="006510FA" w:rsidRDefault="006510FA" w:rsidP="0070367E">
      <w:pPr>
        <w:ind w:firstLine="708"/>
        <w:jc w:val="both"/>
        <w:rPr>
          <w:ins w:id="797" w:author="Rojo" w:date="2021-05-23T16:37:00Z"/>
        </w:rPr>
      </w:pPr>
    </w:p>
    <w:p w:rsidR="00F27F7B" w:rsidRDefault="00F27F7B">
      <w:pPr>
        <w:pStyle w:val="Titre3"/>
        <w:numPr>
          <w:ilvl w:val="2"/>
          <w:numId w:val="28"/>
        </w:numPr>
        <w:rPr>
          <w:ins w:id="798" w:author="Rojo" w:date="2021-05-23T16:42:00Z"/>
        </w:rPr>
        <w:pPrChange w:id="799" w:author="Rojo" w:date="2021-05-23T16:37:00Z">
          <w:pPr>
            <w:ind w:firstLine="708"/>
            <w:jc w:val="both"/>
          </w:pPr>
        </w:pPrChange>
      </w:pPr>
      <w:bookmarkStart w:id="800" w:name="_Toc72745818"/>
      <w:ins w:id="801" w:author="Rojo" w:date="2021-05-23T16:37:00Z">
        <w:r>
          <w:t>Recevo</w:t>
        </w:r>
        <w:r w:rsidR="00AC088E">
          <w:t>ir une notification d</w:t>
        </w:r>
      </w:ins>
      <w:ins w:id="802" w:author="Rojo" w:date="2021-05-23T17:05:00Z">
        <w:r w:rsidR="00AC088E">
          <w:t>’habilitation ou</w:t>
        </w:r>
      </w:ins>
      <w:ins w:id="803" w:author="Rojo" w:date="2021-05-23T16:37:00Z">
        <w:r>
          <w:t xml:space="preserve"> déshabilitation</w:t>
        </w:r>
      </w:ins>
      <w:bookmarkEnd w:id="800"/>
    </w:p>
    <w:p w:rsidR="00C416B2" w:rsidRDefault="00885A59">
      <w:pPr>
        <w:ind w:left="708" w:firstLine="708"/>
        <w:jc w:val="both"/>
        <w:rPr>
          <w:ins w:id="804" w:author="Rojo" w:date="2021-05-23T16:53:00Z"/>
        </w:rPr>
        <w:pPrChange w:id="805" w:author="Rojo" w:date="2021-05-23T17:02:00Z">
          <w:pPr>
            <w:ind w:firstLine="708"/>
            <w:jc w:val="both"/>
          </w:pPr>
        </w:pPrChange>
      </w:pPr>
      <w:ins w:id="806" w:author="Rojo" w:date="2021-05-23T16:50:00Z">
        <w:r>
          <w:t xml:space="preserve">Une icône de notification est disponible pour l’administrateur IT. </w:t>
        </w:r>
      </w:ins>
      <w:ins w:id="807" w:author="Rojo" w:date="2021-05-23T16:52:00Z">
        <w:r>
          <w:t>Elle est présente à l</w:t>
        </w:r>
      </w:ins>
      <w:ins w:id="808" w:author="Rojo" w:date="2021-05-23T16:53:00Z">
        <w:r>
          <w:t>’affichage de la page d’accueil.</w:t>
        </w:r>
      </w:ins>
    </w:p>
    <w:p w:rsidR="00885A59" w:rsidRDefault="008B7AFE">
      <w:pPr>
        <w:ind w:left="708"/>
        <w:rPr>
          <w:ins w:id="809" w:author="Rojo" w:date="2021-05-23T16:53:00Z"/>
        </w:rPr>
        <w:pPrChange w:id="810" w:author="Rojo" w:date="2021-05-23T16:50:00Z">
          <w:pPr>
            <w:ind w:firstLine="708"/>
            <w:jc w:val="both"/>
          </w:pPr>
        </w:pPrChange>
      </w:pPr>
      <w:ins w:id="811" w:author="Rojo" w:date="2021-05-23T17:00:00Z">
        <w:r>
          <w:rPr>
            <w:noProof/>
            <w:lang w:eastAsia="fr-FR"/>
          </w:rPr>
          <w:drawing>
            <wp:anchor distT="0" distB="0" distL="114300" distR="114300" simplePos="0" relativeHeight="251724800" behindDoc="0" locked="0" layoutInCell="1" allowOverlap="1" wp14:anchorId="5AEDFDE2" wp14:editId="7731BAF0">
              <wp:simplePos x="0" y="0"/>
              <wp:positionH relativeFrom="column">
                <wp:posOffset>357505</wp:posOffset>
              </wp:positionH>
              <wp:positionV relativeFrom="paragraph">
                <wp:posOffset>447040</wp:posOffset>
              </wp:positionV>
              <wp:extent cx="5760720" cy="3240405"/>
              <wp:effectExtent l="0" t="0" r="0" b="0"/>
              <wp:wrapTopAndBottom/>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notification IT.png"/>
                      <pic:cNvPicPr/>
                    </pic:nvPicPr>
                    <pic:blipFill>
                      <a:blip r:embed="rId31">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anchor>
          </w:drawing>
        </w:r>
        <w:r>
          <w:rPr>
            <w:noProof/>
            <w:lang w:eastAsia="fr-FR"/>
          </w:rPr>
          <mc:AlternateContent>
            <mc:Choice Requires="wps">
              <w:drawing>
                <wp:anchor distT="0" distB="0" distL="114300" distR="114300" simplePos="0" relativeHeight="251726848" behindDoc="0" locked="0" layoutInCell="1" allowOverlap="1" wp14:anchorId="529F3C87" wp14:editId="41E1EEE5">
                  <wp:simplePos x="0" y="0"/>
                  <wp:positionH relativeFrom="column">
                    <wp:posOffset>405130</wp:posOffset>
                  </wp:positionH>
                  <wp:positionV relativeFrom="paragraph">
                    <wp:posOffset>3782695</wp:posOffset>
                  </wp:positionV>
                  <wp:extent cx="5760720" cy="635"/>
                  <wp:effectExtent l="0" t="0" r="0" b="0"/>
                  <wp:wrapTopAndBottom/>
                  <wp:docPr id="48" name="Zone de texte 4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rsidR="008B7AFE" w:rsidRPr="00C6725C" w:rsidRDefault="008B7AFE">
                              <w:pPr>
                                <w:pStyle w:val="Lgende"/>
                                <w:rPr>
                                  <w:noProof/>
                                </w:rPr>
                                <w:pPrChange w:id="812" w:author="Rojo" w:date="2021-05-23T17:00:00Z">
                                  <w:pPr>
                                    <w:ind w:left="708"/>
                                  </w:pPr>
                                </w:pPrChange>
                              </w:pPr>
                              <w:bookmarkStart w:id="813" w:name="_Toc72745789"/>
                              <w:ins w:id="814" w:author="Rojo" w:date="2021-05-23T17:00:00Z">
                                <w:r>
                                  <w:t xml:space="preserve">Figure </w:t>
                                </w:r>
                                <w:r>
                                  <w:fldChar w:fldCharType="begin"/>
                                </w:r>
                                <w:r>
                                  <w:instrText xml:space="preserve"> SEQ Figure \* ARABIC </w:instrText>
                                </w:r>
                              </w:ins>
                              <w:r>
                                <w:fldChar w:fldCharType="separate"/>
                              </w:r>
                              <w:ins w:id="815" w:author="Rojo" w:date="2021-05-23T17:00:00Z">
                                <w:r>
                                  <w:rPr>
                                    <w:noProof/>
                                  </w:rPr>
                                  <w:t>22</w:t>
                                </w:r>
                                <w:r>
                                  <w:fldChar w:fldCharType="end"/>
                                </w:r>
                                <w:r>
                                  <w:t>: Présentation de la notification IT</w:t>
                                </w:r>
                              </w:ins>
                              <w:bookmarkEnd w:id="8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9F3C87" id="Zone de texte 48" o:spid="_x0000_s1047" type="#_x0000_t202" style="position:absolute;left:0;text-align:left;margin-left:31.9pt;margin-top:297.85pt;width:453.6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" stroked="f">
                  <v:textbox style="mso-fit-shape-to-text:t" inset="0,0,0,0">
                    <w:txbxContent>
                      <w:p w:rsidR="008B7AFE" w:rsidRPr="00C6725C" w:rsidRDefault="008B7AFE">
                        <w:pPr>
                          <w:pStyle w:val="Lgende"/>
                          <w:rPr>
                            <w:noProof/>
                          </w:rPr>
                          <w:pPrChange w:id="816" w:author="Rojo" w:date="2021-05-23T17:00:00Z">
                            <w:pPr>
                              <w:ind w:left="708"/>
                            </w:pPr>
                          </w:pPrChange>
                        </w:pPr>
                        <w:bookmarkStart w:id="817" w:name="_Toc72745789"/>
                        <w:ins w:id="818" w:author="Rojo" w:date="2021-05-23T17:00:00Z">
                          <w:r>
                            <w:t xml:space="preserve">Figure </w:t>
                          </w:r>
                          <w:r>
                            <w:fldChar w:fldCharType="begin"/>
                          </w:r>
                          <w:r>
                            <w:instrText xml:space="preserve"> SEQ Figure \* ARABIC </w:instrText>
                          </w:r>
                        </w:ins>
                        <w:r>
                          <w:fldChar w:fldCharType="separate"/>
                        </w:r>
                        <w:ins w:id="819" w:author="Rojo" w:date="2021-05-23T17:00:00Z">
                          <w:r>
                            <w:rPr>
                              <w:noProof/>
                            </w:rPr>
                            <w:t>22</w:t>
                          </w:r>
                          <w:r>
                            <w:fldChar w:fldCharType="end"/>
                          </w:r>
                          <w:r>
                            <w:t>: Présentation de la notification IT</w:t>
                          </w:r>
                        </w:ins>
                        <w:bookmarkEnd w:id="817"/>
                      </w:p>
                    </w:txbxContent>
                  </v:textbox>
                  <w10:wrap type="topAndBottom"/>
                </v:shape>
              </w:pict>
            </mc:Fallback>
          </mc:AlternateContent>
        </w:r>
      </w:ins>
      <w:ins w:id="820" w:author="Rojo" w:date="2021-05-23T16:53:00Z">
        <w:r w:rsidR="00885A59">
          <w:t>La présentation des notifications est suggérée comme suit :</w:t>
        </w:r>
      </w:ins>
    </w:p>
    <w:p w:rsidR="00885A59" w:rsidRDefault="00885A59">
      <w:pPr>
        <w:ind w:left="708"/>
        <w:rPr>
          <w:ins w:id="821" w:author="Rojo" w:date="2021-05-23T17:06:00Z"/>
        </w:rPr>
        <w:pPrChange w:id="822" w:author="Rojo" w:date="2021-05-23T16:50:00Z">
          <w:pPr>
            <w:ind w:firstLine="708"/>
            <w:jc w:val="both"/>
          </w:pPr>
        </w:pPrChange>
      </w:pPr>
    </w:p>
    <w:tbl>
      <w:tblPr>
        <w:tblStyle w:val="Grilledutableau"/>
        <w:tblW w:w="0" w:type="auto"/>
        <w:tblInd w:w="708" w:type="dxa"/>
        <w:tblLook w:val="04A0" w:firstRow="1" w:lastRow="0" w:firstColumn="1" w:lastColumn="0" w:noHBand="0" w:noVBand="1"/>
        <w:tblPrChange w:id="823" w:author="Rojo" w:date="2021-05-23T17:06:00Z">
          <w:tblPr>
            <w:tblStyle w:val="Grilledutableau"/>
            <w:tblW w:w="0" w:type="auto"/>
            <w:tblInd w:w="708" w:type="dxa"/>
            <w:tblLook w:val="04A0" w:firstRow="1" w:lastRow="0" w:firstColumn="1" w:lastColumn="0" w:noHBand="0" w:noVBand="1"/>
          </w:tblPr>
        </w:tblPrChange>
      </w:tblPr>
      <w:tblGrid>
        <w:gridCol w:w="2831"/>
        <w:gridCol w:w="5523"/>
        <w:tblGridChange w:id="824">
          <w:tblGrid>
            <w:gridCol w:w="4177"/>
            <w:gridCol w:w="4177"/>
          </w:tblGrid>
        </w:tblGridChange>
      </w:tblGrid>
      <w:tr w:rsidR="008B7B7E" w:rsidTr="008B7B7E">
        <w:trPr>
          <w:ins w:id="825" w:author="Rojo" w:date="2021-05-23T17:06:00Z"/>
        </w:trPr>
        <w:tc>
          <w:tcPr>
            <w:tcW w:w="8354" w:type="dxa"/>
            <w:gridSpan w:val="2"/>
            <w:vAlign w:val="center"/>
            <w:tcPrChange w:id="826" w:author="Rojo" w:date="2021-05-23T17:06:00Z">
              <w:tcPr>
                <w:tcW w:w="8354" w:type="dxa"/>
                <w:gridSpan w:val="2"/>
              </w:tcPr>
            </w:tcPrChange>
          </w:tcPr>
          <w:p w:rsidR="008B7B7E" w:rsidRDefault="008B7B7E">
            <w:pPr>
              <w:jc w:val="center"/>
              <w:rPr>
                <w:ins w:id="827" w:author="Rojo" w:date="2021-05-23T17:06:00Z"/>
              </w:rPr>
              <w:pPrChange w:id="828" w:author="Rojo" w:date="2021-05-23T17:06:00Z">
                <w:pPr/>
              </w:pPrChange>
            </w:pPr>
            <w:ins w:id="829" w:author="Rojo" w:date="2021-05-23T17:06:00Z">
              <w:r>
                <w:t>Fiche de description de fonctionnalité</w:t>
              </w:r>
            </w:ins>
          </w:p>
        </w:tc>
      </w:tr>
      <w:tr w:rsidR="008B7B7E" w:rsidTr="008B7B7E">
        <w:trPr>
          <w:ins w:id="830" w:author="Rojo" w:date="2021-05-23T17:06:00Z"/>
        </w:trPr>
        <w:tc>
          <w:tcPr>
            <w:tcW w:w="2831" w:type="dxa"/>
            <w:tcPrChange w:id="831" w:author="Rojo" w:date="2021-05-23T17:06:00Z">
              <w:tcPr>
                <w:tcW w:w="4177" w:type="dxa"/>
              </w:tcPr>
            </w:tcPrChange>
          </w:tcPr>
          <w:p w:rsidR="008B7B7E" w:rsidRDefault="008B7B7E" w:rsidP="008B7B7E">
            <w:pPr>
              <w:rPr>
                <w:ins w:id="832" w:author="Rojo" w:date="2021-05-23T17:06:00Z"/>
              </w:rPr>
            </w:pPr>
            <w:ins w:id="833" w:author="Rojo" w:date="2021-05-23T17:07:00Z">
              <w:r w:rsidRPr="00BE0BD5">
                <w:rPr>
                  <w:b/>
                </w:rPr>
                <w:t>Nom de la fonctionnalité</w:t>
              </w:r>
            </w:ins>
          </w:p>
        </w:tc>
        <w:tc>
          <w:tcPr>
            <w:tcW w:w="5523" w:type="dxa"/>
            <w:tcPrChange w:id="834" w:author="Rojo" w:date="2021-05-23T17:06:00Z">
              <w:tcPr>
                <w:tcW w:w="4177" w:type="dxa"/>
              </w:tcPr>
            </w:tcPrChange>
          </w:tcPr>
          <w:p w:rsidR="008B7B7E" w:rsidRDefault="00C91BF9" w:rsidP="008B7B7E">
            <w:pPr>
              <w:rPr>
                <w:ins w:id="835" w:author="Rojo" w:date="2021-05-23T17:06:00Z"/>
              </w:rPr>
            </w:pPr>
            <w:ins w:id="836" w:author="Rojo" w:date="2021-05-24T10:40:00Z">
              <w:r>
                <w:t>Réception de notification d’habilitation et de déshabilitation</w:t>
              </w:r>
            </w:ins>
          </w:p>
        </w:tc>
      </w:tr>
      <w:tr w:rsidR="008B7B7E" w:rsidTr="008B7B7E">
        <w:trPr>
          <w:ins w:id="837" w:author="Rojo" w:date="2021-05-23T17:06:00Z"/>
        </w:trPr>
        <w:tc>
          <w:tcPr>
            <w:tcW w:w="2831" w:type="dxa"/>
            <w:tcPrChange w:id="838" w:author="Rojo" w:date="2021-05-23T17:06:00Z">
              <w:tcPr>
                <w:tcW w:w="4177" w:type="dxa"/>
              </w:tcPr>
            </w:tcPrChange>
          </w:tcPr>
          <w:p w:rsidR="008B7B7E" w:rsidRDefault="008B7B7E" w:rsidP="008B7B7E">
            <w:pPr>
              <w:rPr>
                <w:ins w:id="839" w:author="Rojo" w:date="2021-05-23T17:06:00Z"/>
              </w:rPr>
            </w:pPr>
            <w:ins w:id="840" w:author="Rojo" w:date="2021-05-23T17:07:00Z">
              <w:r w:rsidRPr="00BE0BD5">
                <w:rPr>
                  <w:b/>
                </w:rPr>
                <w:t>Description sommaire</w:t>
              </w:r>
            </w:ins>
          </w:p>
        </w:tc>
        <w:tc>
          <w:tcPr>
            <w:tcW w:w="5523" w:type="dxa"/>
            <w:tcPrChange w:id="841" w:author="Rojo" w:date="2021-05-23T17:06:00Z">
              <w:tcPr>
                <w:tcW w:w="4177" w:type="dxa"/>
              </w:tcPr>
            </w:tcPrChange>
          </w:tcPr>
          <w:p w:rsidR="008B7B7E" w:rsidRDefault="00C91BF9" w:rsidP="008B7B7E">
            <w:pPr>
              <w:rPr>
                <w:ins w:id="842" w:author="Rojo" w:date="2021-05-23T17:06:00Z"/>
              </w:rPr>
            </w:pPr>
            <w:ins w:id="843" w:author="Rojo" w:date="2021-05-24T10:41:00Z">
              <w:r>
                <w:t xml:space="preserve">A chaque entrée d’un nouveau personnel, la </w:t>
              </w:r>
            </w:ins>
            <w:ins w:id="844" w:author="Rojo" w:date="2021-05-24T10:43:00Z">
              <w:r>
                <w:t>RHI ajoute une fiche de demande d</w:t>
              </w:r>
            </w:ins>
            <w:ins w:id="845" w:author="Rojo" w:date="2021-05-24T10:44:00Z">
              <w:r>
                <w:t>’habilitation et à ce moment-là, une notification parvient dans la session du compte IT</w:t>
              </w:r>
            </w:ins>
            <w:ins w:id="846" w:author="Rojo" w:date="2021-05-24T10:45:00Z">
              <w:r>
                <w:t xml:space="preserve"> pour une activation ou désactivation de la personne.</w:t>
              </w:r>
            </w:ins>
          </w:p>
        </w:tc>
      </w:tr>
      <w:tr w:rsidR="008B7B7E" w:rsidTr="008B7B7E">
        <w:trPr>
          <w:ins w:id="847" w:author="Rojo" w:date="2021-05-23T17:06:00Z"/>
        </w:trPr>
        <w:tc>
          <w:tcPr>
            <w:tcW w:w="2831" w:type="dxa"/>
            <w:tcPrChange w:id="848" w:author="Rojo" w:date="2021-05-23T17:06:00Z">
              <w:tcPr>
                <w:tcW w:w="4177" w:type="dxa"/>
              </w:tcPr>
            </w:tcPrChange>
          </w:tcPr>
          <w:p w:rsidR="008B7B7E" w:rsidRDefault="008B7B7E" w:rsidP="008B7B7E">
            <w:pPr>
              <w:rPr>
                <w:ins w:id="849" w:author="Rojo" w:date="2021-05-23T17:06:00Z"/>
              </w:rPr>
            </w:pPr>
            <w:ins w:id="850" w:author="Rojo" w:date="2021-05-23T17:07:00Z">
              <w:r w:rsidRPr="001B2B57">
                <w:rPr>
                  <w:b/>
                </w:rPr>
                <w:t>Fonctionnalités attendues</w:t>
              </w:r>
            </w:ins>
          </w:p>
        </w:tc>
        <w:tc>
          <w:tcPr>
            <w:tcW w:w="5523" w:type="dxa"/>
            <w:tcPrChange w:id="851" w:author="Rojo" w:date="2021-05-23T17:06:00Z">
              <w:tcPr>
                <w:tcW w:w="4177" w:type="dxa"/>
              </w:tcPr>
            </w:tcPrChange>
          </w:tcPr>
          <w:p w:rsidR="008B7B7E" w:rsidRDefault="00C91BF9" w:rsidP="008B7B7E">
            <w:pPr>
              <w:rPr>
                <w:ins w:id="852" w:author="Rojo" w:date="2021-05-23T17:06:00Z"/>
              </w:rPr>
            </w:pPr>
            <w:ins w:id="853" w:author="Rojo" w:date="2021-05-24T10:45:00Z">
              <w:r>
                <w:t>Le système devrait recevoir une notification à chaque fois qu</w:t>
              </w:r>
            </w:ins>
            <w:ins w:id="854" w:author="Rojo" w:date="2021-05-24T10:46:00Z">
              <w:r>
                <w:t>’une demande d’habilitation soit ajoutée pour un personnel.</w:t>
              </w:r>
            </w:ins>
          </w:p>
        </w:tc>
      </w:tr>
      <w:tr w:rsidR="008B7B7E" w:rsidTr="008B7B7E">
        <w:trPr>
          <w:ins w:id="855" w:author="Rojo" w:date="2021-05-23T17:06:00Z"/>
        </w:trPr>
        <w:tc>
          <w:tcPr>
            <w:tcW w:w="2831" w:type="dxa"/>
            <w:tcPrChange w:id="856" w:author="Rojo" w:date="2021-05-23T17:06:00Z">
              <w:tcPr>
                <w:tcW w:w="4177" w:type="dxa"/>
              </w:tcPr>
            </w:tcPrChange>
          </w:tcPr>
          <w:p w:rsidR="008B7B7E" w:rsidRDefault="008B7B7E" w:rsidP="008B7B7E">
            <w:pPr>
              <w:rPr>
                <w:ins w:id="857" w:author="Rojo" w:date="2021-05-23T17:06:00Z"/>
              </w:rPr>
            </w:pPr>
            <w:ins w:id="858" w:author="Rojo" w:date="2021-05-23T17:07:00Z">
              <w:r>
                <w:rPr>
                  <w:b/>
                </w:rPr>
                <w:t>Composants</w:t>
              </w:r>
            </w:ins>
          </w:p>
        </w:tc>
        <w:tc>
          <w:tcPr>
            <w:tcW w:w="5523" w:type="dxa"/>
            <w:tcPrChange w:id="859" w:author="Rojo" w:date="2021-05-23T17:06:00Z">
              <w:tcPr>
                <w:tcW w:w="4177" w:type="dxa"/>
              </w:tcPr>
            </w:tcPrChange>
          </w:tcPr>
          <w:p w:rsidR="008B7B7E" w:rsidRDefault="00C91BF9" w:rsidP="008B7B7E">
            <w:pPr>
              <w:rPr>
                <w:ins w:id="860" w:author="Rojo" w:date="2021-05-23T17:06:00Z"/>
              </w:rPr>
            </w:pPr>
            <w:ins w:id="861" w:author="Rojo" w:date="2021-05-24T10:46:00Z">
              <w:r>
                <w:t>Elle s’affiche en icone dans la page d’accueil et présente une liste déroulante des notifications</w:t>
              </w:r>
            </w:ins>
            <w:ins w:id="862" w:author="Rojo" w:date="2021-05-24T10:47:00Z">
              <w:r>
                <w:t>.</w:t>
              </w:r>
            </w:ins>
          </w:p>
        </w:tc>
      </w:tr>
      <w:tr w:rsidR="008B7B7E" w:rsidTr="008B7B7E">
        <w:trPr>
          <w:ins w:id="863" w:author="Rojo" w:date="2021-05-23T17:06:00Z"/>
        </w:trPr>
        <w:tc>
          <w:tcPr>
            <w:tcW w:w="2831" w:type="dxa"/>
            <w:tcPrChange w:id="864" w:author="Rojo" w:date="2021-05-23T17:06:00Z">
              <w:tcPr>
                <w:tcW w:w="4177" w:type="dxa"/>
              </w:tcPr>
            </w:tcPrChange>
          </w:tcPr>
          <w:p w:rsidR="008B7B7E" w:rsidRDefault="008B7B7E" w:rsidP="008B7B7E">
            <w:pPr>
              <w:rPr>
                <w:ins w:id="865" w:author="Rojo" w:date="2021-05-23T17:06:00Z"/>
              </w:rPr>
            </w:pPr>
            <w:ins w:id="866" w:author="Rojo" w:date="2021-05-23T17:07:00Z">
              <w:r w:rsidRPr="0038344E">
                <w:rPr>
                  <w:b/>
                </w:rPr>
                <w:lastRenderedPageBreak/>
                <w:t>Règles de gestion</w:t>
              </w:r>
            </w:ins>
          </w:p>
        </w:tc>
        <w:tc>
          <w:tcPr>
            <w:tcW w:w="5523" w:type="dxa"/>
            <w:tcPrChange w:id="867" w:author="Rojo" w:date="2021-05-23T17:06:00Z">
              <w:tcPr>
                <w:tcW w:w="4177" w:type="dxa"/>
              </w:tcPr>
            </w:tcPrChange>
          </w:tcPr>
          <w:p w:rsidR="008B7B7E" w:rsidRDefault="00C91BF9" w:rsidP="008B7B7E">
            <w:pPr>
              <w:rPr>
                <w:ins w:id="868" w:author="Rojo" w:date="2021-05-23T17:06:00Z"/>
              </w:rPr>
            </w:pPr>
            <w:ins w:id="869" w:author="Rojo" w:date="2021-05-24T10:47:00Z">
              <w:r>
                <w:t xml:space="preserve">La structure de la notification est comme suit : </w:t>
              </w:r>
            </w:ins>
            <w:ins w:id="870" w:author="Rojo" w:date="2021-05-24T10:48:00Z">
              <w:r>
                <w:t>« </w:t>
              </w:r>
            </w:ins>
            <w:ins w:id="871" w:author="Rojo" w:date="2021-05-24T10:47:00Z">
              <w:r>
                <w:t xml:space="preserve">Nom du département : </w:t>
              </w:r>
            </w:ins>
            <w:ins w:id="872" w:author="Rojo" w:date="2021-05-24T10:48:00Z">
              <w:r>
                <w:t>Nom de la personne à habiliter ou déshabiliter » suivi de l’instruction.</w:t>
              </w:r>
            </w:ins>
          </w:p>
        </w:tc>
      </w:tr>
    </w:tbl>
    <w:p w:rsidR="008B7B7E" w:rsidRPr="00C416B2" w:rsidRDefault="008B7B7E">
      <w:pPr>
        <w:ind w:left="708"/>
        <w:pPrChange w:id="873" w:author="Rojo" w:date="2021-05-23T16:50:00Z">
          <w:pPr>
            <w:ind w:firstLine="708"/>
            <w:jc w:val="both"/>
          </w:pPr>
        </w:pPrChange>
      </w:pPr>
    </w:p>
    <w:sectPr w:rsidR="008B7B7E" w:rsidRPr="00C416B2">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7048" w:rsidRDefault="00EB7048" w:rsidP="00F57ED0">
      <w:pPr>
        <w:spacing w:after="0" w:line="240" w:lineRule="auto"/>
      </w:pPr>
      <w:r>
        <w:separator/>
      </w:r>
    </w:p>
  </w:endnote>
  <w:endnote w:type="continuationSeparator" w:id="0">
    <w:p w:rsidR="00EB7048" w:rsidRDefault="00EB7048" w:rsidP="00F57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1051677"/>
      <w:docPartObj>
        <w:docPartGallery w:val="Page Numbers (Bottom of Page)"/>
        <w:docPartUnique/>
      </w:docPartObj>
    </w:sdtPr>
    <w:sdtEndPr/>
    <w:sdtContent>
      <w:p w:rsidR="00650659" w:rsidRDefault="00650659">
        <w:pPr>
          <w:pStyle w:val="Pieddepage"/>
          <w:jc w:val="right"/>
        </w:pPr>
        <w:r>
          <w:rPr>
            <w:noProof/>
            <w:lang w:eastAsia="fr-FR"/>
          </w:rPr>
          <mc:AlternateContent>
            <mc:Choice Requires="wps">
              <w:drawing>
                <wp:anchor distT="0" distB="0" distL="114300" distR="114300" simplePos="0" relativeHeight="251659264" behindDoc="0" locked="0" layoutInCell="1" allowOverlap="1" wp14:anchorId="230B1ED2" wp14:editId="7CAA3235">
                  <wp:simplePos x="0" y="0"/>
                  <wp:positionH relativeFrom="column">
                    <wp:posOffset>462279</wp:posOffset>
                  </wp:positionH>
                  <wp:positionV relativeFrom="paragraph">
                    <wp:posOffset>-90805</wp:posOffset>
                  </wp:positionV>
                  <wp:extent cx="530542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5305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EEB2A2" id="Connecteur droit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4pt,-7.15pt" to="454.1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" strokecolor="black [3200]" strokeweight=".5pt">
                  <v:stroke joinstyle="miter"/>
                </v:line>
              </w:pict>
            </mc:Fallback>
          </mc:AlternateContent>
        </w:r>
        <w:r>
          <w:fldChar w:fldCharType="begin"/>
        </w:r>
        <w:r>
          <w:instrText>PAGE   \* MERGEFORMAT</w:instrText>
        </w:r>
        <w:r>
          <w:fldChar w:fldCharType="separate"/>
        </w:r>
        <w:r w:rsidR="00DB2B1C">
          <w:rPr>
            <w:noProof/>
          </w:rPr>
          <w:t>3</w:t>
        </w:r>
        <w:r>
          <w:fldChar w:fldCharType="end"/>
        </w:r>
      </w:p>
    </w:sdtContent>
  </w:sdt>
  <w:p w:rsidR="00650659" w:rsidRDefault="00650659">
    <w:pPr>
      <w:pStyle w:val="Pieddepage"/>
    </w:pPr>
    <w:r>
      <w:t>Expression des besoins de l’outil Trombinoscope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7048" w:rsidRDefault="00EB7048" w:rsidP="00F57ED0">
      <w:pPr>
        <w:spacing w:after="0" w:line="240" w:lineRule="auto"/>
      </w:pPr>
      <w:r>
        <w:separator/>
      </w:r>
    </w:p>
  </w:footnote>
  <w:footnote w:type="continuationSeparator" w:id="0">
    <w:p w:rsidR="00EB7048" w:rsidRDefault="00EB7048" w:rsidP="00F57ED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A29E9"/>
    <w:multiLevelType w:val="hybridMultilevel"/>
    <w:tmpl w:val="F1C4789A"/>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nsid w:val="01B234F0"/>
    <w:multiLevelType w:val="hybridMultilevel"/>
    <w:tmpl w:val="EE4A336C"/>
    <w:lvl w:ilvl="0" w:tplc="F5683B4A">
      <w:start w:val="1"/>
      <w:numFmt w:val="decimal"/>
      <w:lvlText w:val="%1."/>
      <w:lvlJc w:val="left"/>
      <w:pPr>
        <w:ind w:left="1440" w:hanging="360"/>
      </w:pPr>
      <w:rPr>
        <w:rFonts w:hint="default"/>
      </w:r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nsid w:val="06923187"/>
    <w:multiLevelType w:val="hybridMultilevel"/>
    <w:tmpl w:val="8F4A99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8920B26"/>
    <w:multiLevelType w:val="hybridMultilevel"/>
    <w:tmpl w:val="B90C85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05C5C59"/>
    <w:multiLevelType w:val="hybridMultilevel"/>
    <w:tmpl w:val="6B2021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2D114CA"/>
    <w:multiLevelType w:val="hybridMultilevel"/>
    <w:tmpl w:val="155CBB5E"/>
    <w:lvl w:ilvl="0" w:tplc="07F8225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625512D"/>
    <w:multiLevelType w:val="hybridMultilevel"/>
    <w:tmpl w:val="B046E5A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E3A47CA"/>
    <w:multiLevelType w:val="hybridMultilevel"/>
    <w:tmpl w:val="36EA2F8E"/>
    <w:lvl w:ilvl="0" w:tplc="8A186536">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9DC14D0"/>
    <w:multiLevelType w:val="multilevel"/>
    <w:tmpl w:val="9E84C3E0"/>
    <w:lvl w:ilvl="0">
      <w:start w:val="1"/>
      <w:numFmt w:val="decimal"/>
      <w:lvlText w:val="%1.1"/>
      <w:lvlJc w:val="left"/>
      <w:pPr>
        <w:ind w:left="108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nsid w:val="2CCA73CE"/>
    <w:multiLevelType w:val="multilevel"/>
    <w:tmpl w:val="0BB8FC96"/>
    <w:lvl w:ilvl="0">
      <w:start w:val="2"/>
      <w:numFmt w:val="decimal"/>
      <w:lvlText w:val="%1."/>
      <w:lvlJc w:val="left"/>
      <w:pPr>
        <w:ind w:left="435" w:hanging="435"/>
      </w:pPr>
      <w:rPr>
        <w:rFonts w:hint="default"/>
      </w:rPr>
    </w:lvl>
    <w:lvl w:ilvl="1">
      <w:start w:val="1"/>
      <w:numFmt w:val="decimal"/>
      <w:pStyle w:val="Titre2"/>
      <w:lvlText w:val="%1.%2."/>
      <w:lvlJc w:val="left"/>
      <w:pPr>
        <w:ind w:left="2004" w:hanging="720"/>
      </w:pPr>
      <w:rPr>
        <w:rFonts w:hint="default"/>
      </w:rPr>
    </w:lvl>
    <w:lvl w:ilvl="2">
      <w:start w:val="1"/>
      <w:numFmt w:val="decimal"/>
      <w:lvlText w:val="%1.%2.%3."/>
      <w:lvlJc w:val="left"/>
      <w:pPr>
        <w:ind w:left="3288" w:hanging="720"/>
      </w:pPr>
      <w:rPr>
        <w:rFonts w:hint="default"/>
      </w:rPr>
    </w:lvl>
    <w:lvl w:ilvl="3">
      <w:start w:val="1"/>
      <w:numFmt w:val="decimal"/>
      <w:lvlText w:val="%1.%2.%3.%4."/>
      <w:lvlJc w:val="left"/>
      <w:pPr>
        <w:ind w:left="4932" w:hanging="1080"/>
      </w:pPr>
      <w:rPr>
        <w:rFonts w:hint="default"/>
      </w:rPr>
    </w:lvl>
    <w:lvl w:ilvl="4">
      <w:start w:val="1"/>
      <w:numFmt w:val="decimal"/>
      <w:lvlText w:val="%1.%2.%3.%4.%5."/>
      <w:lvlJc w:val="left"/>
      <w:pPr>
        <w:ind w:left="6216" w:hanging="1080"/>
      </w:pPr>
      <w:rPr>
        <w:rFonts w:hint="default"/>
      </w:rPr>
    </w:lvl>
    <w:lvl w:ilvl="5">
      <w:start w:val="1"/>
      <w:numFmt w:val="decimal"/>
      <w:lvlText w:val="%1.%2.%3.%4.%5.%6."/>
      <w:lvlJc w:val="left"/>
      <w:pPr>
        <w:ind w:left="7860" w:hanging="1440"/>
      </w:pPr>
      <w:rPr>
        <w:rFonts w:hint="default"/>
      </w:rPr>
    </w:lvl>
    <w:lvl w:ilvl="6">
      <w:start w:val="1"/>
      <w:numFmt w:val="decimal"/>
      <w:lvlText w:val="%1.%2.%3.%4.%5.%6.%7."/>
      <w:lvlJc w:val="left"/>
      <w:pPr>
        <w:ind w:left="9144" w:hanging="1440"/>
      </w:pPr>
      <w:rPr>
        <w:rFonts w:hint="default"/>
      </w:rPr>
    </w:lvl>
    <w:lvl w:ilvl="7">
      <w:start w:val="1"/>
      <w:numFmt w:val="decimal"/>
      <w:lvlText w:val="%1.%2.%3.%4.%5.%6.%7.%8."/>
      <w:lvlJc w:val="left"/>
      <w:pPr>
        <w:ind w:left="10788" w:hanging="1800"/>
      </w:pPr>
      <w:rPr>
        <w:rFonts w:hint="default"/>
      </w:rPr>
    </w:lvl>
    <w:lvl w:ilvl="8">
      <w:start w:val="1"/>
      <w:numFmt w:val="decimal"/>
      <w:lvlText w:val="%1.%2.%3.%4.%5.%6.%7.%8.%9."/>
      <w:lvlJc w:val="left"/>
      <w:pPr>
        <w:ind w:left="12072" w:hanging="1800"/>
      </w:pPr>
      <w:rPr>
        <w:rFonts w:hint="default"/>
      </w:rPr>
    </w:lvl>
  </w:abstractNum>
  <w:abstractNum w:abstractNumId="10">
    <w:nsid w:val="2FD41448"/>
    <w:multiLevelType w:val="hybridMultilevel"/>
    <w:tmpl w:val="BEC875C2"/>
    <w:lvl w:ilvl="0" w:tplc="4588EEB0">
      <w:start w:val="1"/>
      <w:numFmt w:val="decimal"/>
      <w:lvlText w:val="%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1AA7A0E"/>
    <w:multiLevelType w:val="hybridMultilevel"/>
    <w:tmpl w:val="112ADE58"/>
    <w:lvl w:ilvl="0" w:tplc="137E2678">
      <w:start w:val="2"/>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2">
    <w:nsid w:val="3B043955"/>
    <w:multiLevelType w:val="hybridMultilevel"/>
    <w:tmpl w:val="84E61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F4218CE"/>
    <w:multiLevelType w:val="hybridMultilevel"/>
    <w:tmpl w:val="74E020B2"/>
    <w:lvl w:ilvl="0" w:tplc="521A2C6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FB24AEF"/>
    <w:multiLevelType w:val="hybridMultilevel"/>
    <w:tmpl w:val="1B40AC8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nsid w:val="42BF66FF"/>
    <w:multiLevelType w:val="hybridMultilevel"/>
    <w:tmpl w:val="E612FF48"/>
    <w:lvl w:ilvl="0" w:tplc="253238D0">
      <w:start w:val="1"/>
      <w:numFmt w:val="decimal"/>
      <w:lvlText w:val="%1."/>
      <w:lvlJc w:val="left"/>
      <w:pPr>
        <w:ind w:left="792" w:hanging="360"/>
      </w:pPr>
      <w:rPr>
        <w:rFonts w:hint="default"/>
      </w:rPr>
    </w:lvl>
    <w:lvl w:ilvl="1" w:tplc="6A965ADE">
      <w:start w:val="1"/>
      <w:numFmt w:val="lowerLetter"/>
      <w:lvlText w:val="%2."/>
      <w:lvlJc w:val="left"/>
      <w:pPr>
        <w:ind w:left="1512" w:hanging="360"/>
      </w:pPr>
    </w:lvl>
    <w:lvl w:ilvl="2" w:tplc="371460AE">
      <w:start w:val="1"/>
      <w:numFmt w:val="lowerRoman"/>
      <w:pStyle w:val="Titre3"/>
      <w:lvlText w:val="%3."/>
      <w:lvlJc w:val="right"/>
      <w:pPr>
        <w:ind w:left="2232" w:hanging="180"/>
      </w:pPr>
    </w:lvl>
    <w:lvl w:ilvl="3" w:tplc="9E327AF8">
      <w:start w:val="1"/>
      <w:numFmt w:val="decimal"/>
      <w:lvlText w:val="%4."/>
      <w:lvlJc w:val="left"/>
      <w:pPr>
        <w:ind w:left="2952" w:hanging="360"/>
      </w:pPr>
    </w:lvl>
    <w:lvl w:ilvl="4" w:tplc="040C0019" w:tentative="1">
      <w:start w:val="1"/>
      <w:numFmt w:val="lowerLetter"/>
      <w:lvlText w:val="%5."/>
      <w:lvlJc w:val="left"/>
      <w:pPr>
        <w:ind w:left="3672" w:hanging="360"/>
      </w:pPr>
    </w:lvl>
    <w:lvl w:ilvl="5" w:tplc="040C001B" w:tentative="1">
      <w:start w:val="1"/>
      <w:numFmt w:val="lowerRoman"/>
      <w:lvlText w:val="%6."/>
      <w:lvlJc w:val="right"/>
      <w:pPr>
        <w:ind w:left="4392" w:hanging="180"/>
      </w:pPr>
    </w:lvl>
    <w:lvl w:ilvl="6" w:tplc="040C000F" w:tentative="1">
      <w:start w:val="1"/>
      <w:numFmt w:val="decimal"/>
      <w:lvlText w:val="%7."/>
      <w:lvlJc w:val="left"/>
      <w:pPr>
        <w:ind w:left="5112" w:hanging="360"/>
      </w:pPr>
    </w:lvl>
    <w:lvl w:ilvl="7" w:tplc="040C0019" w:tentative="1">
      <w:start w:val="1"/>
      <w:numFmt w:val="lowerLetter"/>
      <w:lvlText w:val="%8."/>
      <w:lvlJc w:val="left"/>
      <w:pPr>
        <w:ind w:left="5832" w:hanging="360"/>
      </w:pPr>
    </w:lvl>
    <w:lvl w:ilvl="8" w:tplc="040C001B" w:tentative="1">
      <w:start w:val="1"/>
      <w:numFmt w:val="lowerRoman"/>
      <w:lvlText w:val="%9."/>
      <w:lvlJc w:val="right"/>
      <w:pPr>
        <w:ind w:left="6552" w:hanging="180"/>
      </w:pPr>
    </w:lvl>
  </w:abstractNum>
  <w:abstractNum w:abstractNumId="16">
    <w:nsid w:val="432231CB"/>
    <w:multiLevelType w:val="hybridMultilevel"/>
    <w:tmpl w:val="F7AE80EE"/>
    <w:lvl w:ilvl="0" w:tplc="040C001B">
      <w:start w:val="1"/>
      <w:numFmt w:val="lowerRoman"/>
      <w:lvlText w:val="%1."/>
      <w:lvlJc w:val="right"/>
      <w:pPr>
        <w:ind w:left="3312" w:hanging="360"/>
      </w:pPr>
    </w:lvl>
    <w:lvl w:ilvl="1" w:tplc="040C0019" w:tentative="1">
      <w:start w:val="1"/>
      <w:numFmt w:val="lowerLetter"/>
      <w:lvlText w:val="%2."/>
      <w:lvlJc w:val="left"/>
      <w:pPr>
        <w:ind w:left="4032" w:hanging="360"/>
      </w:pPr>
    </w:lvl>
    <w:lvl w:ilvl="2" w:tplc="040C001B" w:tentative="1">
      <w:start w:val="1"/>
      <w:numFmt w:val="lowerRoman"/>
      <w:lvlText w:val="%3."/>
      <w:lvlJc w:val="right"/>
      <w:pPr>
        <w:ind w:left="4752" w:hanging="180"/>
      </w:pPr>
    </w:lvl>
    <w:lvl w:ilvl="3" w:tplc="040C000F" w:tentative="1">
      <w:start w:val="1"/>
      <w:numFmt w:val="decimal"/>
      <w:lvlText w:val="%4."/>
      <w:lvlJc w:val="left"/>
      <w:pPr>
        <w:ind w:left="5472" w:hanging="360"/>
      </w:pPr>
    </w:lvl>
    <w:lvl w:ilvl="4" w:tplc="040C0019" w:tentative="1">
      <w:start w:val="1"/>
      <w:numFmt w:val="lowerLetter"/>
      <w:lvlText w:val="%5."/>
      <w:lvlJc w:val="left"/>
      <w:pPr>
        <w:ind w:left="6192" w:hanging="360"/>
      </w:pPr>
    </w:lvl>
    <w:lvl w:ilvl="5" w:tplc="040C001B" w:tentative="1">
      <w:start w:val="1"/>
      <w:numFmt w:val="lowerRoman"/>
      <w:lvlText w:val="%6."/>
      <w:lvlJc w:val="right"/>
      <w:pPr>
        <w:ind w:left="6912" w:hanging="180"/>
      </w:pPr>
    </w:lvl>
    <w:lvl w:ilvl="6" w:tplc="040C000F" w:tentative="1">
      <w:start w:val="1"/>
      <w:numFmt w:val="decimal"/>
      <w:lvlText w:val="%7."/>
      <w:lvlJc w:val="left"/>
      <w:pPr>
        <w:ind w:left="7632" w:hanging="360"/>
      </w:pPr>
    </w:lvl>
    <w:lvl w:ilvl="7" w:tplc="040C0019" w:tentative="1">
      <w:start w:val="1"/>
      <w:numFmt w:val="lowerLetter"/>
      <w:lvlText w:val="%8."/>
      <w:lvlJc w:val="left"/>
      <w:pPr>
        <w:ind w:left="8352" w:hanging="360"/>
      </w:pPr>
    </w:lvl>
    <w:lvl w:ilvl="8" w:tplc="040C001B" w:tentative="1">
      <w:start w:val="1"/>
      <w:numFmt w:val="lowerRoman"/>
      <w:lvlText w:val="%9."/>
      <w:lvlJc w:val="right"/>
      <w:pPr>
        <w:ind w:left="9072" w:hanging="180"/>
      </w:pPr>
    </w:lvl>
  </w:abstractNum>
  <w:abstractNum w:abstractNumId="17">
    <w:nsid w:val="4AA1511E"/>
    <w:multiLevelType w:val="hybridMultilevel"/>
    <w:tmpl w:val="CE644A04"/>
    <w:lvl w:ilvl="0" w:tplc="FD58DBB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ACA6D79"/>
    <w:multiLevelType w:val="multilevel"/>
    <w:tmpl w:val="0FF0C6DA"/>
    <w:lvl w:ilvl="0">
      <w:start w:val="1"/>
      <w:numFmt w:val="decimal"/>
      <w:pStyle w:val="Titre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9">
    <w:nsid w:val="55DB70BE"/>
    <w:multiLevelType w:val="multilevel"/>
    <w:tmpl w:val="B0AE77F6"/>
    <w:lvl w:ilvl="0">
      <w:start w:val="1"/>
      <w:numFmt w:val="decimal"/>
      <w:lvlText w:val="%1."/>
      <w:lvlJc w:val="left"/>
      <w:pPr>
        <w:ind w:left="720" w:hanging="360"/>
      </w:pPr>
      <w:rPr>
        <w:rFonts w:hint="default"/>
      </w:rPr>
    </w:lvl>
    <w:lvl w:ilvl="1">
      <w:start w:val="2"/>
      <w:numFmt w:val="decimal"/>
      <w:isLgl/>
      <w:lvlText w:val="%1.%2."/>
      <w:lvlJc w:val="left"/>
      <w:pPr>
        <w:ind w:left="2125" w:hanging="705"/>
      </w:pPr>
      <w:rPr>
        <w:rFonts w:hint="default"/>
      </w:rPr>
    </w:lvl>
    <w:lvl w:ilvl="2">
      <w:start w:val="1"/>
      <w:numFmt w:val="decimal"/>
      <w:isLgl/>
      <w:lvlText w:val="%1.%2.%3."/>
      <w:lvlJc w:val="left"/>
      <w:pPr>
        <w:ind w:left="3200" w:hanging="720"/>
      </w:pPr>
      <w:rPr>
        <w:rFonts w:hint="default"/>
      </w:rPr>
    </w:lvl>
    <w:lvl w:ilvl="3">
      <w:start w:val="1"/>
      <w:numFmt w:val="decimal"/>
      <w:isLgl/>
      <w:lvlText w:val="%1.%2.%3.%4."/>
      <w:lvlJc w:val="left"/>
      <w:pPr>
        <w:ind w:left="4260" w:hanging="720"/>
      </w:pPr>
      <w:rPr>
        <w:rFonts w:hint="default"/>
      </w:rPr>
    </w:lvl>
    <w:lvl w:ilvl="4">
      <w:start w:val="1"/>
      <w:numFmt w:val="decimal"/>
      <w:isLgl/>
      <w:lvlText w:val="%1.%2.%3.%4.%5."/>
      <w:lvlJc w:val="left"/>
      <w:pPr>
        <w:ind w:left="5680" w:hanging="1080"/>
      </w:pPr>
      <w:rPr>
        <w:rFonts w:hint="default"/>
      </w:rPr>
    </w:lvl>
    <w:lvl w:ilvl="5">
      <w:start w:val="1"/>
      <w:numFmt w:val="decimal"/>
      <w:isLgl/>
      <w:lvlText w:val="%1.%2.%3.%4.%5.%6."/>
      <w:lvlJc w:val="left"/>
      <w:pPr>
        <w:ind w:left="674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220" w:hanging="1440"/>
      </w:pPr>
      <w:rPr>
        <w:rFonts w:hint="default"/>
      </w:rPr>
    </w:lvl>
    <w:lvl w:ilvl="8">
      <w:start w:val="1"/>
      <w:numFmt w:val="decimal"/>
      <w:isLgl/>
      <w:lvlText w:val="%1.%2.%3.%4.%5.%6.%7.%8.%9."/>
      <w:lvlJc w:val="left"/>
      <w:pPr>
        <w:ind w:left="10640" w:hanging="1800"/>
      </w:pPr>
      <w:rPr>
        <w:rFonts w:hint="default"/>
      </w:rPr>
    </w:lvl>
  </w:abstractNum>
  <w:abstractNum w:abstractNumId="20">
    <w:nsid w:val="5B9C384F"/>
    <w:multiLevelType w:val="hybridMultilevel"/>
    <w:tmpl w:val="DA6C02E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nsid w:val="5F91043E"/>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08E77BC"/>
    <w:multiLevelType w:val="hybridMultilevel"/>
    <w:tmpl w:val="3A8A157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nsid w:val="635925A8"/>
    <w:multiLevelType w:val="hybridMultilevel"/>
    <w:tmpl w:val="D16213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67C8218B"/>
    <w:multiLevelType w:val="hybridMultilevel"/>
    <w:tmpl w:val="F09C4F86"/>
    <w:lvl w:ilvl="0" w:tplc="040C001B">
      <w:start w:val="1"/>
      <w:numFmt w:val="lowerRoman"/>
      <w:lvlText w:val="%1."/>
      <w:lvlJc w:val="right"/>
      <w:pPr>
        <w:ind w:left="3312" w:hanging="360"/>
      </w:pPr>
    </w:lvl>
    <w:lvl w:ilvl="1" w:tplc="040C0019" w:tentative="1">
      <w:start w:val="1"/>
      <w:numFmt w:val="lowerLetter"/>
      <w:lvlText w:val="%2."/>
      <w:lvlJc w:val="left"/>
      <w:pPr>
        <w:ind w:left="4032" w:hanging="360"/>
      </w:pPr>
    </w:lvl>
    <w:lvl w:ilvl="2" w:tplc="040C001B" w:tentative="1">
      <w:start w:val="1"/>
      <w:numFmt w:val="lowerRoman"/>
      <w:lvlText w:val="%3."/>
      <w:lvlJc w:val="right"/>
      <w:pPr>
        <w:ind w:left="4752" w:hanging="180"/>
      </w:pPr>
    </w:lvl>
    <w:lvl w:ilvl="3" w:tplc="040C000F" w:tentative="1">
      <w:start w:val="1"/>
      <w:numFmt w:val="decimal"/>
      <w:lvlText w:val="%4."/>
      <w:lvlJc w:val="left"/>
      <w:pPr>
        <w:ind w:left="5472" w:hanging="360"/>
      </w:pPr>
    </w:lvl>
    <w:lvl w:ilvl="4" w:tplc="040C0019" w:tentative="1">
      <w:start w:val="1"/>
      <w:numFmt w:val="lowerLetter"/>
      <w:lvlText w:val="%5."/>
      <w:lvlJc w:val="left"/>
      <w:pPr>
        <w:ind w:left="6192" w:hanging="360"/>
      </w:pPr>
    </w:lvl>
    <w:lvl w:ilvl="5" w:tplc="040C001B" w:tentative="1">
      <w:start w:val="1"/>
      <w:numFmt w:val="lowerRoman"/>
      <w:lvlText w:val="%6."/>
      <w:lvlJc w:val="right"/>
      <w:pPr>
        <w:ind w:left="6912" w:hanging="180"/>
      </w:pPr>
    </w:lvl>
    <w:lvl w:ilvl="6" w:tplc="040C000F" w:tentative="1">
      <w:start w:val="1"/>
      <w:numFmt w:val="decimal"/>
      <w:lvlText w:val="%7."/>
      <w:lvlJc w:val="left"/>
      <w:pPr>
        <w:ind w:left="7632" w:hanging="360"/>
      </w:pPr>
    </w:lvl>
    <w:lvl w:ilvl="7" w:tplc="040C0019" w:tentative="1">
      <w:start w:val="1"/>
      <w:numFmt w:val="lowerLetter"/>
      <w:lvlText w:val="%8."/>
      <w:lvlJc w:val="left"/>
      <w:pPr>
        <w:ind w:left="8352" w:hanging="360"/>
      </w:pPr>
    </w:lvl>
    <w:lvl w:ilvl="8" w:tplc="040C001B" w:tentative="1">
      <w:start w:val="1"/>
      <w:numFmt w:val="lowerRoman"/>
      <w:lvlText w:val="%9."/>
      <w:lvlJc w:val="right"/>
      <w:pPr>
        <w:ind w:left="9072" w:hanging="180"/>
      </w:pPr>
    </w:lvl>
  </w:abstractNum>
  <w:abstractNum w:abstractNumId="25">
    <w:nsid w:val="69E36D63"/>
    <w:multiLevelType w:val="hybridMultilevel"/>
    <w:tmpl w:val="935CB5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6A13F5C"/>
    <w:multiLevelType w:val="hybridMultilevel"/>
    <w:tmpl w:val="A3EAF41E"/>
    <w:lvl w:ilvl="0" w:tplc="BF84C2AA">
      <w:start w:val="1"/>
      <w:numFmt w:val="decimal"/>
      <w:lvlText w:val="%1.1"/>
      <w:lvlJc w:val="left"/>
      <w:pPr>
        <w:ind w:left="1644" w:hanging="360"/>
      </w:pPr>
      <w:rPr>
        <w:rFonts w:hint="default"/>
      </w:rPr>
    </w:lvl>
    <w:lvl w:ilvl="1" w:tplc="040C0019" w:tentative="1">
      <w:start w:val="1"/>
      <w:numFmt w:val="lowerLetter"/>
      <w:lvlText w:val="%2."/>
      <w:lvlJc w:val="left"/>
      <w:pPr>
        <w:ind w:left="2364" w:hanging="360"/>
      </w:pPr>
    </w:lvl>
    <w:lvl w:ilvl="2" w:tplc="040C001B" w:tentative="1">
      <w:start w:val="1"/>
      <w:numFmt w:val="lowerRoman"/>
      <w:lvlText w:val="%3."/>
      <w:lvlJc w:val="right"/>
      <w:pPr>
        <w:ind w:left="3084" w:hanging="180"/>
      </w:pPr>
    </w:lvl>
    <w:lvl w:ilvl="3" w:tplc="040C000F" w:tentative="1">
      <w:start w:val="1"/>
      <w:numFmt w:val="decimal"/>
      <w:lvlText w:val="%4."/>
      <w:lvlJc w:val="left"/>
      <w:pPr>
        <w:ind w:left="3804" w:hanging="360"/>
      </w:pPr>
    </w:lvl>
    <w:lvl w:ilvl="4" w:tplc="040C0019" w:tentative="1">
      <w:start w:val="1"/>
      <w:numFmt w:val="lowerLetter"/>
      <w:lvlText w:val="%5."/>
      <w:lvlJc w:val="left"/>
      <w:pPr>
        <w:ind w:left="4524" w:hanging="360"/>
      </w:pPr>
    </w:lvl>
    <w:lvl w:ilvl="5" w:tplc="040C001B" w:tentative="1">
      <w:start w:val="1"/>
      <w:numFmt w:val="lowerRoman"/>
      <w:lvlText w:val="%6."/>
      <w:lvlJc w:val="right"/>
      <w:pPr>
        <w:ind w:left="5244" w:hanging="180"/>
      </w:pPr>
    </w:lvl>
    <w:lvl w:ilvl="6" w:tplc="040C000F" w:tentative="1">
      <w:start w:val="1"/>
      <w:numFmt w:val="decimal"/>
      <w:lvlText w:val="%7."/>
      <w:lvlJc w:val="left"/>
      <w:pPr>
        <w:ind w:left="5964" w:hanging="360"/>
      </w:pPr>
    </w:lvl>
    <w:lvl w:ilvl="7" w:tplc="040C0019" w:tentative="1">
      <w:start w:val="1"/>
      <w:numFmt w:val="lowerLetter"/>
      <w:lvlText w:val="%8."/>
      <w:lvlJc w:val="left"/>
      <w:pPr>
        <w:ind w:left="6684" w:hanging="360"/>
      </w:pPr>
    </w:lvl>
    <w:lvl w:ilvl="8" w:tplc="040C001B" w:tentative="1">
      <w:start w:val="1"/>
      <w:numFmt w:val="lowerRoman"/>
      <w:lvlText w:val="%9."/>
      <w:lvlJc w:val="right"/>
      <w:pPr>
        <w:ind w:left="7404" w:hanging="180"/>
      </w:pPr>
    </w:lvl>
  </w:abstractNum>
  <w:abstractNum w:abstractNumId="27">
    <w:nsid w:val="7C2B5378"/>
    <w:multiLevelType w:val="hybridMultilevel"/>
    <w:tmpl w:val="532670FE"/>
    <w:lvl w:ilvl="0" w:tplc="7E340806">
      <w:start w:val="3"/>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7DCF3FB6"/>
    <w:multiLevelType w:val="hybridMultilevel"/>
    <w:tmpl w:val="A3E4D09E"/>
    <w:lvl w:ilvl="0" w:tplc="FE2C8684">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3"/>
  </w:num>
  <w:num w:numId="2">
    <w:abstractNumId w:val="4"/>
  </w:num>
  <w:num w:numId="3">
    <w:abstractNumId w:val="19"/>
  </w:num>
  <w:num w:numId="4">
    <w:abstractNumId w:val="17"/>
  </w:num>
  <w:num w:numId="5">
    <w:abstractNumId w:val="27"/>
  </w:num>
  <w:num w:numId="6">
    <w:abstractNumId w:val="6"/>
  </w:num>
  <w:num w:numId="7">
    <w:abstractNumId w:val="18"/>
  </w:num>
  <w:num w:numId="8">
    <w:abstractNumId w:val="22"/>
  </w:num>
  <w:num w:numId="9">
    <w:abstractNumId w:val="3"/>
  </w:num>
  <w:num w:numId="10">
    <w:abstractNumId w:val="20"/>
  </w:num>
  <w:num w:numId="11">
    <w:abstractNumId w:val="0"/>
  </w:num>
  <w:num w:numId="12">
    <w:abstractNumId w:val="14"/>
  </w:num>
  <w:num w:numId="13">
    <w:abstractNumId w:val="2"/>
  </w:num>
  <w:num w:numId="14">
    <w:abstractNumId w:val="25"/>
  </w:num>
  <w:num w:numId="15">
    <w:abstractNumId w:val="21"/>
  </w:num>
  <w:num w:numId="16">
    <w:abstractNumId w:val="10"/>
  </w:num>
  <w:num w:numId="17">
    <w:abstractNumId w:val="5"/>
  </w:num>
  <w:num w:numId="18">
    <w:abstractNumId w:val="8"/>
  </w:num>
  <w:num w:numId="19">
    <w:abstractNumId w:val="28"/>
  </w:num>
  <w:num w:numId="20">
    <w:abstractNumId w:val="18"/>
  </w:num>
  <w:num w:numId="21">
    <w:abstractNumId w:val="18"/>
  </w:num>
  <w:num w:numId="22">
    <w:abstractNumId w:val="12"/>
  </w:num>
  <w:num w:numId="23">
    <w:abstractNumId w:val="1"/>
  </w:num>
  <w:num w:numId="24">
    <w:abstractNumId w:val="7"/>
  </w:num>
  <w:num w:numId="25">
    <w:abstractNumId w:val="11"/>
  </w:num>
  <w:num w:numId="26">
    <w:abstractNumId w:val="15"/>
  </w:num>
  <w:num w:numId="27">
    <w:abstractNumId w:val="26"/>
  </w:num>
  <w:num w:numId="28">
    <w:abstractNumId w:val="9"/>
  </w:num>
  <w:num w:numId="29">
    <w:abstractNumId w:val="9"/>
    <w:lvlOverride w:ilvl="0">
      <w:startOverride w:val="2"/>
    </w:lvlOverride>
    <w:lvlOverride w:ilvl="1">
      <w:startOverride w:val="1"/>
    </w:lvlOverride>
  </w:num>
  <w:num w:numId="30">
    <w:abstractNumId w:val="16"/>
  </w:num>
  <w:num w:numId="31">
    <w:abstractNumId w:val="24"/>
  </w:num>
  <w:num w:numId="32">
    <w:abstractNumId w:val="2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jo">
    <w15:presenceInfo w15:providerId="None" w15:userId="Roj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ED0"/>
    <w:rsid w:val="00005548"/>
    <w:rsid w:val="00011E27"/>
    <w:rsid w:val="00021E51"/>
    <w:rsid w:val="00030710"/>
    <w:rsid w:val="00036951"/>
    <w:rsid w:val="0004185B"/>
    <w:rsid w:val="000432D2"/>
    <w:rsid w:val="000542DB"/>
    <w:rsid w:val="000623FD"/>
    <w:rsid w:val="000635A2"/>
    <w:rsid w:val="000879D2"/>
    <w:rsid w:val="00094983"/>
    <w:rsid w:val="00096519"/>
    <w:rsid w:val="000E28C9"/>
    <w:rsid w:val="000E292B"/>
    <w:rsid w:val="00101D4E"/>
    <w:rsid w:val="00103DE7"/>
    <w:rsid w:val="00105E14"/>
    <w:rsid w:val="00120C2A"/>
    <w:rsid w:val="0012284C"/>
    <w:rsid w:val="00126CCA"/>
    <w:rsid w:val="00136AD0"/>
    <w:rsid w:val="00140464"/>
    <w:rsid w:val="00144933"/>
    <w:rsid w:val="00146EB3"/>
    <w:rsid w:val="00176E7D"/>
    <w:rsid w:val="001A4DCF"/>
    <w:rsid w:val="001B0A79"/>
    <w:rsid w:val="001B1C35"/>
    <w:rsid w:val="001B2B57"/>
    <w:rsid w:val="001B3D62"/>
    <w:rsid w:val="001E0583"/>
    <w:rsid w:val="001E1FFC"/>
    <w:rsid w:val="001E4F54"/>
    <w:rsid w:val="001E6554"/>
    <w:rsid w:val="001F5B03"/>
    <w:rsid w:val="0020489D"/>
    <w:rsid w:val="00207547"/>
    <w:rsid w:val="00213AF1"/>
    <w:rsid w:val="0022195C"/>
    <w:rsid w:val="002313BB"/>
    <w:rsid w:val="002350E6"/>
    <w:rsid w:val="002410A3"/>
    <w:rsid w:val="00261F07"/>
    <w:rsid w:val="002657AF"/>
    <w:rsid w:val="002702A0"/>
    <w:rsid w:val="002727C6"/>
    <w:rsid w:val="00273E35"/>
    <w:rsid w:val="00274E1A"/>
    <w:rsid w:val="00283DE8"/>
    <w:rsid w:val="002B0413"/>
    <w:rsid w:val="002B1B76"/>
    <w:rsid w:val="002B4CA8"/>
    <w:rsid w:val="002B75FD"/>
    <w:rsid w:val="002C373E"/>
    <w:rsid w:val="002D1C1C"/>
    <w:rsid w:val="002D282F"/>
    <w:rsid w:val="0031205B"/>
    <w:rsid w:val="00352F08"/>
    <w:rsid w:val="00360CA8"/>
    <w:rsid w:val="0036612C"/>
    <w:rsid w:val="00375997"/>
    <w:rsid w:val="00382652"/>
    <w:rsid w:val="0038344E"/>
    <w:rsid w:val="0038547D"/>
    <w:rsid w:val="003909ED"/>
    <w:rsid w:val="003A4092"/>
    <w:rsid w:val="003B2F9F"/>
    <w:rsid w:val="003B622B"/>
    <w:rsid w:val="003B6FAE"/>
    <w:rsid w:val="003B71AB"/>
    <w:rsid w:val="003D5443"/>
    <w:rsid w:val="003E0B1A"/>
    <w:rsid w:val="00403C2D"/>
    <w:rsid w:val="0040775E"/>
    <w:rsid w:val="00407868"/>
    <w:rsid w:val="00414F58"/>
    <w:rsid w:val="0041672A"/>
    <w:rsid w:val="0042456C"/>
    <w:rsid w:val="004252F6"/>
    <w:rsid w:val="00442F10"/>
    <w:rsid w:val="004500ED"/>
    <w:rsid w:val="004501C5"/>
    <w:rsid w:val="00454C19"/>
    <w:rsid w:val="004628E3"/>
    <w:rsid w:val="00464C86"/>
    <w:rsid w:val="00476F04"/>
    <w:rsid w:val="00477C88"/>
    <w:rsid w:val="00486D58"/>
    <w:rsid w:val="00493059"/>
    <w:rsid w:val="00494B5B"/>
    <w:rsid w:val="004957D6"/>
    <w:rsid w:val="004A0F4E"/>
    <w:rsid w:val="004B3598"/>
    <w:rsid w:val="004B5294"/>
    <w:rsid w:val="004B6D62"/>
    <w:rsid w:val="004D2233"/>
    <w:rsid w:val="004E1AC5"/>
    <w:rsid w:val="004E3D5B"/>
    <w:rsid w:val="004E6894"/>
    <w:rsid w:val="00502310"/>
    <w:rsid w:val="00507F91"/>
    <w:rsid w:val="00520C6D"/>
    <w:rsid w:val="00521229"/>
    <w:rsid w:val="00523FA9"/>
    <w:rsid w:val="005275E1"/>
    <w:rsid w:val="00527815"/>
    <w:rsid w:val="00534571"/>
    <w:rsid w:val="00552AC9"/>
    <w:rsid w:val="00565738"/>
    <w:rsid w:val="00566446"/>
    <w:rsid w:val="00575F6C"/>
    <w:rsid w:val="00585563"/>
    <w:rsid w:val="005913BC"/>
    <w:rsid w:val="00595BE6"/>
    <w:rsid w:val="005A1338"/>
    <w:rsid w:val="005A62AA"/>
    <w:rsid w:val="005B5CC3"/>
    <w:rsid w:val="005B6098"/>
    <w:rsid w:val="005C0E93"/>
    <w:rsid w:val="005C12FB"/>
    <w:rsid w:val="005C702D"/>
    <w:rsid w:val="005D6840"/>
    <w:rsid w:val="005E687F"/>
    <w:rsid w:val="00607D3D"/>
    <w:rsid w:val="00630328"/>
    <w:rsid w:val="00633AC8"/>
    <w:rsid w:val="00650659"/>
    <w:rsid w:val="006509D2"/>
    <w:rsid w:val="006510FA"/>
    <w:rsid w:val="00663956"/>
    <w:rsid w:val="006748A7"/>
    <w:rsid w:val="00685A2B"/>
    <w:rsid w:val="006B3D1E"/>
    <w:rsid w:val="006B7EA9"/>
    <w:rsid w:val="006C19CD"/>
    <w:rsid w:val="006C366B"/>
    <w:rsid w:val="006D01D5"/>
    <w:rsid w:val="006D3E0E"/>
    <w:rsid w:val="006E705A"/>
    <w:rsid w:val="006F7244"/>
    <w:rsid w:val="0070367E"/>
    <w:rsid w:val="007036A2"/>
    <w:rsid w:val="00703E37"/>
    <w:rsid w:val="0070453E"/>
    <w:rsid w:val="007110E0"/>
    <w:rsid w:val="007229CD"/>
    <w:rsid w:val="00752DCE"/>
    <w:rsid w:val="00774F3D"/>
    <w:rsid w:val="00775CC3"/>
    <w:rsid w:val="00775CEF"/>
    <w:rsid w:val="007863F9"/>
    <w:rsid w:val="00793A6E"/>
    <w:rsid w:val="007B4C64"/>
    <w:rsid w:val="007B69C8"/>
    <w:rsid w:val="007C7BF9"/>
    <w:rsid w:val="007E0A7A"/>
    <w:rsid w:val="007E77D4"/>
    <w:rsid w:val="00800F30"/>
    <w:rsid w:val="00806460"/>
    <w:rsid w:val="00806DF5"/>
    <w:rsid w:val="0081073A"/>
    <w:rsid w:val="00822AA3"/>
    <w:rsid w:val="00841E9E"/>
    <w:rsid w:val="00845503"/>
    <w:rsid w:val="008500A8"/>
    <w:rsid w:val="00852881"/>
    <w:rsid w:val="008548B5"/>
    <w:rsid w:val="00854AC8"/>
    <w:rsid w:val="00860419"/>
    <w:rsid w:val="00860FC6"/>
    <w:rsid w:val="00867A86"/>
    <w:rsid w:val="00874AF2"/>
    <w:rsid w:val="00883D9D"/>
    <w:rsid w:val="00885A59"/>
    <w:rsid w:val="008A7357"/>
    <w:rsid w:val="008B7AFE"/>
    <w:rsid w:val="008B7B7E"/>
    <w:rsid w:val="008C611D"/>
    <w:rsid w:val="008D3F26"/>
    <w:rsid w:val="008E1B12"/>
    <w:rsid w:val="008E508A"/>
    <w:rsid w:val="008F7401"/>
    <w:rsid w:val="00915105"/>
    <w:rsid w:val="009352AB"/>
    <w:rsid w:val="009359E9"/>
    <w:rsid w:val="00941564"/>
    <w:rsid w:val="00964EDC"/>
    <w:rsid w:val="00981348"/>
    <w:rsid w:val="00984BFA"/>
    <w:rsid w:val="00987501"/>
    <w:rsid w:val="009A1AEA"/>
    <w:rsid w:val="009C28F3"/>
    <w:rsid w:val="009C39C9"/>
    <w:rsid w:val="009C48FF"/>
    <w:rsid w:val="009D41B7"/>
    <w:rsid w:val="009D5C95"/>
    <w:rsid w:val="009F0619"/>
    <w:rsid w:val="009F0C01"/>
    <w:rsid w:val="00A00B65"/>
    <w:rsid w:val="00A16F84"/>
    <w:rsid w:val="00A239F9"/>
    <w:rsid w:val="00A261D8"/>
    <w:rsid w:val="00A26C41"/>
    <w:rsid w:val="00A30121"/>
    <w:rsid w:val="00A376C3"/>
    <w:rsid w:val="00A40695"/>
    <w:rsid w:val="00A41D55"/>
    <w:rsid w:val="00A47A4D"/>
    <w:rsid w:val="00A56AA9"/>
    <w:rsid w:val="00A72A62"/>
    <w:rsid w:val="00A827FB"/>
    <w:rsid w:val="00AA2F0B"/>
    <w:rsid w:val="00AA533A"/>
    <w:rsid w:val="00AA6B6A"/>
    <w:rsid w:val="00AB597F"/>
    <w:rsid w:val="00AC088E"/>
    <w:rsid w:val="00AC1FC8"/>
    <w:rsid w:val="00AC3410"/>
    <w:rsid w:val="00AD7029"/>
    <w:rsid w:val="00AD7AAE"/>
    <w:rsid w:val="00AE669E"/>
    <w:rsid w:val="00AF6EDD"/>
    <w:rsid w:val="00B02008"/>
    <w:rsid w:val="00B05216"/>
    <w:rsid w:val="00B06F19"/>
    <w:rsid w:val="00B06FE4"/>
    <w:rsid w:val="00B07DA0"/>
    <w:rsid w:val="00B16958"/>
    <w:rsid w:val="00B32CC0"/>
    <w:rsid w:val="00B3446B"/>
    <w:rsid w:val="00B40485"/>
    <w:rsid w:val="00B405D0"/>
    <w:rsid w:val="00B42E3A"/>
    <w:rsid w:val="00B46316"/>
    <w:rsid w:val="00B669CB"/>
    <w:rsid w:val="00B71EDB"/>
    <w:rsid w:val="00B81B5B"/>
    <w:rsid w:val="00B9079D"/>
    <w:rsid w:val="00BA7103"/>
    <w:rsid w:val="00BB43BC"/>
    <w:rsid w:val="00BB5DA7"/>
    <w:rsid w:val="00BC4B7F"/>
    <w:rsid w:val="00BC637E"/>
    <w:rsid w:val="00BD66D1"/>
    <w:rsid w:val="00BD7239"/>
    <w:rsid w:val="00BE0BD5"/>
    <w:rsid w:val="00BF30C4"/>
    <w:rsid w:val="00BF654E"/>
    <w:rsid w:val="00C075DA"/>
    <w:rsid w:val="00C146FD"/>
    <w:rsid w:val="00C416B2"/>
    <w:rsid w:val="00C41AED"/>
    <w:rsid w:val="00C43D58"/>
    <w:rsid w:val="00C51192"/>
    <w:rsid w:val="00C5483C"/>
    <w:rsid w:val="00C54F77"/>
    <w:rsid w:val="00C65409"/>
    <w:rsid w:val="00C75487"/>
    <w:rsid w:val="00C81142"/>
    <w:rsid w:val="00C91BF9"/>
    <w:rsid w:val="00C9716E"/>
    <w:rsid w:val="00C97D05"/>
    <w:rsid w:val="00CA3723"/>
    <w:rsid w:val="00CA71DE"/>
    <w:rsid w:val="00CD1215"/>
    <w:rsid w:val="00CE783A"/>
    <w:rsid w:val="00D0575B"/>
    <w:rsid w:val="00D073F5"/>
    <w:rsid w:val="00D21E53"/>
    <w:rsid w:val="00D2301D"/>
    <w:rsid w:val="00D42B50"/>
    <w:rsid w:val="00D4444F"/>
    <w:rsid w:val="00D45EA0"/>
    <w:rsid w:val="00D51385"/>
    <w:rsid w:val="00D52271"/>
    <w:rsid w:val="00D64382"/>
    <w:rsid w:val="00D6582E"/>
    <w:rsid w:val="00D72890"/>
    <w:rsid w:val="00D72B1A"/>
    <w:rsid w:val="00D8773D"/>
    <w:rsid w:val="00D93938"/>
    <w:rsid w:val="00DB2B1C"/>
    <w:rsid w:val="00DB3C33"/>
    <w:rsid w:val="00DC3852"/>
    <w:rsid w:val="00DD0D82"/>
    <w:rsid w:val="00DF6A08"/>
    <w:rsid w:val="00DF706A"/>
    <w:rsid w:val="00E40DFC"/>
    <w:rsid w:val="00E444BF"/>
    <w:rsid w:val="00E538C0"/>
    <w:rsid w:val="00E707AD"/>
    <w:rsid w:val="00EB7048"/>
    <w:rsid w:val="00EC1F16"/>
    <w:rsid w:val="00EE5046"/>
    <w:rsid w:val="00F27623"/>
    <w:rsid w:val="00F27F7B"/>
    <w:rsid w:val="00F32ED5"/>
    <w:rsid w:val="00F3555A"/>
    <w:rsid w:val="00F441E7"/>
    <w:rsid w:val="00F566C0"/>
    <w:rsid w:val="00F57ED0"/>
    <w:rsid w:val="00F643F6"/>
    <w:rsid w:val="00F8459D"/>
    <w:rsid w:val="00F96291"/>
    <w:rsid w:val="00FB09B4"/>
    <w:rsid w:val="00FD06E1"/>
    <w:rsid w:val="00FD0C1B"/>
    <w:rsid w:val="00FD4A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6E7B864-CF73-42EC-BDFD-97AA18217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7ED0"/>
  </w:style>
  <w:style w:type="paragraph" w:styleId="Titre1">
    <w:name w:val="heading 1"/>
    <w:basedOn w:val="Normal"/>
    <w:next w:val="Normal"/>
    <w:link w:val="Titre1Car"/>
    <w:uiPriority w:val="9"/>
    <w:qFormat/>
    <w:rsid w:val="00566446"/>
    <w:pPr>
      <w:keepNext/>
      <w:keepLines/>
      <w:numPr>
        <w:numId w:val="7"/>
      </w:numPr>
      <w:spacing w:before="240" w:after="0"/>
      <w:outlineLvl w:val="0"/>
    </w:pPr>
    <w:rPr>
      <w:rFonts w:asciiTheme="majorHAnsi" w:eastAsiaTheme="majorEastAsia" w:hAnsiTheme="majorHAnsi" w:cstheme="majorBidi"/>
      <w:b/>
      <w:color w:val="2E74B5" w:themeColor="accent1" w:themeShade="BF"/>
      <w:sz w:val="32"/>
      <w:szCs w:val="32"/>
    </w:rPr>
  </w:style>
  <w:style w:type="paragraph" w:styleId="Titre2">
    <w:name w:val="heading 2"/>
    <w:basedOn w:val="Normal"/>
    <w:next w:val="Normal"/>
    <w:link w:val="Titre2Car"/>
    <w:autoRedefine/>
    <w:uiPriority w:val="9"/>
    <w:unhideWhenUsed/>
    <w:qFormat/>
    <w:rsid w:val="00103DE7"/>
    <w:pPr>
      <w:keepNext/>
      <w:keepLines/>
      <w:numPr>
        <w:ilvl w:val="1"/>
        <w:numId w:val="28"/>
      </w:numPr>
      <w:spacing w:before="40" w:after="0"/>
      <w:outlineLvl w:val="1"/>
    </w:pPr>
    <w:rPr>
      <w:rFonts w:asciiTheme="majorHAnsi" w:eastAsiaTheme="majorEastAsia" w:hAnsiTheme="majorHAnsi" w:cstheme="majorBidi"/>
      <w:b/>
      <w:color w:val="2E74B5" w:themeColor="accent1" w:themeShade="BF"/>
      <w:sz w:val="26"/>
      <w:szCs w:val="26"/>
    </w:rPr>
  </w:style>
  <w:style w:type="paragraph" w:styleId="Titre3">
    <w:name w:val="heading 3"/>
    <w:basedOn w:val="Normal"/>
    <w:next w:val="Normal"/>
    <w:link w:val="Titre3Car"/>
    <w:autoRedefine/>
    <w:uiPriority w:val="9"/>
    <w:unhideWhenUsed/>
    <w:qFormat/>
    <w:rsid w:val="00F27F7B"/>
    <w:pPr>
      <w:keepNext/>
      <w:keepLines/>
      <w:numPr>
        <w:ilvl w:val="2"/>
        <w:numId w:val="26"/>
      </w:numPr>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autoRedefine/>
    <w:uiPriority w:val="9"/>
    <w:unhideWhenUsed/>
    <w:qFormat/>
    <w:rsid w:val="0038547D"/>
    <w:pPr>
      <w:keepNext/>
      <w:keepLines/>
      <w:spacing w:before="40" w:after="0"/>
      <w:ind w:left="2952" w:hanging="36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autoRedefine/>
    <w:uiPriority w:val="9"/>
    <w:unhideWhenUsed/>
    <w:qFormat/>
    <w:rsid w:val="00103DE7"/>
    <w:pPr>
      <w:keepNext/>
      <w:keepLines/>
      <w:spacing w:before="40" w:after="0"/>
      <w:ind w:left="2832"/>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E705A"/>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E705A"/>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E705A"/>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E705A"/>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86D58"/>
    <w:pPr>
      <w:tabs>
        <w:tab w:val="center" w:pos="4536"/>
        <w:tab w:val="right" w:pos="9072"/>
      </w:tabs>
      <w:spacing w:after="0" w:line="240" w:lineRule="auto"/>
    </w:pPr>
    <w:rPr>
      <w:color w:val="1F3864" w:themeColor="accent5" w:themeShade="80"/>
    </w:rPr>
  </w:style>
  <w:style w:type="character" w:customStyle="1" w:styleId="En-tteCar">
    <w:name w:val="En-tête Car"/>
    <w:basedOn w:val="Policepardfaut"/>
    <w:link w:val="En-tte"/>
    <w:uiPriority w:val="99"/>
    <w:rsid w:val="00486D58"/>
    <w:rPr>
      <w:color w:val="1F3864" w:themeColor="accent5" w:themeShade="80"/>
    </w:rPr>
  </w:style>
  <w:style w:type="paragraph" w:styleId="Pieddepage">
    <w:name w:val="footer"/>
    <w:basedOn w:val="Normal"/>
    <w:link w:val="PieddepageCar"/>
    <w:uiPriority w:val="99"/>
    <w:unhideWhenUsed/>
    <w:rsid w:val="00F57E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57ED0"/>
  </w:style>
  <w:style w:type="paragraph" w:customStyle="1" w:styleId="En-ttee">
    <w:name w:val="En-têtee"/>
    <w:basedOn w:val="En-tte"/>
    <w:link w:val="En-tteeCar"/>
    <w:qFormat/>
    <w:rsid w:val="00822AA3"/>
    <w:rPr>
      <w:b/>
      <w:color w:val="002060"/>
      <w:sz w:val="24"/>
    </w:rPr>
  </w:style>
  <w:style w:type="table" w:styleId="Grilledutableau">
    <w:name w:val="Table Grid"/>
    <w:basedOn w:val="TableauNormal"/>
    <w:uiPriority w:val="39"/>
    <w:rsid w:val="00822A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n-tteeCar">
    <w:name w:val="En-têtee Car"/>
    <w:basedOn w:val="En-tteCar"/>
    <w:link w:val="En-ttee"/>
    <w:rsid w:val="00822AA3"/>
    <w:rPr>
      <w:b/>
      <w:color w:val="002060"/>
      <w:sz w:val="24"/>
    </w:rPr>
  </w:style>
  <w:style w:type="character" w:customStyle="1" w:styleId="Titre1Car">
    <w:name w:val="Titre 1 Car"/>
    <w:basedOn w:val="Policepardfaut"/>
    <w:link w:val="Titre1"/>
    <w:uiPriority w:val="9"/>
    <w:rsid w:val="00566446"/>
    <w:rPr>
      <w:rFonts w:asciiTheme="majorHAnsi" w:eastAsiaTheme="majorEastAsia" w:hAnsiTheme="majorHAnsi" w:cstheme="majorBidi"/>
      <w:b/>
      <w:color w:val="2E74B5" w:themeColor="accent1" w:themeShade="BF"/>
      <w:sz w:val="32"/>
      <w:szCs w:val="32"/>
    </w:rPr>
  </w:style>
  <w:style w:type="character" w:customStyle="1" w:styleId="Titre2Car">
    <w:name w:val="Titre 2 Car"/>
    <w:basedOn w:val="Policepardfaut"/>
    <w:link w:val="Titre2"/>
    <w:uiPriority w:val="9"/>
    <w:rsid w:val="00103DE7"/>
    <w:rPr>
      <w:rFonts w:asciiTheme="majorHAnsi" w:eastAsiaTheme="majorEastAsia" w:hAnsiTheme="majorHAnsi" w:cstheme="majorBidi"/>
      <w:b/>
      <w:color w:val="2E74B5" w:themeColor="accent1" w:themeShade="BF"/>
      <w:sz w:val="26"/>
      <w:szCs w:val="26"/>
    </w:rPr>
  </w:style>
  <w:style w:type="paragraph" w:styleId="Paragraphedeliste">
    <w:name w:val="List Paragraph"/>
    <w:basedOn w:val="Normal"/>
    <w:uiPriority w:val="34"/>
    <w:qFormat/>
    <w:rsid w:val="0081073A"/>
    <w:pPr>
      <w:ind w:left="720"/>
      <w:contextualSpacing/>
    </w:pPr>
  </w:style>
  <w:style w:type="character" w:customStyle="1" w:styleId="Titre3Car">
    <w:name w:val="Titre 3 Car"/>
    <w:basedOn w:val="Policepardfaut"/>
    <w:link w:val="Titre3"/>
    <w:uiPriority w:val="9"/>
    <w:rsid w:val="00F27F7B"/>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38547D"/>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rsid w:val="00103DE7"/>
    <w:rPr>
      <w:rFonts w:asciiTheme="majorHAnsi" w:eastAsiaTheme="majorEastAsia" w:hAnsiTheme="majorHAnsi" w:cstheme="majorBidi"/>
      <w:color w:val="2E74B5" w:themeColor="accent1" w:themeShade="BF"/>
    </w:rPr>
  </w:style>
  <w:style w:type="character" w:styleId="Titredulivre">
    <w:name w:val="Book Title"/>
    <w:basedOn w:val="Policepardfaut"/>
    <w:uiPriority w:val="33"/>
    <w:qFormat/>
    <w:rsid w:val="00494B5B"/>
    <w:rPr>
      <w:b/>
      <w:bCs/>
      <w:i/>
      <w:iCs/>
      <w:spacing w:val="5"/>
    </w:rPr>
  </w:style>
  <w:style w:type="character" w:styleId="lev">
    <w:name w:val="Strong"/>
    <w:basedOn w:val="Policepardfaut"/>
    <w:uiPriority w:val="22"/>
    <w:qFormat/>
    <w:rsid w:val="003E0B1A"/>
    <w:rPr>
      <w:b w:val="0"/>
      <w:bCs/>
    </w:rPr>
  </w:style>
  <w:style w:type="paragraph" w:styleId="Sansinterligne">
    <w:name w:val="No Spacing"/>
    <w:uiPriority w:val="1"/>
    <w:qFormat/>
    <w:rsid w:val="005C702D"/>
    <w:pPr>
      <w:spacing w:after="0" w:line="240" w:lineRule="auto"/>
    </w:pPr>
  </w:style>
  <w:style w:type="paragraph" w:styleId="Textedebulles">
    <w:name w:val="Balloon Text"/>
    <w:basedOn w:val="Normal"/>
    <w:link w:val="TextedebullesCar"/>
    <w:uiPriority w:val="99"/>
    <w:semiHidden/>
    <w:unhideWhenUsed/>
    <w:rsid w:val="00860FC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60FC6"/>
    <w:rPr>
      <w:rFonts w:ascii="Segoe UI" w:hAnsi="Segoe UI" w:cs="Segoe UI"/>
      <w:sz w:val="18"/>
      <w:szCs w:val="18"/>
    </w:rPr>
  </w:style>
  <w:style w:type="character" w:customStyle="1" w:styleId="Titre6Car">
    <w:name w:val="Titre 6 Car"/>
    <w:basedOn w:val="Policepardfaut"/>
    <w:link w:val="Titre6"/>
    <w:uiPriority w:val="9"/>
    <w:semiHidden/>
    <w:rsid w:val="006E705A"/>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6E705A"/>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6E705A"/>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E705A"/>
    <w:rPr>
      <w:rFonts w:asciiTheme="majorHAnsi" w:eastAsiaTheme="majorEastAsia" w:hAnsiTheme="majorHAnsi" w:cstheme="majorBidi"/>
      <w:i/>
      <w:iCs/>
      <w:color w:val="272727" w:themeColor="text1" w:themeTint="D8"/>
      <w:sz w:val="21"/>
      <w:szCs w:val="21"/>
    </w:rPr>
  </w:style>
  <w:style w:type="paragraph" w:styleId="En-ttedetabledesmatires">
    <w:name w:val="TOC Heading"/>
    <w:basedOn w:val="Titre1"/>
    <w:next w:val="Normal"/>
    <w:uiPriority w:val="39"/>
    <w:unhideWhenUsed/>
    <w:qFormat/>
    <w:rsid w:val="00273E35"/>
    <w:pPr>
      <w:numPr>
        <w:numId w:val="0"/>
      </w:numPr>
      <w:outlineLvl w:val="9"/>
    </w:pPr>
    <w:rPr>
      <w:b w:val="0"/>
      <w:lang w:eastAsia="fr-FR"/>
    </w:rPr>
  </w:style>
  <w:style w:type="paragraph" w:styleId="TM1">
    <w:name w:val="toc 1"/>
    <w:basedOn w:val="Normal"/>
    <w:next w:val="Normal"/>
    <w:autoRedefine/>
    <w:uiPriority w:val="39"/>
    <w:unhideWhenUsed/>
    <w:rsid w:val="00273E35"/>
    <w:pPr>
      <w:spacing w:after="100"/>
    </w:pPr>
  </w:style>
  <w:style w:type="paragraph" w:styleId="TM2">
    <w:name w:val="toc 2"/>
    <w:basedOn w:val="Normal"/>
    <w:next w:val="Normal"/>
    <w:autoRedefine/>
    <w:uiPriority w:val="39"/>
    <w:unhideWhenUsed/>
    <w:rsid w:val="00273E35"/>
    <w:pPr>
      <w:spacing w:after="100"/>
      <w:ind w:left="220"/>
    </w:pPr>
  </w:style>
  <w:style w:type="paragraph" w:styleId="TM3">
    <w:name w:val="toc 3"/>
    <w:basedOn w:val="Normal"/>
    <w:next w:val="Normal"/>
    <w:autoRedefine/>
    <w:uiPriority w:val="39"/>
    <w:unhideWhenUsed/>
    <w:rsid w:val="00273E35"/>
    <w:pPr>
      <w:spacing w:after="100"/>
      <w:ind w:left="440"/>
    </w:pPr>
  </w:style>
  <w:style w:type="character" w:styleId="Lienhypertexte">
    <w:name w:val="Hyperlink"/>
    <w:basedOn w:val="Policepardfaut"/>
    <w:uiPriority w:val="99"/>
    <w:unhideWhenUsed/>
    <w:rsid w:val="00273E35"/>
    <w:rPr>
      <w:color w:val="0563C1" w:themeColor="hyperlink"/>
      <w:u w:val="single"/>
    </w:rPr>
  </w:style>
  <w:style w:type="paragraph" w:styleId="Lgende">
    <w:name w:val="caption"/>
    <w:basedOn w:val="Normal"/>
    <w:next w:val="Normal"/>
    <w:uiPriority w:val="35"/>
    <w:unhideWhenUsed/>
    <w:qFormat/>
    <w:rsid w:val="00EC1F16"/>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5D6840"/>
    <w:pPr>
      <w:spacing w:after="0"/>
    </w:pPr>
  </w:style>
  <w:style w:type="paragraph" w:styleId="Rvision">
    <w:name w:val="Revision"/>
    <w:hidden/>
    <w:uiPriority w:val="99"/>
    <w:semiHidden/>
    <w:rsid w:val="00D939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297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2342D-2A2A-49E5-B435-7B03EB363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3080</TotalTime>
  <Pages>42</Pages>
  <Words>8157</Words>
  <Characters>44869</Characters>
  <Application>Microsoft Office Word</Application>
  <DocSecurity>0</DocSecurity>
  <Lines>373</Lines>
  <Paragraphs>105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Rojo</dc:creator>
  <cp:keywords/>
  <dc:description/>
  <cp:lastModifiedBy>Rojo</cp:lastModifiedBy>
  <cp:revision>395</cp:revision>
  <dcterms:created xsi:type="dcterms:W3CDTF">2021-05-06T06:05:00Z</dcterms:created>
  <dcterms:modified xsi:type="dcterms:W3CDTF">2021-05-24T07:49:00Z</dcterms:modified>
</cp:coreProperties>
</file>